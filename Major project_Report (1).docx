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442" w:rsidRPr="00562377" w:rsidRDefault="00362442" w:rsidP="00362442">
      <w:pPr>
        <w:spacing w:after="266"/>
        <w:rPr>
          <w:sz w:val="34"/>
        </w:rPr>
      </w:pPr>
      <w:r w:rsidRPr="00562377">
        <w:rPr>
          <w:sz w:val="34"/>
        </w:rPr>
        <w:t xml:space="preserve">                                   Sign Sense System Using</w:t>
      </w:r>
    </w:p>
    <w:p w:rsidR="00362442" w:rsidRPr="00562377" w:rsidRDefault="00362442" w:rsidP="00362442">
      <w:pPr>
        <w:spacing w:after="266"/>
        <w:rPr>
          <w:sz w:val="34"/>
        </w:rPr>
      </w:pPr>
      <w:r w:rsidRPr="00562377">
        <w:rPr>
          <w:sz w:val="34"/>
        </w:rPr>
        <w:t xml:space="preserve">                     Convolutional Neural Network Algorithm</w:t>
      </w:r>
    </w:p>
    <w:p w:rsidR="00362442" w:rsidRPr="00562377" w:rsidRDefault="00362442" w:rsidP="00362442">
      <w:pPr>
        <w:spacing w:after="266"/>
      </w:pPr>
      <w:r w:rsidRPr="00562377">
        <w:rPr>
          <w:sz w:val="34"/>
        </w:rPr>
        <w:t xml:space="preserve">                              </w:t>
      </w:r>
      <w:r w:rsidRPr="00562377">
        <w:rPr>
          <w:sz w:val="30"/>
        </w:rPr>
        <w:t xml:space="preserve">A major </w:t>
      </w:r>
      <w:r w:rsidRPr="00562377">
        <w:rPr>
          <w:sz w:val="34"/>
        </w:rPr>
        <w:t>project</w:t>
      </w:r>
      <w:r w:rsidRPr="00562377">
        <w:rPr>
          <w:sz w:val="30"/>
        </w:rPr>
        <w:t xml:space="preserve"> review submitted to </w:t>
      </w:r>
    </w:p>
    <w:p w:rsidR="00362442" w:rsidRPr="00562377" w:rsidRDefault="00362442" w:rsidP="00362442">
      <w:pPr>
        <w:spacing w:after="244"/>
        <w:ind w:right="997"/>
      </w:pPr>
      <w:r w:rsidRPr="00562377">
        <w:rPr>
          <w:sz w:val="30"/>
        </w:rPr>
        <w:t xml:space="preserve">                  Rajiv Gandhi University of Knowledge Technologies </w:t>
      </w:r>
    </w:p>
    <w:p w:rsidR="00562377" w:rsidRDefault="00362442" w:rsidP="00362442">
      <w:pPr>
        <w:spacing w:after="251"/>
        <w:rPr>
          <w:sz w:val="30"/>
        </w:rPr>
      </w:pPr>
      <w:r w:rsidRPr="00562377">
        <w:rPr>
          <w:sz w:val="30"/>
        </w:rPr>
        <w:t xml:space="preserve">                                                SRIKAKULAM</w:t>
      </w:r>
    </w:p>
    <w:p w:rsidR="00562377" w:rsidRDefault="00562377" w:rsidP="00362442">
      <w:pPr>
        <w:spacing w:after="251"/>
        <w:rPr>
          <w:sz w:val="30"/>
        </w:rPr>
      </w:pPr>
      <w:r>
        <w:rPr>
          <w:sz w:val="30"/>
        </w:rPr>
        <w:t xml:space="preserve">                      In partial fulfillment of the requirements for the </w:t>
      </w:r>
    </w:p>
    <w:p w:rsidR="00362442" w:rsidRPr="00562377" w:rsidRDefault="00562377" w:rsidP="00362442">
      <w:pPr>
        <w:spacing w:after="251"/>
      </w:pPr>
      <w:r>
        <w:rPr>
          <w:sz w:val="30"/>
        </w:rPr>
        <w:t xml:space="preserve">                                           Award of the degree of</w:t>
      </w:r>
      <w:r w:rsidR="00362442" w:rsidRPr="00562377">
        <w:rPr>
          <w:sz w:val="30"/>
        </w:rPr>
        <w:t xml:space="preserve"> </w:t>
      </w:r>
    </w:p>
    <w:p w:rsidR="00362442" w:rsidRPr="00562377" w:rsidRDefault="00362442" w:rsidP="00362442">
      <w:pPr>
        <w:spacing w:after="183"/>
        <w:ind w:left="1610"/>
      </w:pPr>
      <w:r w:rsidRPr="00562377">
        <w:rPr>
          <w:sz w:val="34"/>
        </w:rPr>
        <w:t xml:space="preserve">         BACHELOR OF TECHNOLOGY </w:t>
      </w:r>
    </w:p>
    <w:p w:rsidR="00362442" w:rsidRPr="00562377" w:rsidRDefault="00362442" w:rsidP="00362442">
      <w:pPr>
        <w:spacing w:after="230"/>
      </w:pPr>
      <w:r w:rsidRPr="00562377">
        <w:t xml:space="preserve">                                                                                 IN</w:t>
      </w:r>
      <w:r w:rsidRPr="00562377">
        <w:rPr>
          <w:sz w:val="30"/>
        </w:rPr>
        <w:t xml:space="preserve"> </w:t>
      </w:r>
    </w:p>
    <w:p w:rsidR="00362442" w:rsidRPr="00562377" w:rsidRDefault="00362442" w:rsidP="00362442">
      <w:pPr>
        <w:spacing w:after="204"/>
        <w:ind w:right="983"/>
      </w:pPr>
      <w:r w:rsidRPr="00562377">
        <w:rPr>
          <w:sz w:val="34"/>
        </w:rPr>
        <w:t xml:space="preserve">                 COMPUTER </w:t>
      </w:r>
      <w:r w:rsidRPr="00562377">
        <w:rPr>
          <w:sz w:val="30"/>
        </w:rPr>
        <w:t>SCIENCE</w:t>
      </w:r>
      <w:r w:rsidRPr="00562377">
        <w:rPr>
          <w:sz w:val="34"/>
        </w:rPr>
        <w:t xml:space="preserve"> AND ENGINEERING </w:t>
      </w:r>
    </w:p>
    <w:p w:rsidR="00362442" w:rsidRPr="00562377" w:rsidRDefault="00362442" w:rsidP="00362442">
      <w:pPr>
        <w:spacing w:after="210"/>
        <w:ind w:left="10" w:right="-15" w:hanging="10"/>
      </w:pPr>
      <w:r w:rsidRPr="00562377">
        <w:rPr>
          <w:sz w:val="26"/>
        </w:rPr>
        <w:t xml:space="preserve">                                </w:t>
      </w:r>
      <w:r w:rsidR="00587BE4" w:rsidRPr="00562377">
        <w:rPr>
          <w:sz w:val="26"/>
        </w:rPr>
        <w:t xml:space="preserve">                             </w:t>
      </w:r>
      <w:r w:rsidRPr="00562377">
        <w:rPr>
          <w:sz w:val="26"/>
        </w:rPr>
        <w:t xml:space="preserve">Submitted by </w:t>
      </w:r>
    </w:p>
    <w:p w:rsidR="00362442" w:rsidRPr="00562377" w:rsidRDefault="00587BE4" w:rsidP="00587BE4">
      <w:pPr>
        <w:spacing w:after="249"/>
      </w:pPr>
      <w:r w:rsidRPr="00562377">
        <w:rPr>
          <w:sz w:val="26"/>
        </w:rPr>
        <w:t xml:space="preserve">                                                   </w:t>
      </w:r>
      <w:r w:rsidR="00362442" w:rsidRPr="00562377">
        <w:rPr>
          <w:sz w:val="26"/>
        </w:rPr>
        <w:t>4</w:t>
      </w:r>
      <w:r w:rsidR="00362442" w:rsidRPr="00562377">
        <w:rPr>
          <w:sz w:val="26"/>
          <w:vertAlign w:val="superscript"/>
        </w:rPr>
        <w:t>th</w:t>
      </w:r>
      <w:r w:rsidR="00362442" w:rsidRPr="00562377">
        <w:rPr>
          <w:sz w:val="26"/>
        </w:rPr>
        <w:t xml:space="preserve"> year B. Tech 2</w:t>
      </w:r>
      <w:r w:rsidR="00362442" w:rsidRPr="00562377">
        <w:rPr>
          <w:sz w:val="26"/>
          <w:vertAlign w:val="superscript"/>
        </w:rPr>
        <w:t>nd</w:t>
      </w:r>
      <w:r w:rsidR="00362442" w:rsidRPr="00562377">
        <w:rPr>
          <w:sz w:val="26"/>
        </w:rPr>
        <w:t xml:space="preserve"> semester </w:t>
      </w:r>
    </w:p>
    <w:p w:rsidR="00362442" w:rsidRPr="00562377" w:rsidRDefault="00587BE4" w:rsidP="00587BE4">
      <w:pPr>
        <w:spacing w:after="210"/>
        <w:ind w:left="10" w:right="-15" w:hanging="10"/>
      </w:pPr>
      <w:r w:rsidRPr="00562377">
        <w:rPr>
          <w:sz w:val="26"/>
        </w:rPr>
        <w:t xml:space="preserve">                                                   </w:t>
      </w:r>
      <w:proofErr w:type="spellStart"/>
      <w:r w:rsidR="00362442" w:rsidRPr="00562377">
        <w:rPr>
          <w:sz w:val="26"/>
        </w:rPr>
        <w:t>Karothu</w:t>
      </w:r>
      <w:r w:rsidR="003309DE" w:rsidRPr="00562377">
        <w:rPr>
          <w:sz w:val="26"/>
        </w:rPr>
        <w:t>.</w:t>
      </w:r>
      <w:r w:rsidR="00362442" w:rsidRPr="00562377">
        <w:rPr>
          <w:sz w:val="26"/>
        </w:rPr>
        <w:t>Lavanya</w:t>
      </w:r>
      <w:proofErr w:type="spellEnd"/>
      <w:r w:rsidR="00362442" w:rsidRPr="00562377">
        <w:rPr>
          <w:sz w:val="26"/>
        </w:rPr>
        <w:t xml:space="preserve"> (S180198) </w:t>
      </w:r>
    </w:p>
    <w:p w:rsidR="00362442" w:rsidRPr="00562377" w:rsidRDefault="00587BE4" w:rsidP="00587BE4">
      <w:pPr>
        <w:spacing w:after="210"/>
        <w:ind w:left="10" w:right="-15" w:hanging="10"/>
      </w:pPr>
      <w:r w:rsidRPr="00562377">
        <w:rPr>
          <w:sz w:val="26"/>
        </w:rPr>
        <w:t xml:space="preserve">                                                   </w:t>
      </w:r>
      <w:proofErr w:type="spellStart"/>
      <w:r w:rsidR="00362442" w:rsidRPr="00562377">
        <w:rPr>
          <w:sz w:val="26"/>
        </w:rPr>
        <w:t>Meesala.Manikanta</w:t>
      </w:r>
      <w:proofErr w:type="spellEnd"/>
      <w:r w:rsidR="00362442" w:rsidRPr="00562377">
        <w:rPr>
          <w:sz w:val="26"/>
        </w:rPr>
        <w:t xml:space="preserve"> (S180981) </w:t>
      </w:r>
    </w:p>
    <w:p w:rsidR="00362442" w:rsidRPr="00562377" w:rsidRDefault="00587BE4" w:rsidP="00587BE4">
      <w:pPr>
        <w:spacing w:after="210"/>
        <w:ind w:left="10" w:right="-15" w:hanging="10"/>
      </w:pPr>
      <w:r w:rsidRPr="00562377">
        <w:rPr>
          <w:sz w:val="26"/>
        </w:rPr>
        <w:t xml:space="preserve">                                                   </w:t>
      </w:r>
      <w:proofErr w:type="spellStart"/>
      <w:r w:rsidR="00362442" w:rsidRPr="00562377">
        <w:rPr>
          <w:sz w:val="26"/>
        </w:rPr>
        <w:t>G.Jyosthna</w:t>
      </w:r>
      <w:proofErr w:type="spellEnd"/>
      <w:r w:rsidR="00362442" w:rsidRPr="00562377">
        <w:rPr>
          <w:sz w:val="26"/>
        </w:rPr>
        <w:t xml:space="preserve"> (S180845) </w:t>
      </w:r>
    </w:p>
    <w:p w:rsidR="00362442" w:rsidRPr="00562377" w:rsidRDefault="005E0193" w:rsidP="005E0193">
      <w:pPr>
        <w:spacing w:after="256"/>
      </w:pPr>
      <w:r w:rsidRPr="00562377">
        <w:rPr>
          <w:sz w:val="26"/>
        </w:rPr>
        <w:t xml:space="preserve">                           </w:t>
      </w:r>
      <w:r w:rsidR="00587BE4" w:rsidRPr="00562377">
        <w:rPr>
          <w:sz w:val="26"/>
        </w:rPr>
        <w:t xml:space="preserve">                    </w:t>
      </w:r>
      <w:r w:rsidR="00362442" w:rsidRPr="00562377">
        <w:rPr>
          <w:sz w:val="26"/>
        </w:rPr>
        <w:t xml:space="preserve">Under the Esteemed Guidance of </w:t>
      </w:r>
    </w:p>
    <w:p w:rsidR="00362442" w:rsidRPr="00562377" w:rsidRDefault="00362442" w:rsidP="00362442">
      <w:pPr>
        <w:spacing w:after="195"/>
        <w:ind w:left="1284"/>
      </w:pPr>
      <w:r w:rsidRPr="00562377">
        <w:rPr>
          <w:sz w:val="38"/>
        </w:rPr>
        <w:t xml:space="preserve">             </w:t>
      </w:r>
      <w:proofErr w:type="spellStart"/>
      <w:r w:rsidRPr="00562377">
        <w:rPr>
          <w:sz w:val="38"/>
        </w:rPr>
        <w:t>Mr.T.Anil</w:t>
      </w:r>
      <w:proofErr w:type="spellEnd"/>
      <w:r w:rsidRPr="00562377">
        <w:rPr>
          <w:sz w:val="38"/>
        </w:rPr>
        <w:t xml:space="preserve"> Kumar </w:t>
      </w:r>
      <w:r w:rsidRPr="00562377">
        <w:rPr>
          <w:sz w:val="30"/>
        </w:rPr>
        <w:t>M. Tech, (</w:t>
      </w:r>
      <w:proofErr w:type="spellStart"/>
      <w:r w:rsidRPr="00562377">
        <w:rPr>
          <w:sz w:val="30"/>
        </w:rPr>
        <w:t>Ph.D</w:t>
      </w:r>
      <w:proofErr w:type="spellEnd"/>
      <w:r w:rsidRPr="00562377">
        <w:rPr>
          <w:sz w:val="30"/>
        </w:rPr>
        <w:t>)</w:t>
      </w:r>
      <w:r w:rsidRPr="00562377">
        <w:rPr>
          <w:sz w:val="38"/>
        </w:rPr>
        <w:t xml:space="preserve"> </w:t>
      </w:r>
    </w:p>
    <w:p w:rsidR="00362442" w:rsidRPr="00562377" w:rsidRDefault="00D613C9" w:rsidP="00D613C9">
      <w:pPr>
        <w:spacing w:after="185"/>
      </w:pPr>
      <w:r w:rsidRPr="00562377">
        <w:rPr>
          <w:noProof/>
        </w:rPr>
        <w:drawing>
          <wp:anchor distT="0" distB="0" distL="114300" distR="114300" simplePos="0" relativeHeight="251704320" behindDoc="0" locked="0" layoutInCell="1" allowOverlap="1" wp14:anchorId="4055CD54" wp14:editId="36B2E310">
            <wp:simplePos x="0" y="0"/>
            <wp:positionH relativeFrom="margin">
              <wp:posOffset>2396131</wp:posOffset>
            </wp:positionH>
            <wp:positionV relativeFrom="paragraph">
              <wp:posOffset>274099</wp:posOffset>
            </wp:positionV>
            <wp:extent cx="1406525" cy="1319530"/>
            <wp:effectExtent l="0" t="0" r="3175" b="0"/>
            <wp:wrapTopAndBottom distT="0" distB="0"/>
            <wp:docPr id="3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406525" cy="1319530"/>
                    </a:xfrm>
                    <a:prstGeom prst="rect">
                      <a:avLst/>
                    </a:prstGeom>
                    <a:ln/>
                  </pic:spPr>
                </pic:pic>
              </a:graphicData>
            </a:graphic>
            <wp14:sizeRelH relativeFrom="margin">
              <wp14:pctWidth>0</wp14:pctWidth>
            </wp14:sizeRelH>
            <wp14:sizeRelV relativeFrom="margin">
              <wp14:pctHeight>0</wp14:pctHeight>
            </wp14:sizeRelV>
          </wp:anchor>
        </w:drawing>
      </w:r>
      <w:r>
        <w:rPr>
          <w:sz w:val="26"/>
        </w:rPr>
        <w:t xml:space="preserve">                                                              </w:t>
      </w:r>
      <w:r w:rsidR="00362442" w:rsidRPr="00562377">
        <w:rPr>
          <w:sz w:val="26"/>
        </w:rPr>
        <w:t xml:space="preserve">Assistant Professor </w:t>
      </w:r>
    </w:p>
    <w:p w:rsidR="00362442" w:rsidRPr="00562377" w:rsidRDefault="00362442" w:rsidP="00362442">
      <w:pPr>
        <w:spacing w:after="50"/>
        <w:jc w:val="center"/>
      </w:pPr>
    </w:p>
    <w:p w:rsidR="00362442" w:rsidRPr="00562377" w:rsidRDefault="00362442" w:rsidP="00D613C9">
      <w:pPr>
        <w:spacing w:after="229" w:line="287" w:lineRule="auto"/>
        <w:ind w:left="1243" w:right="-15" w:hanging="10"/>
        <w:rPr>
          <w:sz w:val="26"/>
        </w:rPr>
      </w:pPr>
      <w:r w:rsidRPr="00562377">
        <w:rPr>
          <w:sz w:val="26"/>
        </w:rPr>
        <w:t xml:space="preserve">            Department of Computer Science and Engineering, </w:t>
      </w:r>
    </w:p>
    <w:p w:rsidR="003309DE" w:rsidRPr="00562377" w:rsidRDefault="00D613C9" w:rsidP="00D613C9">
      <w:pPr>
        <w:rPr>
          <w:b/>
          <w:sz w:val="28"/>
          <w:szCs w:val="28"/>
        </w:rPr>
      </w:pPr>
      <w:r>
        <w:rPr>
          <w:b/>
          <w:sz w:val="28"/>
          <w:szCs w:val="28"/>
        </w:rPr>
        <w:t xml:space="preserve">                                  </w:t>
      </w:r>
      <w:r w:rsidR="003309DE" w:rsidRPr="00562377">
        <w:rPr>
          <w:b/>
          <w:sz w:val="28"/>
          <w:szCs w:val="28"/>
        </w:rPr>
        <w:t>RGUKT-SRIKAKULAM, ETCHERLA.</w:t>
      </w:r>
    </w:p>
    <w:p w:rsidR="003309DE" w:rsidRPr="00562377" w:rsidRDefault="003309DE" w:rsidP="00562377">
      <w:pPr>
        <w:rPr>
          <w:b/>
          <w:sz w:val="28"/>
          <w:szCs w:val="28"/>
        </w:rPr>
      </w:pPr>
    </w:p>
    <w:p w:rsidR="003309DE" w:rsidRPr="00562377" w:rsidRDefault="003309DE" w:rsidP="00362442">
      <w:pPr>
        <w:spacing w:after="229" w:line="287" w:lineRule="auto"/>
        <w:ind w:left="1243" w:right="-15" w:hanging="10"/>
      </w:pPr>
    </w:p>
    <w:p w:rsidR="003A44A2" w:rsidRDefault="003A44A2" w:rsidP="003A44A2">
      <w:pPr>
        <w:rPr>
          <w:b/>
          <w:color w:val="000000" w:themeColor="text1"/>
          <w:sz w:val="32"/>
          <w:szCs w:val="32"/>
        </w:rPr>
      </w:pPr>
      <w:ins w:id="0" w:author="dhulipudi jyothi" w:date="2024-03-05T14:31:00Z">
        <w:r w:rsidRPr="003A44A2">
          <w:rPr>
            <w:noProof/>
          </w:rPr>
          <w:lastRenderedPageBreak/>
          <w:drawing>
            <wp:anchor distT="0" distB="0" distL="114300" distR="114300" simplePos="0" relativeHeight="251702272" behindDoc="0" locked="0" layoutInCell="1" allowOverlap="0" wp14:anchorId="104ACB4A" wp14:editId="2065937A">
              <wp:simplePos x="0" y="0"/>
              <wp:positionH relativeFrom="margin">
                <wp:posOffset>67418</wp:posOffset>
              </wp:positionH>
              <wp:positionV relativeFrom="paragraph">
                <wp:posOffset>8722</wp:posOffset>
              </wp:positionV>
              <wp:extent cx="471170" cy="693407"/>
              <wp:effectExtent l="0" t="0" r="508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9"/>
                      <a:stretch>
                        <a:fillRect/>
                      </a:stretch>
                    </pic:blipFill>
                    <pic:spPr>
                      <a:xfrm>
                        <a:off x="0" y="0"/>
                        <a:ext cx="471170" cy="693407"/>
                      </a:xfrm>
                      <a:prstGeom prst="rect">
                        <a:avLst/>
                      </a:prstGeom>
                    </pic:spPr>
                  </pic:pic>
                </a:graphicData>
              </a:graphic>
            </wp:anchor>
          </w:drawing>
        </w:r>
      </w:ins>
    </w:p>
    <w:p w:rsidR="003A44A2" w:rsidRPr="00D0476D" w:rsidRDefault="00291D83" w:rsidP="003A44A2">
      <w:pPr>
        <w:rPr>
          <w:b/>
          <w:color w:val="000000" w:themeColor="text1"/>
          <w:sz w:val="32"/>
          <w:szCs w:val="32"/>
        </w:rPr>
      </w:pPr>
      <w:r>
        <w:rPr>
          <w:b/>
          <w:color w:val="000000" w:themeColor="text1"/>
          <w:sz w:val="32"/>
          <w:szCs w:val="32"/>
        </w:rPr>
        <w:t xml:space="preserve">       </w:t>
      </w:r>
      <w:r w:rsidR="003A44A2" w:rsidRPr="00D0476D">
        <w:rPr>
          <w:b/>
          <w:color w:val="000000" w:themeColor="text1"/>
          <w:sz w:val="32"/>
          <w:szCs w:val="32"/>
        </w:rPr>
        <w:t xml:space="preserve">RAJIV GANDHI UNIVERSITY OF KNOWLEDGE </w:t>
      </w:r>
    </w:p>
    <w:p w:rsidR="003A44A2" w:rsidRDefault="003A44A2" w:rsidP="003A44A2">
      <w:pPr>
        <w:rPr>
          <w:b/>
          <w:color w:val="000000" w:themeColor="text1"/>
          <w:sz w:val="32"/>
          <w:szCs w:val="32"/>
        </w:rPr>
      </w:pPr>
      <w:r>
        <w:rPr>
          <w:b/>
          <w:color w:val="000000" w:themeColor="text1"/>
          <w:sz w:val="32"/>
          <w:szCs w:val="32"/>
        </w:rPr>
        <w:t xml:space="preserve">                              </w:t>
      </w:r>
      <w:r w:rsidRPr="00D0476D">
        <w:rPr>
          <w:b/>
          <w:color w:val="000000" w:themeColor="text1"/>
          <w:sz w:val="32"/>
          <w:szCs w:val="32"/>
        </w:rPr>
        <w:t>TECHNOLOGIES</w:t>
      </w:r>
    </w:p>
    <w:p w:rsidR="003A44A2" w:rsidRPr="003A44A2" w:rsidRDefault="005E0193" w:rsidP="005E0193">
      <w:pPr>
        <w:rPr>
          <w:b/>
          <w:color w:val="000000" w:themeColor="text1"/>
          <w:sz w:val="32"/>
          <w:szCs w:val="32"/>
        </w:rPr>
      </w:pPr>
      <w:r>
        <w:rPr>
          <w:b/>
          <w:sz w:val="32"/>
          <w:szCs w:val="32"/>
        </w:rPr>
        <w:t>------------</w:t>
      </w:r>
      <w:r w:rsidR="003A44A2">
        <w:rPr>
          <w:b/>
          <w:sz w:val="32"/>
          <w:szCs w:val="32"/>
        </w:rPr>
        <w:t>----------------</w:t>
      </w:r>
      <w:r w:rsidR="003A44A2" w:rsidRPr="00AA7EFC">
        <w:rPr>
          <w:b/>
          <w:sz w:val="32"/>
          <w:szCs w:val="32"/>
        </w:rPr>
        <w:t>--------------------------------------------------</w:t>
      </w:r>
      <w:r w:rsidR="003A44A2">
        <w:rPr>
          <w:b/>
          <w:sz w:val="32"/>
          <w:szCs w:val="32"/>
        </w:rPr>
        <w:t>------</w:t>
      </w:r>
    </w:p>
    <w:p w:rsidR="003A44A2" w:rsidRPr="00AA7EFC" w:rsidRDefault="003A44A2" w:rsidP="003A44A2">
      <w:pPr>
        <w:jc w:val="center"/>
        <w:rPr>
          <w:b/>
          <w:sz w:val="28"/>
          <w:szCs w:val="28"/>
        </w:rPr>
      </w:pPr>
    </w:p>
    <w:p w:rsidR="00587BE4" w:rsidRPr="00587BE4" w:rsidRDefault="00587BE4" w:rsidP="00587BE4"/>
    <w:p w:rsidR="00587BE4" w:rsidRPr="00587BE4" w:rsidRDefault="00587BE4" w:rsidP="00D54778">
      <w:pPr>
        <w:pStyle w:val="BodyText"/>
        <w:spacing w:before="49" w:line="276" w:lineRule="auto"/>
        <w:ind w:left="110" w:right="1058" w:hanging="10"/>
        <w:jc w:val="both"/>
        <w:rPr>
          <w:sz w:val="24"/>
          <w:szCs w:val="24"/>
        </w:rPr>
      </w:pPr>
      <w:r w:rsidRPr="00587BE4">
        <w:rPr>
          <w:sz w:val="24"/>
          <w:szCs w:val="24"/>
        </w:rPr>
        <w:t>We declared that this thesis work titled “Sign Sense” Traffic Sign</w:t>
      </w:r>
      <w:r w:rsidRPr="00587BE4">
        <w:rPr>
          <w:spacing w:val="1"/>
          <w:sz w:val="24"/>
          <w:szCs w:val="24"/>
        </w:rPr>
        <w:t xml:space="preserve"> </w:t>
      </w:r>
      <w:r w:rsidRPr="00587BE4">
        <w:rPr>
          <w:sz w:val="24"/>
          <w:szCs w:val="24"/>
        </w:rPr>
        <w:t>Recognition</w:t>
      </w:r>
      <w:r w:rsidRPr="00587BE4">
        <w:rPr>
          <w:spacing w:val="1"/>
          <w:sz w:val="24"/>
          <w:szCs w:val="24"/>
        </w:rPr>
        <w:t xml:space="preserve"> </w:t>
      </w:r>
      <w:r w:rsidRPr="00587BE4">
        <w:rPr>
          <w:sz w:val="24"/>
          <w:szCs w:val="24"/>
        </w:rPr>
        <w:t>System ,by</w:t>
      </w:r>
      <w:r w:rsidRPr="00587BE4">
        <w:rPr>
          <w:spacing w:val="1"/>
          <w:sz w:val="24"/>
          <w:szCs w:val="24"/>
        </w:rPr>
        <w:t xml:space="preserve"> </w:t>
      </w:r>
      <w:r w:rsidRPr="00587BE4">
        <w:rPr>
          <w:sz w:val="24"/>
          <w:szCs w:val="24"/>
        </w:rPr>
        <w:t>using</w:t>
      </w:r>
      <w:r w:rsidRPr="00587BE4">
        <w:rPr>
          <w:spacing w:val="1"/>
          <w:sz w:val="24"/>
          <w:szCs w:val="24"/>
        </w:rPr>
        <w:t xml:space="preserve"> </w:t>
      </w:r>
      <w:r w:rsidRPr="00587BE4">
        <w:rPr>
          <w:sz w:val="24"/>
          <w:szCs w:val="24"/>
        </w:rPr>
        <w:t>Traffic</w:t>
      </w:r>
      <w:r w:rsidRPr="00587BE4">
        <w:rPr>
          <w:spacing w:val="1"/>
          <w:sz w:val="24"/>
          <w:szCs w:val="24"/>
        </w:rPr>
        <w:t xml:space="preserve"> </w:t>
      </w:r>
      <w:r w:rsidRPr="00587BE4">
        <w:rPr>
          <w:sz w:val="24"/>
          <w:szCs w:val="24"/>
        </w:rPr>
        <w:t>signs</w:t>
      </w:r>
      <w:r w:rsidRPr="00587BE4">
        <w:rPr>
          <w:spacing w:val="1"/>
          <w:sz w:val="24"/>
          <w:szCs w:val="24"/>
        </w:rPr>
        <w:t xml:space="preserve"> </w:t>
      </w:r>
      <w:r w:rsidRPr="00587BE4">
        <w:rPr>
          <w:sz w:val="24"/>
          <w:szCs w:val="24"/>
        </w:rPr>
        <w:t>Detecting</w:t>
      </w:r>
      <w:r w:rsidRPr="00587BE4">
        <w:rPr>
          <w:spacing w:val="1"/>
          <w:sz w:val="24"/>
          <w:szCs w:val="24"/>
        </w:rPr>
        <w:t xml:space="preserve"> </w:t>
      </w:r>
      <w:r w:rsidRPr="00587BE4">
        <w:rPr>
          <w:sz w:val="24"/>
          <w:szCs w:val="24"/>
        </w:rPr>
        <w:t>the</w:t>
      </w:r>
      <w:r w:rsidRPr="00587BE4">
        <w:rPr>
          <w:spacing w:val="1"/>
          <w:sz w:val="24"/>
          <w:szCs w:val="24"/>
        </w:rPr>
        <w:t xml:space="preserve"> </w:t>
      </w:r>
      <w:r w:rsidRPr="00587BE4">
        <w:rPr>
          <w:sz w:val="24"/>
          <w:szCs w:val="24"/>
        </w:rPr>
        <w:t>sign</w:t>
      </w:r>
      <w:r w:rsidRPr="00587BE4">
        <w:rPr>
          <w:spacing w:val="1"/>
          <w:sz w:val="24"/>
          <w:szCs w:val="24"/>
        </w:rPr>
        <w:t xml:space="preserve"> </w:t>
      </w:r>
      <w:r w:rsidRPr="00587BE4">
        <w:rPr>
          <w:sz w:val="24"/>
          <w:szCs w:val="24"/>
        </w:rPr>
        <w:t>images</w:t>
      </w:r>
      <w:r w:rsidRPr="00587BE4">
        <w:rPr>
          <w:spacing w:val="1"/>
          <w:sz w:val="24"/>
          <w:szCs w:val="24"/>
        </w:rPr>
        <w:t xml:space="preserve"> </w:t>
      </w:r>
      <w:r w:rsidRPr="00587BE4">
        <w:rPr>
          <w:sz w:val="24"/>
          <w:szCs w:val="24"/>
        </w:rPr>
        <w:t>using</w:t>
      </w:r>
      <w:r w:rsidRPr="00587BE4">
        <w:rPr>
          <w:spacing w:val="1"/>
          <w:sz w:val="24"/>
          <w:szCs w:val="24"/>
        </w:rPr>
        <w:t xml:space="preserve"> </w:t>
      </w:r>
      <w:r w:rsidRPr="00587BE4">
        <w:rPr>
          <w:sz w:val="24"/>
          <w:szCs w:val="24"/>
        </w:rPr>
        <w:t>webcam</w:t>
      </w:r>
      <w:r w:rsidRPr="00587BE4">
        <w:rPr>
          <w:spacing w:val="1"/>
          <w:sz w:val="24"/>
          <w:szCs w:val="24"/>
        </w:rPr>
        <w:t xml:space="preserve"> </w:t>
      </w:r>
      <w:r w:rsidRPr="00587BE4">
        <w:rPr>
          <w:sz w:val="24"/>
          <w:szCs w:val="24"/>
        </w:rPr>
        <w:t>is</w:t>
      </w:r>
      <w:r w:rsidRPr="00587BE4">
        <w:rPr>
          <w:spacing w:val="1"/>
          <w:sz w:val="24"/>
          <w:szCs w:val="24"/>
        </w:rPr>
        <w:t xml:space="preserve"> </w:t>
      </w:r>
      <w:r w:rsidRPr="00587BE4">
        <w:rPr>
          <w:sz w:val="24"/>
          <w:szCs w:val="24"/>
        </w:rPr>
        <w:t>carried</w:t>
      </w:r>
      <w:r w:rsidRPr="00587BE4">
        <w:rPr>
          <w:spacing w:val="1"/>
          <w:sz w:val="24"/>
          <w:szCs w:val="24"/>
        </w:rPr>
        <w:t xml:space="preserve"> </w:t>
      </w:r>
      <w:r w:rsidRPr="00587BE4">
        <w:rPr>
          <w:sz w:val="24"/>
          <w:szCs w:val="24"/>
        </w:rPr>
        <w:t>out</w:t>
      </w:r>
      <w:r w:rsidRPr="00587BE4">
        <w:rPr>
          <w:spacing w:val="1"/>
          <w:sz w:val="24"/>
          <w:szCs w:val="24"/>
        </w:rPr>
        <w:t xml:space="preserve"> </w:t>
      </w:r>
      <w:r w:rsidRPr="00587BE4">
        <w:rPr>
          <w:sz w:val="24"/>
          <w:szCs w:val="24"/>
        </w:rPr>
        <w:t>by</w:t>
      </w:r>
      <w:r w:rsidRPr="00587BE4">
        <w:rPr>
          <w:spacing w:val="1"/>
          <w:sz w:val="24"/>
          <w:szCs w:val="24"/>
        </w:rPr>
        <w:t xml:space="preserve"> </w:t>
      </w:r>
      <w:r w:rsidRPr="00587BE4">
        <w:rPr>
          <w:sz w:val="24"/>
          <w:szCs w:val="24"/>
        </w:rPr>
        <w:t>me</w:t>
      </w:r>
      <w:r w:rsidRPr="00587BE4">
        <w:rPr>
          <w:spacing w:val="1"/>
          <w:sz w:val="24"/>
          <w:szCs w:val="24"/>
        </w:rPr>
        <w:t xml:space="preserve"> </w:t>
      </w:r>
      <w:r w:rsidRPr="00587BE4">
        <w:rPr>
          <w:sz w:val="24"/>
          <w:szCs w:val="24"/>
        </w:rPr>
        <w:t>during</w:t>
      </w:r>
      <w:r w:rsidRPr="00587BE4">
        <w:rPr>
          <w:spacing w:val="1"/>
          <w:sz w:val="24"/>
          <w:szCs w:val="24"/>
        </w:rPr>
        <w:t xml:space="preserve"> </w:t>
      </w:r>
      <w:r w:rsidRPr="00587BE4">
        <w:rPr>
          <w:sz w:val="24"/>
          <w:szCs w:val="24"/>
        </w:rPr>
        <w:t>the</w:t>
      </w:r>
      <w:r w:rsidRPr="00587BE4">
        <w:rPr>
          <w:spacing w:val="1"/>
          <w:sz w:val="24"/>
          <w:szCs w:val="24"/>
        </w:rPr>
        <w:t xml:space="preserve"> </w:t>
      </w:r>
      <w:r w:rsidRPr="00587BE4">
        <w:rPr>
          <w:sz w:val="24"/>
          <w:szCs w:val="24"/>
        </w:rPr>
        <w:t>year</w:t>
      </w:r>
      <w:r w:rsidRPr="00587BE4">
        <w:rPr>
          <w:spacing w:val="1"/>
          <w:sz w:val="24"/>
          <w:szCs w:val="24"/>
        </w:rPr>
        <w:t xml:space="preserve"> </w:t>
      </w:r>
      <w:r w:rsidRPr="00587BE4">
        <w:rPr>
          <w:sz w:val="24"/>
          <w:szCs w:val="24"/>
        </w:rPr>
        <w:t>2023-24</w:t>
      </w:r>
      <w:r w:rsidRPr="00587BE4">
        <w:rPr>
          <w:spacing w:val="1"/>
          <w:sz w:val="24"/>
          <w:szCs w:val="24"/>
        </w:rPr>
        <w:t xml:space="preserve"> </w:t>
      </w:r>
      <w:r w:rsidRPr="00587BE4">
        <w:rPr>
          <w:sz w:val="24"/>
          <w:szCs w:val="24"/>
        </w:rPr>
        <w:t>in</w:t>
      </w:r>
      <w:r w:rsidRPr="00587BE4">
        <w:rPr>
          <w:spacing w:val="1"/>
          <w:sz w:val="24"/>
          <w:szCs w:val="24"/>
        </w:rPr>
        <w:t xml:space="preserve"> </w:t>
      </w:r>
      <w:r w:rsidRPr="00587BE4">
        <w:rPr>
          <w:sz w:val="24"/>
          <w:szCs w:val="24"/>
        </w:rPr>
        <w:t>partial</w:t>
      </w:r>
      <w:r w:rsidRPr="00587BE4">
        <w:rPr>
          <w:spacing w:val="1"/>
          <w:sz w:val="24"/>
          <w:szCs w:val="24"/>
        </w:rPr>
        <w:t xml:space="preserve"> </w:t>
      </w:r>
      <w:r w:rsidRPr="00587BE4">
        <w:rPr>
          <w:sz w:val="24"/>
          <w:szCs w:val="24"/>
        </w:rPr>
        <w:t>fulfillment</w:t>
      </w:r>
      <w:r w:rsidRPr="00587BE4">
        <w:rPr>
          <w:spacing w:val="1"/>
          <w:sz w:val="24"/>
          <w:szCs w:val="24"/>
        </w:rPr>
        <w:t xml:space="preserve"> </w:t>
      </w:r>
      <w:r w:rsidRPr="00587BE4">
        <w:rPr>
          <w:sz w:val="24"/>
          <w:szCs w:val="24"/>
        </w:rPr>
        <w:t>of</w:t>
      </w:r>
      <w:r w:rsidRPr="00587BE4">
        <w:rPr>
          <w:spacing w:val="1"/>
          <w:sz w:val="24"/>
          <w:szCs w:val="24"/>
        </w:rPr>
        <w:t xml:space="preserve"> </w:t>
      </w:r>
      <w:r w:rsidRPr="00587BE4">
        <w:rPr>
          <w:sz w:val="24"/>
          <w:szCs w:val="24"/>
        </w:rPr>
        <w:t>the</w:t>
      </w:r>
      <w:r w:rsidRPr="00587BE4">
        <w:rPr>
          <w:spacing w:val="1"/>
          <w:sz w:val="24"/>
          <w:szCs w:val="24"/>
        </w:rPr>
        <w:t xml:space="preserve"> </w:t>
      </w:r>
      <w:r w:rsidRPr="00587BE4">
        <w:rPr>
          <w:sz w:val="24"/>
          <w:szCs w:val="24"/>
        </w:rPr>
        <w:t>requirements</w:t>
      </w:r>
      <w:r w:rsidRPr="00587BE4">
        <w:rPr>
          <w:spacing w:val="-1"/>
          <w:sz w:val="24"/>
          <w:szCs w:val="24"/>
        </w:rPr>
        <w:t xml:space="preserve"> </w:t>
      </w:r>
      <w:r w:rsidRPr="00587BE4">
        <w:rPr>
          <w:sz w:val="24"/>
          <w:szCs w:val="24"/>
        </w:rPr>
        <w:t>for</w:t>
      </w:r>
      <w:r w:rsidRPr="00587BE4">
        <w:rPr>
          <w:spacing w:val="-2"/>
          <w:sz w:val="24"/>
          <w:szCs w:val="24"/>
        </w:rPr>
        <w:t xml:space="preserve"> </w:t>
      </w:r>
      <w:r w:rsidRPr="00587BE4">
        <w:rPr>
          <w:sz w:val="24"/>
          <w:szCs w:val="24"/>
        </w:rPr>
        <w:t>the</w:t>
      </w:r>
      <w:r w:rsidRPr="00587BE4">
        <w:rPr>
          <w:spacing w:val="-1"/>
          <w:sz w:val="24"/>
          <w:szCs w:val="24"/>
        </w:rPr>
        <w:t xml:space="preserve"> </w:t>
      </w:r>
      <w:r w:rsidRPr="00587BE4">
        <w:rPr>
          <w:sz w:val="24"/>
          <w:szCs w:val="24"/>
        </w:rPr>
        <w:t>Major</w:t>
      </w:r>
      <w:r w:rsidRPr="00587BE4">
        <w:rPr>
          <w:spacing w:val="-3"/>
          <w:sz w:val="24"/>
          <w:szCs w:val="24"/>
        </w:rPr>
        <w:t xml:space="preserve"> </w:t>
      </w:r>
      <w:r w:rsidRPr="00587BE4">
        <w:rPr>
          <w:sz w:val="24"/>
          <w:szCs w:val="24"/>
        </w:rPr>
        <w:t>Project</w:t>
      </w:r>
      <w:r w:rsidRPr="00587BE4">
        <w:rPr>
          <w:spacing w:val="3"/>
          <w:sz w:val="24"/>
          <w:szCs w:val="24"/>
        </w:rPr>
        <w:t xml:space="preserve"> </w:t>
      </w:r>
      <w:r w:rsidRPr="00587BE4">
        <w:rPr>
          <w:sz w:val="24"/>
          <w:szCs w:val="24"/>
        </w:rPr>
        <w:t xml:space="preserve">under the supervisor and guidance of </w:t>
      </w:r>
      <w:proofErr w:type="spellStart"/>
      <w:r w:rsidRPr="00587BE4">
        <w:rPr>
          <w:sz w:val="24"/>
          <w:szCs w:val="24"/>
        </w:rPr>
        <w:t>Mr.T</w:t>
      </w:r>
      <w:proofErr w:type="spellEnd"/>
      <w:r w:rsidRPr="00587BE4">
        <w:rPr>
          <w:sz w:val="24"/>
          <w:szCs w:val="24"/>
        </w:rPr>
        <w:t xml:space="preserve"> Anil Kumar, Assistant professor  department of </w:t>
      </w:r>
      <w:r w:rsidRPr="00587BE4">
        <w:rPr>
          <w:spacing w:val="-6"/>
          <w:sz w:val="24"/>
          <w:szCs w:val="24"/>
        </w:rPr>
        <w:t xml:space="preserve"> </w:t>
      </w:r>
      <w:r w:rsidRPr="00587BE4">
        <w:rPr>
          <w:sz w:val="24"/>
          <w:szCs w:val="24"/>
        </w:rPr>
        <w:t>Computer</w:t>
      </w:r>
      <w:r w:rsidRPr="00587BE4">
        <w:rPr>
          <w:spacing w:val="-3"/>
          <w:sz w:val="24"/>
          <w:szCs w:val="24"/>
        </w:rPr>
        <w:t xml:space="preserve"> </w:t>
      </w:r>
      <w:r w:rsidRPr="00587BE4">
        <w:rPr>
          <w:sz w:val="24"/>
          <w:szCs w:val="24"/>
        </w:rPr>
        <w:t>Science and</w:t>
      </w:r>
      <w:r w:rsidRPr="00587BE4">
        <w:rPr>
          <w:spacing w:val="-2"/>
          <w:sz w:val="24"/>
          <w:szCs w:val="24"/>
        </w:rPr>
        <w:t xml:space="preserve"> </w:t>
      </w:r>
      <w:r w:rsidRPr="00587BE4">
        <w:rPr>
          <w:sz w:val="24"/>
          <w:szCs w:val="24"/>
        </w:rPr>
        <w:t>Engineering.</w:t>
      </w:r>
    </w:p>
    <w:p w:rsidR="00587BE4" w:rsidRPr="00587BE4" w:rsidRDefault="00587BE4" w:rsidP="00D54778">
      <w:pPr>
        <w:pStyle w:val="BodyText"/>
        <w:spacing w:before="49" w:line="276" w:lineRule="auto"/>
        <w:ind w:left="110" w:right="1058" w:hanging="10"/>
        <w:jc w:val="both"/>
        <w:rPr>
          <w:sz w:val="24"/>
          <w:szCs w:val="24"/>
        </w:rPr>
      </w:pPr>
    </w:p>
    <w:p w:rsidR="00587BE4" w:rsidRDefault="00587BE4" w:rsidP="00D54778">
      <w:pPr>
        <w:pStyle w:val="BodyText"/>
        <w:spacing w:line="276" w:lineRule="auto"/>
        <w:ind w:left="100" w:right="1059"/>
        <w:jc w:val="both"/>
        <w:rPr>
          <w:sz w:val="24"/>
          <w:szCs w:val="24"/>
        </w:rPr>
      </w:pPr>
      <w:r w:rsidRPr="00587BE4">
        <w:rPr>
          <w:sz w:val="24"/>
          <w:szCs w:val="24"/>
        </w:rPr>
        <w:t>We further declare that this dissertation has not been submitted elsewhere for any</w:t>
      </w:r>
      <w:r w:rsidRPr="00587BE4">
        <w:rPr>
          <w:spacing w:val="1"/>
          <w:sz w:val="24"/>
          <w:szCs w:val="24"/>
        </w:rPr>
        <w:t xml:space="preserve"> </w:t>
      </w:r>
      <w:r w:rsidRPr="00587BE4">
        <w:rPr>
          <w:sz w:val="24"/>
          <w:szCs w:val="24"/>
        </w:rPr>
        <w:t>Degree. The matter embodied in this dissertation report has not been submitted</w:t>
      </w:r>
      <w:r w:rsidRPr="00587BE4">
        <w:rPr>
          <w:spacing w:val="1"/>
          <w:sz w:val="24"/>
          <w:szCs w:val="24"/>
        </w:rPr>
        <w:t xml:space="preserve"> </w:t>
      </w:r>
      <w:r w:rsidRPr="00587BE4">
        <w:rPr>
          <w:sz w:val="24"/>
          <w:szCs w:val="24"/>
        </w:rPr>
        <w:t>elsewhere for any other degree. Furthermore, the technical details furnished in</w:t>
      </w:r>
      <w:r w:rsidRPr="00587BE4">
        <w:rPr>
          <w:spacing w:val="1"/>
          <w:sz w:val="24"/>
          <w:szCs w:val="24"/>
        </w:rPr>
        <w:t xml:space="preserve"> </w:t>
      </w:r>
      <w:r w:rsidR="00D946A0">
        <w:rPr>
          <w:sz w:val="24"/>
          <w:szCs w:val="24"/>
        </w:rPr>
        <w:t xml:space="preserve">various chapters of </w:t>
      </w:r>
      <w:proofErr w:type="gramStart"/>
      <w:r w:rsidR="00D946A0">
        <w:rPr>
          <w:sz w:val="24"/>
          <w:szCs w:val="24"/>
        </w:rPr>
        <w:t xml:space="preserve">this </w:t>
      </w:r>
      <w:r w:rsidRPr="00587BE4">
        <w:rPr>
          <w:sz w:val="24"/>
          <w:szCs w:val="24"/>
        </w:rPr>
        <w:t xml:space="preserve"> are</w:t>
      </w:r>
      <w:proofErr w:type="gramEnd"/>
      <w:r w:rsidRPr="00587BE4">
        <w:rPr>
          <w:sz w:val="24"/>
          <w:szCs w:val="24"/>
        </w:rPr>
        <w:t xml:space="preserve"> purely relevant to the above project and there</w:t>
      </w:r>
      <w:r w:rsidRPr="00587BE4">
        <w:rPr>
          <w:spacing w:val="1"/>
          <w:sz w:val="24"/>
          <w:szCs w:val="24"/>
        </w:rPr>
        <w:t xml:space="preserve"> </w:t>
      </w:r>
      <w:r w:rsidRPr="00587BE4">
        <w:rPr>
          <w:sz w:val="24"/>
          <w:szCs w:val="24"/>
        </w:rPr>
        <w:t>is no deviation from the theoretical point of view for design, development and</w:t>
      </w:r>
      <w:r w:rsidRPr="00587BE4">
        <w:rPr>
          <w:spacing w:val="1"/>
          <w:sz w:val="24"/>
          <w:szCs w:val="24"/>
        </w:rPr>
        <w:t xml:space="preserve"> </w:t>
      </w:r>
      <w:r w:rsidRPr="00587BE4">
        <w:rPr>
          <w:sz w:val="24"/>
          <w:szCs w:val="24"/>
        </w:rPr>
        <w:t>implementation</w:t>
      </w:r>
    </w:p>
    <w:p w:rsidR="00291D83" w:rsidRDefault="00291D83" w:rsidP="00587BE4">
      <w:pPr>
        <w:pStyle w:val="BodyText"/>
        <w:spacing w:line="249" w:lineRule="auto"/>
        <w:ind w:left="100" w:right="1059"/>
        <w:rPr>
          <w:sz w:val="24"/>
          <w:szCs w:val="24"/>
        </w:rPr>
      </w:pPr>
    </w:p>
    <w:p w:rsidR="00291D83" w:rsidRDefault="00291D83" w:rsidP="00587BE4">
      <w:pPr>
        <w:pStyle w:val="BodyText"/>
        <w:spacing w:line="249" w:lineRule="auto"/>
        <w:ind w:left="100" w:right="1059"/>
        <w:rPr>
          <w:sz w:val="24"/>
          <w:szCs w:val="24"/>
        </w:rPr>
      </w:pPr>
    </w:p>
    <w:p w:rsidR="00291D83" w:rsidRDefault="00291D83" w:rsidP="00587BE4">
      <w:pPr>
        <w:pStyle w:val="BodyText"/>
        <w:spacing w:line="249" w:lineRule="auto"/>
        <w:ind w:left="100" w:right="1059"/>
        <w:rPr>
          <w:sz w:val="24"/>
          <w:szCs w:val="24"/>
        </w:rPr>
      </w:pPr>
    </w:p>
    <w:p w:rsidR="00291D83" w:rsidRDefault="00291D83" w:rsidP="00587BE4">
      <w:pPr>
        <w:pStyle w:val="BodyText"/>
        <w:spacing w:line="249" w:lineRule="auto"/>
        <w:ind w:left="100" w:right="1059"/>
        <w:rPr>
          <w:sz w:val="24"/>
          <w:szCs w:val="24"/>
        </w:rPr>
      </w:pPr>
    </w:p>
    <w:p w:rsidR="00291D83" w:rsidRPr="00AA7EFC" w:rsidRDefault="00291D83" w:rsidP="00291D83">
      <w:pPr>
        <w:rPr>
          <w:sz w:val="24"/>
          <w:szCs w:val="24"/>
        </w:rPr>
      </w:pPr>
      <w:r w:rsidRPr="00AA7EFC">
        <w:rPr>
          <w:sz w:val="24"/>
          <w:szCs w:val="24"/>
        </w:rPr>
        <w:t>Date:</w:t>
      </w:r>
    </w:p>
    <w:p w:rsidR="00291D83" w:rsidRPr="00AA7EFC" w:rsidRDefault="00291D83" w:rsidP="00291D83">
      <w:pPr>
        <w:rPr>
          <w:sz w:val="24"/>
          <w:szCs w:val="24"/>
        </w:rPr>
      </w:pPr>
      <w:r w:rsidRPr="00AA7EFC">
        <w:rPr>
          <w:sz w:val="24"/>
          <w:szCs w:val="24"/>
        </w:rPr>
        <w:t xml:space="preserve">Place: </w:t>
      </w:r>
      <w:proofErr w:type="spellStart"/>
      <w:r w:rsidRPr="00AA7EFC">
        <w:rPr>
          <w:sz w:val="24"/>
          <w:szCs w:val="24"/>
        </w:rPr>
        <w:t>Srikakulam</w:t>
      </w:r>
      <w:proofErr w:type="spellEnd"/>
    </w:p>
    <w:p w:rsidR="00291D83" w:rsidRPr="00587BE4" w:rsidRDefault="00291D83" w:rsidP="00587BE4">
      <w:pPr>
        <w:pStyle w:val="BodyText"/>
        <w:spacing w:line="249" w:lineRule="auto"/>
        <w:ind w:left="100" w:right="1059"/>
        <w:rPr>
          <w:sz w:val="24"/>
          <w:szCs w:val="24"/>
        </w:rPr>
      </w:pPr>
    </w:p>
    <w:p w:rsidR="00587BE4" w:rsidRDefault="00587BE4" w:rsidP="00587BE4">
      <w:pPr>
        <w:pStyle w:val="BodyText"/>
        <w:spacing w:before="1"/>
        <w:rPr>
          <w:sz w:val="38"/>
        </w:rPr>
      </w:pPr>
    </w:p>
    <w:p w:rsidR="00587BE4" w:rsidRDefault="00587BE4" w:rsidP="00587BE4">
      <w:pPr>
        <w:tabs>
          <w:tab w:val="left" w:pos="4820"/>
          <w:tab w:val="left" w:pos="5108"/>
        </w:tabs>
        <w:spacing w:before="1" w:line="410" w:lineRule="auto"/>
        <w:ind w:right="4022"/>
        <w:rPr>
          <w:b/>
          <w:sz w:val="24"/>
        </w:rPr>
      </w:pPr>
      <w:r>
        <w:rPr>
          <w:b/>
          <w:sz w:val="24"/>
        </w:rPr>
        <w:t xml:space="preserve">                    </w:t>
      </w:r>
      <w:r w:rsidR="00291D83">
        <w:rPr>
          <w:b/>
          <w:sz w:val="24"/>
        </w:rPr>
        <w:t xml:space="preserve">                               </w:t>
      </w:r>
      <w:r>
        <w:rPr>
          <w:b/>
          <w:sz w:val="24"/>
        </w:rPr>
        <w:t xml:space="preserve"> </w:t>
      </w:r>
      <w:proofErr w:type="spellStart"/>
      <w:r>
        <w:rPr>
          <w:b/>
          <w:sz w:val="24"/>
        </w:rPr>
        <w:t>Karothu</w:t>
      </w:r>
      <w:proofErr w:type="spellEnd"/>
      <w:r>
        <w:rPr>
          <w:b/>
          <w:sz w:val="24"/>
        </w:rPr>
        <w:t xml:space="preserve"> </w:t>
      </w:r>
      <w:proofErr w:type="spellStart"/>
      <w:r>
        <w:rPr>
          <w:b/>
          <w:sz w:val="24"/>
        </w:rPr>
        <w:t>Lavanya</w:t>
      </w:r>
      <w:proofErr w:type="spellEnd"/>
      <w:r>
        <w:rPr>
          <w:b/>
          <w:sz w:val="24"/>
        </w:rPr>
        <w:t>– S180198</w:t>
      </w:r>
    </w:p>
    <w:p w:rsidR="00587BE4" w:rsidRDefault="00587BE4" w:rsidP="00587BE4">
      <w:pPr>
        <w:tabs>
          <w:tab w:val="left" w:pos="4820"/>
          <w:tab w:val="left" w:pos="5108"/>
        </w:tabs>
        <w:spacing w:before="1" w:line="410" w:lineRule="auto"/>
        <w:ind w:right="4022"/>
        <w:rPr>
          <w:b/>
          <w:sz w:val="24"/>
        </w:rPr>
      </w:pPr>
      <w:r>
        <w:rPr>
          <w:b/>
          <w:sz w:val="24"/>
        </w:rPr>
        <w:t xml:space="preserve">                                                    </w:t>
      </w:r>
      <w:proofErr w:type="spellStart"/>
      <w:r>
        <w:rPr>
          <w:b/>
          <w:sz w:val="24"/>
        </w:rPr>
        <w:t>Meesala</w:t>
      </w:r>
      <w:proofErr w:type="spellEnd"/>
      <w:r>
        <w:rPr>
          <w:b/>
          <w:sz w:val="24"/>
        </w:rPr>
        <w:t xml:space="preserve"> Manikanta-S180981</w:t>
      </w:r>
    </w:p>
    <w:p w:rsidR="00587BE4" w:rsidRPr="00291D83" w:rsidRDefault="00587BE4" w:rsidP="00291D83">
      <w:pPr>
        <w:spacing w:before="8"/>
        <w:rPr>
          <w:b/>
          <w:sz w:val="24"/>
        </w:rPr>
        <w:sectPr w:rsidR="00587BE4" w:rsidRPr="00291D83" w:rsidSect="0007381C">
          <w:pgSz w:w="11910" w:h="16840"/>
          <w:pgMar w:top="1580" w:right="380" w:bottom="1180" w:left="1340" w:header="0" w:footer="998" w:gutter="0"/>
          <w:pgBorders w:offsetFrom="page">
            <w:top w:val="single" w:sz="4" w:space="24" w:color="auto"/>
            <w:left w:val="single" w:sz="4" w:space="24" w:color="auto"/>
            <w:bottom w:val="single" w:sz="4" w:space="24" w:color="auto"/>
            <w:right w:val="single" w:sz="4" w:space="24" w:color="auto"/>
          </w:pgBorders>
          <w:cols w:space="720"/>
        </w:sectPr>
      </w:pPr>
      <w:r>
        <w:rPr>
          <w:b/>
          <w:sz w:val="24"/>
        </w:rPr>
        <w:t xml:space="preserve">                                                    </w:t>
      </w:r>
      <w:proofErr w:type="spellStart"/>
      <w:r w:rsidR="00291D83">
        <w:rPr>
          <w:b/>
          <w:sz w:val="24"/>
        </w:rPr>
        <w:t>G.Jyosthna</w:t>
      </w:r>
      <w:proofErr w:type="spellEnd"/>
      <w:r w:rsidR="00291D83">
        <w:rPr>
          <w:b/>
          <w:sz w:val="24"/>
        </w:rPr>
        <w:t xml:space="preserve">  -  S180845</w:t>
      </w:r>
    </w:p>
    <w:p w:rsidR="00291D83" w:rsidRPr="00AA7EFC" w:rsidRDefault="00291D83" w:rsidP="00291D83">
      <w:pPr>
        <w:rPr>
          <w:b/>
          <w:sz w:val="24"/>
          <w:szCs w:val="24"/>
        </w:rPr>
      </w:pPr>
    </w:p>
    <w:p w:rsidR="003A44A2" w:rsidRDefault="00291D83" w:rsidP="00B0652B">
      <w:pPr>
        <w:rPr>
          <w:i/>
          <w:color w:val="00AFEF"/>
          <w:spacing w:val="-3"/>
          <w:sz w:val="32"/>
        </w:rPr>
      </w:pPr>
      <w:ins w:id="1" w:author="dhulipudi jyothi" w:date="2024-03-13T09:17:00Z">
        <w:r w:rsidRPr="00291D83">
          <w:rPr>
            <w:noProof/>
          </w:rPr>
          <w:drawing>
            <wp:anchor distT="0" distB="0" distL="114300" distR="114300" simplePos="0" relativeHeight="251706368" behindDoc="0" locked="0" layoutInCell="1" allowOverlap="0" wp14:anchorId="66465A02" wp14:editId="33F7E9F3">
              <wp:simplePos x="0" y="0"/>
              <wp:positionH relativeFrom="margin">
                <wp:posOffset>60385</wp:posOffset>
              </wp:positionH>
              <wp:positionV relativeFrom="paragraph">
                <wp:posOffset>161170</wp:posOffset>
              </wp:positionV>
              <wp:extent cx="471170" cy="693407"/>
              <wp:effectExtent l="0" t="0" r="508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9"/>
                      <a:stretch>
                        <a:fillRect/>
                      </a:stretch>
                    </pic:blipFill>
                    <pic:spPr>
                      <a:xfrm>
                        <a:off x="0" y="0"/>
                        <a:ext cx="471170" cy="693407"/>
                      </a:xfrm>
                      <a:prstGeom prst="rect">
                        <a:avLst/>
                      </a:prstGeom>
                    </pic:spPr>
                  </pic:pic>
                </a:graphicData>
              </a:graphic>
            </wp:anchor>
          </w:drawing>
        </w:r>
      </w:ins>
    </w:p>
    <w:p w:rsidR="00B0652B" w:rsidRPr="00291D83" w:rsidRDefault="00291D83" w:rsidP="00291D83">
      <w:pPr>
        <w:spacing w:line="360" w:lineRule="auto"/>
        <w:rPr>
          <w:b/>
          <w:sz w:val="32"/>
          <w:szCs w:val="32"/>
        </w:rPr>
      </w:pPr>
      <w:r>
        <w:rPr>
          <w:b/>
          <w:sz w:val="32"/>
          <w:szCs w:val="32"/>
        </w:rPr>
        <w:t xml:space="preserve">    </w:t>
      </w:r>
      <w:r w:rsidRPr="00291D83">
        <w:rPr>
          <w:b/>
          <w:sz w:val="32"/>
          <w:szCs w:val="32"/>
        </w:rPr>
        <w:t>RAJIV GANDHI UNIVERSITY OF KNOWLEDGE</w:t>
      </w:r>
    </w:p>
    <w:p w:rsidR="00291D83" w:rsidRPr="00291D83" w:rsidRDefault="00291D83" w:rsidP="00291D83">
      <w:pPr>
        <w:spacing w:line="360" w:lineRule="auto"/>
        <w:rPr>
          <w:b/>
          <w:sz w:val="32"/>
          <w:szCs w:val="32"/>
        </w:rPr>
      </w:pPr>
      <w:r w:rsidRPr="00291D83">
        <w:rPr>
          <w:b/>
          <w:sz w:val="32"/>
          <w:szCs w:val="32"/>
        </w:rPr>
        <w:t xml:space="preserve">                        </w:t>
      </w:r>
      <w:r>
        <w:rPr>
          <w:b/>
          <w:sz w:val="32"/>
          <w:szCs w:val="32"/>
        </w:rPr>
        <w:t xml:space="preserve">       </w:t>
      </w:r>
      <w:r w:rsidRPr="00291D83">
        <w:rPr>
          <w:b/>
          <w:sz w:val="32"/>
          <w:szCs w:val="32"/>
        </w:rPr>
        <w:t xml:space="preserve">TECHNOLOGIES </w:t>
      </w:r>
    </w:p>
    <w:p w:rsidR="00291D83" w:rsidRPr="00AA7EFC" w:rsidRDefault="00291D83" w:rsidP="00291D83">
      <w:pPr>
        <w:rPr>
          <w:b/>
          <w:sz w:val="32"/>
          <w:szCs w:val="32"/>
        </w:rPr>
      </w:pPr>
      <w:r w:rsidRPr="00AA7EFC">
        <w:rPr>
          <w:b/>
          <w:sz w:val="32"/>
          <w:szCs w:val="32"/>
        </w:rPr>
        <w:t>----------------------------------------------------------------------------------</w:t>
      </w:r>
    </w:p>
    <w:p w:rsidR="00291D83" w:rsidRPr="00291D83" w:rsidRDefault="00291D83" w:rsidP="00291D83">
      <w:pPr>
        <w:spacing w:before="85"/>
        <w:ind w:right="2082"/>
        <w:rPr>
          <w:color w:val="000000" w:themeColor="text1"/>
          <w:sz w:val="36"/>
          <w:u w:val="thick" w:color="00AE50"/>
        </w:rPr>
      </w:pPr>
    </w:p>
    <w:p w:rsidR="00291D83" w:rsidRDefault="00291D83" w:rsidP="00B0652B">
      <w:pPr>
        <w:spacing w:before="85"/>
        <w:ind w:right="2082"/>
        <w:rPr>
          <w:b/>
          <w:color w:val="00AE50"/>
          <w:sz w:val="36"/>
          <w:u w:val="thick" w:color="00AE50"/>
        </w:rPr>
      </w:pPr>
    </w:p>
    <w:p w:rsidR="00291D83" w:rsidRDefault="00291D83" w:rsidP="00B0652B">
      <w:pPr>
        <w:spacing w:before="85"/>
        <w:ind w:right="2082"/>
        <w:rPr>
          <w:b/>
          <w:color w:val="00AE50"/>
          <w:sz w:val="36"/>
          <w:u w:val="thick" w:color="00AE50"/>
        </w:rPr>
      </w:pPr>
    </w:p>
    <w:p w:rsidR="00B0652B" w:rsidRPr="009518D9" w:rsidRDefault="00B0652B" w:rsidP="009518D9">
      <w:pPr>
        <w:rPr>
          <w:b/>
          <w:sz w:val="32"/>
          <w:szCs w:val="32"/>
          <w:u w:val="single"/>
        </w:rPr>
      </w:pPr>
      <w:r w:rsidRPr="009518D9">
        <w:rPr>
          <w:b/>
          <w:sz w:val="32"/>
          <w:szCs w:val="32"/>
          <w:u w:val="single"/>
        </w:rPr>
        <w:t>CERTIFICATION</w:t>
      </w:r>
      <w:r w:rsidRPr="009518D9">
        <w:rPr>
          <w:b/>
          <w:spacing w:val="-4"/>
          <w:sz w:val="32"/>
          <w:szCs w:val="32"/>
          <w:u w:val="single"/>
        </w:rPr>
        <w:t xml:space="preserve"> </w:t>
      </w:r>
      <w:r w:rsidRPr="009518D9">
        <w:rPr>
          <w:b/>
          <w:sz w:val="32"/>
          <w:szCs w:val="32"/>
          <w:u w:val="single"/>
        </w:rPr>
        <w:t>OF</w:t>
      </w:r>
      <w:r w:rsidRPr="009518D9">
        <w:rPr>
          <w:b/>
          <w:spacing w:val="-2"/>
          <w:sz w:val="32"/>
          <w:szCs w:val="32"/>
          <w:u w:val="single"/>
        </w:rPr>
        <w:t xml:space="preserve"> </w:t>
      </w:r>
      <w:r w:rsidRPr="009518D9">
        <w:rPr>
          <w:b/>
          <w:sz w:val="32"/>
          <w:szCs w:val="32"/>
          <w:u w:val="single"/>
        </w:rPr>
        <w:t>COMPLETION</w:t>
      </w:r>
    </w:p>
    <w:p w:rsidR="0014391F" w:rsidRDefault="0014391F" w:rsidP="00397E0D"/>
    <w:p w:rsidR="003E1043" w:rsidRDefault="003E1043" w:rsidP="003E1043">
      <w:pPr>
        <w:spacing w:after="160"/>
        <w:jc w:val="both"/>
        <w:rPr>
          <w:sz w:val="24"/>
          <w:szCs w:val="24"/>
        </w:rPr>
      </w:pPr>
    </w:p>
    <w:p w:rsidR="00B0652B" w:rsidRPr="00397E0D" w:rsidRDefault="00B0652B" w:rsidP="00D54778">
      <w:pPr>
        <w:spacing w:after="160" w:line="276" w:lineRule="auto"/>
        <w:jc w:val="both"/>
        <w:rPr>
          <w:sz w:val="24"/>
          <w:szCs w:val="24"/>
        </w:rPr>
      </w:pPr>
      <w:r w:rsidRPr="00397E0D">
        <w:rPr>
          <w:sz w:val="24"/>
          <w:szCs w:val="24"/>
        </w:rPr>
        <w:t>This</w:t>
      </w:r>
      <w:r w:rsidRPr="00397E0D">
        <w:rPr>
          <w:spacing w:val="1"/>
          <w:sz w:val="24"/>
          <w:szCs w:val="24"/>
        </w:rPr>
        <w:t xml:space="preserve"> </w:t>
      </w:r>
      <w:r w:rsidRPr="00397E0D">
        <w:rPr>
          <w:sz w:val="24"/>
          <w:szCs w:val="24"/>
        </w:rPr>
        <w:t>is</w:t>
      </w:r>
      <w:r w:rsidRPr="00397E0D">
        <w:rPr>
          <w:spacing w:val="1"/>
          <w:sz w:val="24"/>
          <w:szCs w:val="24"/>
        </w:rPr>
        <w:t xml:space="preserve"> </w:t>
      </w:r>
      <w:r w:rsidRPr="00397E0D">
        <w:rPr>
          <w:sz w:val="24"/>
          <w:szCs w:val="24"/>
        </w:rPr>
        <w:t>to</w:t>
      </w:r>
      <w:r w:rsidRPr="00397E0D">
        <w:rPr>
          <w:spacing w:val="1"/>
          <w:sz w:val="24"/>
          <w:szCs w:val="24"/>
        </w:rPr>
        <w:t xml:space="preserve"> </w:t>
      </w:r>
      <w:r w:rsidRPr="00397E0D">
        <w:rPr>
          <w:sz w:val="24"/>
          <w:szCs w:val="24"/>
        </w:rPr>
        <w:t>certify</w:t>
      </w:r>
      <w:r w:rsidRPr="00397E0D">
        <w:rPr>
          <w:spacing w:val="1"/>
          <w:sz w:val="24"/>
          <w:szCs w:val="24"/>
        </w:rPr>
        <w:t xml:space="preserve"> </w:t>
      </w:r>
      <w:r w:rsidRPr="00397E0D">
        <w:rPr>
          <w:sz w:val="24"/>
          <w:szCs w:val="24"/>
        </w:rPr>
        <w:t>that</w:t>
      </w:r>
      <w:r w:rsidRPr="00397E0D">
        <w:rPr>
          <w:spacing w:val="1"/>
          <w:sz w:val="24"/>
          <w:szCs w:val="24"/>
        </w:rPr>
        <w:t xml:space="preserve"> </w:t>
      </w:r>
      <w:r w:rsidRPr="00397E0D">
        <w:rPr>
          <w:sz w:val="24"/>
          <w:szCs w:val="24"/>
        </w:rPr>
        <w:t>the</w:t>
      </w:r>
      <w:r w:rsidRPr="00397E0D">
        <w:rPr>
          <w:spacing w:val="1"/>
          <w:sz w:val="24"/>
          <w:szCs w:val="24"/>
        </w:rPr>
        <w:t xml:space="preserve"> </w:t>
      </w:r>
      <w:r w:rsidRPr="00397E0D">
        <w:rPr>
          <w:sz w:val="24"/>
          <w:szCs w:val="24"/>
        </w:rPr>
        <w:t>thesis</w:t>
      </w:r>
      <w:r w:rsidRPr="00397E0D">
        <w:rPr>
          <w:spacing w:val="1"/>
          <w:sz w:val="24"/>
          <w:szCs w:val="24"/>
        </w:rPr>
        <w:t xml:space="preserve"> </w:t>
      </w:r>
      <w:r w:rsidRPr="00397E0D">
        <w:rPr>
          <w:sz w:val="24"/>
          <w:szCs w:val="24"/>
        </w:rPr>
        <w:t>work</w:t>
      </w:r>
      <w:r w:rsidRPr="00397E0D">
        <w:rPr>
          <w:spacing w:val="1"/>
          <w:sz w:val="24"/>
          <w:szCs w:val="24"/>
        </w:rPr>
        <w:t xml:space="preserve"> </w:t>
      </w:r>
      <w:r w:rsidRPr="00397E0D">
        <w:rPr>
          <w:sz w:val="24"/>
          <w:szCs w:val="24"/>
        </w:rPr>
        <w:t>titled</w:t>
      </w:r>
      <w:r w:rsidRPr="00397E0D">
        <w:rPr>
          <w:spacing w:val="1"/>
          <w:sz w:val="24"/>
          <w:szCs w:val="24"/>
        </w:rPr>
        <w:t xml:space="preserve"> </w:t>
      </w:r>
      <w:r w:rsidRPr="00397E0D">
        <w:rPr>
          <w:sz w:val="24"/>
          <w:szCs w:val="24"/>
        </w:rPr>
        <w:t>“</w:t>
      </w:r>
      <w:r w:rsidRPr="00D613C9">
        <w:rPr>
          <w:b/>
          <w:sz w:val="24"/>
          <w:szCs w:val="24"/>
        </w:rPr>
        <w:t>Sign</w:t>
      </w:r>
      <w:r w:rsidR="00D613C9" w:rsidRPr="00D613C9">
        <w:rPr>
          <w:b/>
          <w:sz w:val="24"/>
          <w:szCs w:val="24"/>
        </w:rPr>
        <w:t xml:space="preserve"> </w:t>
      </w:r>
      <w:r w:rsidRPr="00D613C9">
        <w:rPr>
          <w:b/>
          <w:sz w:val="24"/>
          <w:szCs w:val="24"/>
        </w:rPr>
        <w:t>Sense</w:t>
      </w:r>
      <w:r w:rsidR="00D613C9" w:rsidRPr="00D613C9">
        <w:rPr>
          <w:b/>
          <w:sz w:val="24"/>
          <w:szCs w:val="24"/>
        </w:rPr>
        <w:t xml:space="preserve"> System Using Convolutional Neural</w:t>
      </w:r>
      <w:r w:rsidR="00D613C9">
        <w:rPr>
          <w:sz w:val="24"/>
          <w:szCs w:val="24"/>
        </w:rPr>
        <w:t xml:space="preserve"> </w:t>
      </w:r>
      <w:r w:rsidR="00D613C9" w:rsidRPr="00D613C9">
        <w:rPr>
          <w:b/>
          <w:sz w:val="24"/>
          <w:szCs w:val="24"/>
        </w:rPr>
        <w:t xml:space="preserve">Network </w:t>
      </w:r>
      <w:proofErr w:type="spellStart"/>
      <w:r w:rsidR="00D613C9" w:rsidRPr="00D613C9">
        <w:rPr>
          <w:b/>
          <w:sz w:val="24"/>
          <w:szCs w:val="24"/>
        </w:rPr>
        <w:t>Algorithm</w:t>
      </w:r>
      <w:r w:rsidRPr="00397E0D">
        <w:rPr>
          <w:sz w:val="24"/>
          <w:szCs w:val="24"/>
        </w:rPr>
        <w:t>”</w:t>
      </w:r>
      <w:r w:rsidR="00D613C9">
        <w:rPr>
          <w:spacing w:val="1"/>
          <w:sz w:val="24"/>
          <w:szCs w:val="24"/>
        </w:rPr>
        <w:t>,</w:t>
      </w:r>
      <w:r w:rsidRPr="00397E0D">
        <w:rPr>
          <w:sz w:val="24"/>
          <w:szCs w:val="24"/>
        </w:rPr>
        <w:t>was</w:t>
      </w:r>
      <w:proofErr w:type="spellEnd"/>
      <w:r w:rsidRPr="00397E0D">
        <w:rPr>
          <w:spacing w:val="1"/>
          <w:sz w:val="24"/>
          <w:szCs w:val="24"/>
        </w:rPr>
        <w:t xml:space="preserve"> </w:t>
      </w:r>
      <w:r w:rsidRPr="00397E0D">
        <w:rPr>
          <w:sz w:val="24"/>
          <w:szCs w:val="24"/>
        </w:rPr>
        <w:t>successfully</w:t>
      </w:r>
      <w:r w:rsidRPr="00397E0D">
        <w:rPr>
          <w:spacing w:val="1"/>
          <w:sz w:val="24"/>
          <w:szCs w:val="24"/>
        </w:rPr>
        <w:t xml:space="preserve"> </w:t>
      </w:r>
      <w:r w:rsidRPr="00397E0D">
        <w:rPr>
          <w:sz w:val="24"/>
          <w:szCs w:val="24"/>
        </w:rPr>
        <w:t>completed</w:t>
      </w:r>
      <w:r w:rsidRPr="00397E0D">
        <w:rPr>
          <w:spacing w:val="1"/>
          <w:sz w:val="24"/>
          <w:szCs w:val="24"/>
        </w:rPr>
        <w:t xml:space="preserve"> </w:t>
      </w:r>
      <w:r w:rsidRPr="00397E0D">
        <w:rPr>
          <w:sz w:val="24"/>
          <w:szCs w:val="24"/>
        </w:rPr>
        <w:t>by</w:t>
      </w:r>
      <w:r w:rsidRPr="00397E0D">
        <w:rPr>
          <w:spacing w:val="1"/>
          <w:sz w:val="24"/>
          <w:szCs w:val="24"/>
        </w:rPr>
        <w:t xml:space="preserve"> </w:t>
      </w:r>
      <w:r w:rsidRPr="00D613C9">
        <w:rPr>
          <w:b/>
          <w:sz w:val="24"/>
          <w:szCs w:val="24"/>
        </w:rPr>
        <w:t>K</w:t>
      </w:r>
      <w:r w:rsidR="0014391F" w:rsidRPr="00D613C9">
        <w:rPr>
          <w:b/>
          <w:spacing w:val="1"/>
          <w:sz w:val="24"/>
          <w:szCs w:val="24"/>
        </w:rPr>
        <w:t>.</w:t>
      </w:r>
      <w:r w:rsidRPr="00D613C9">
        <w:rPr>
          <w:b/>
          <w:sz w:val="24"/>
          <w:szCs w:val="24"/>
        </w:rPr>
        <w:t>LAVANYA</w:t>
      </w:r>
      <w:r w:rsidR="00836BDA" w:rsidRPr="00D613C9">
        <w:rPr>
          <w:b/>
          <w:sz w:val="24"/>
          <w:szCs w:val="24"/>
        </w:rPr>
        <w:t xml:space="preserve"> </w:t>
      </w:r>
      <w:r w:rsidRPr="00D613C9">
        <w:rPr>
          <w:b/>
          <w:sz w:val="24"/>
          <w:szCs w:val="24"/>
        </w:rPr>
        <w:t>(S180198),</w:t>
      </w:r>
      <w:r w:rsidRPr="00397E0D">
        <w:rPr>
          <w:spacing w:val="2"/>
          <w:sz w:val="24"/>
          <w:szCs w:val="24"/>
        </w:rPr>
        <w:t xml:space="preserve"> </w:t>
      </w:r>
      <w:r w:rsidR="0014391F" w:rsidRPr="00D613C9">
        <w:rPr>
          <w:b/>
          <w:sz w:val="24"/>
          <w:szCs w:val="24"/>
        </w:rPr>
        <w:t>M.</w:t>
      </w:r>
      <w:r w:rsidRPr="00D613C9">
        <w:rPr>
          <w:b/>
          <w:sz w:val="24"/>
          <w:szCs w:val="24"/>
        </w:rPr>
        <w:t>MANIKANTA</w:t>
      </w:r>
      <w:r w:rsidR="00836BDA" w:rsidRPr="00D613C9">
        <w:rPr>
          <w:b/>
          <w:sz w:val="24"/>
          <w:szCs w:val="24"/>
        </w:rPr>
        <w:t xml:space="preserve"> </w:t>
      </w:r>
      <w:r w:rsidR="0014391F" w:rsidRPr="00D613C9">
        <w:rPr>
          <w:b/>
          <w:sz w:val="24"/>
          <w:szCs w:val="24"/>
        </w:rPr>
        <w:t>(S180981</w:t>
      </w:r>
      <w:r w:rsidR="00836BDA" w:rsidRPr="00D613C9">
        <w:rPr>
          <w:b/>
          <w:sz w:val="24"/>
          <w:szCs w:val="24"/>
        </w:rPr>
        <w:t>)</w:t>
      </w:r>
      <w:r w:rsidRPr="00D613C9">
        <w:rPr>
          <w:b/>
          <w:sz w:val="24"/>
          <w:szCs w:val="24"/>
        </w:rPr>
        <w:t>,G JYOSTHNA(S180845)</w:t>
      </w:r>
      <w:r w:rsidRPr="00397E0D">
        <w:rPr>
          <w:sz w:val="24"/>
          <w:szCs w:val="24"/>
        </w:rPr>
        <w:t>. In partial fulfilment of the requirements for the Major</w:t>
      </w:r>
      <w:r w:rsidRPr="00397E0D">
        <w:rPr>
          <w:spacing w:val="1"/>
          <w:sz w:val="24"/>
          <w:szCs w:val="24"/>
        </w:rPr>
        <w:t xml:space="preserve"> </w:t>
      </w:r>
      <w:r w:rsidRPr="00397E0D">
        <w:rPr>
          <w:sz w:val="24"/>
          <w:szCs w:val="24"/>
        </w:rPr>
        <w:t xml:space="preserve">Project in Computer Science and Engineering of </w:t>
      </w:r>
      <w:r w:rsidRPr="00D613C9">
        <w:rPr>
          <w:b/>
          <w:sz w:val="24"/>
          <w:szCs w:val="24"/>
        </w:rPr>
        <w:t>Rajiv Gandhi</w:t>
      </w:r>
      <w:r w:rsidRPr="00397E0D">
        <w:rPr>
          <w:sz w:val="24"/>
          <w:szCs w:val="24"/>
        </w:rPr>
        <w:t xml:space="preserve"> </w:t>
      </w:r>
      <w:r w:rsidRPr="00D613C9">
        <w:rPr>
          <w:b/>
          <w:sz w:val="24"/>
          <w:szCs w:val="24"/>
        </w:rPr>
        <w:t>University of</w:t>
      </w:r>
      <w:r w:rsidRPr="00D613C9">
        <w:rPr>
          <w:b/>
          <w:spacing w:val="1"/>
          <w:sz w:val="24"/>
          <w:szCs w:val="24"/>
        </w:rPr>
        <w:t xml:space="preserve"> </w:t>
      </w:r>
      <w:r w:rsidRPr="00D613C9">
        <w:rPr>
          <w:b/>
          <w:sz w:val="24"/>
          <w:szCs w:val="24"/>
        </w:rPr>
        <w:t>Knowledge Technologies</w:t>
      </w:r>
      <w:r w:rsidRPr="00397E0D">
        <w:rPr>
          <w:sz w:val="24"/>
          <w:szCs w:val="24"/>
        </w:rPr>
        <w:t xml:space="preserve"> under my guidance and output of the work carried out</w:t>
      </w:r>
      <w:r w:rsidRPr="00397E0D">
        <w:rPr>
          <w:spacing w:val="-67"/>
          <w:sz w:val="24"/>
          <w:szCs w:val="24"/>
        </w:rPr>
        <w:t xml:space="preserve"> </w:t>
      </w:r>
      <w:r w:rsidRPr="00397E0D">
        <w:rPr>
          <w:sz w:val="24"/>
          <w:szCs w:val="24"/>
        </w:rPr>
        <w:t>is</w:t>
      </w:r>
      <w:r w:rsidRPr="00397E0D">
        <w:rPr>
          <w:spacing w:val="2"/>
          <w:sz w:val="24"/>
          <w:szCs w:val="24"/>
        </w:rPr>
        <w:t xml:space="preserve"> </w:t>
      </w:r>
      <w:r w:rsidRPr="00397E0D">
        <w:rPr>
          <w:sz w:val="24"/>
          <w:szCs w:val="24"/>
        </w:rPr>
        <w:t>satisfactory</w:t>
      </w:r>
      <w:r w:rsidR="0014391F" w:rsidRPr="00397E0D">
        <w:rPr>
          <w:sz w:val="24"/>
          <w:szCs w:val="24"/>
        </w:rPr>
        <w:t>.</w:t>
      </w:r>
    </w:p>
    <w:p w:rsidR="00B0652B" w:rsidRDefault="0014391F" w:rsidP="00397E0D">
      <w:pPr>
        <w:jc w:val="both"/>
        <w:rPr>
          <w:sz w:val="26"/>
        </w:rPr>
      </w:pPr>
      <w:r>
        <w:rPr>
          <w:sz w:val="26"/>
        </w:rPr>
        <w:t xml:space="preserve">  </w:t>
      </w:r>
    </w:p>
    <w:p w:rsidR="0014391F" w:rsidRDefault="0014391F" w:rsidP="00B0652B">
      <w:pPr>
        <w:pStyle w:val="BodyText"/>
        <w:rPr>
          <w:sz w:val="26"/>
        </w:rPr>
      </w:pPr>
    </w:p>
    <w:p w:rsidR="0014391F" w:rsidRDefault="0014391F" w:rsidP="00E3220A">
      <w:pPr>
        <w:pStyle w:val="BodyText"/>
        <w:jc w:val="right"/>
        <w:rPr>
          <w:sz w:val="26"/>
        </w:rPr>
      </w:pPr>
    </w:p>
    <w:p w:rsidR="0014391F" w:rsidRDefault="0014391F" w:rsidP="00B0652B">
      <w:pPr>
        <w:pStyle w:val="BodyText"/>
        <w:rPr>
          <w:sz w:val="26"/>
        </w:rPr>
      </w:pPr>
    </w:p>
    <w:p w:rsidR="0014391F" w:rsidRDefault="0014391F" w:rsidP="00B0652B">
      <w:pPr>
        <w:pStyle w:val="BodyText"/>
        <w:rPr>
          <w:sz w:val="26"/>
        </w:rPr>
      </w:pPr>
    </w:p>
    <w:p w:rsidR="0014391F" w:rsidRDefault="0014391F" w:rsidP="00B0652B">
      <w:pPr>
        <w:pStyle w:val="BodyText"/>
        <w:rPr>
          <w:sz w:val="26"/>
        </w:rPr>
      </w:pPr>
    </w:p>
    <w:p w:rsidR="0014391F" w:rsidRPr="00AA7EFC" w:rsidRDefault="0014391F" w:rsidP="0014391F">
      <w:pPr>
        <w:spacing w:line="276" w:lineRule="auto"/>
        <w:rPr>
          <w:sz w:val="24"/>
          <w:szCs w:val="24"/>
        </w:rPr>
      </w:pPr>
      <w:r w:rsidRPr="00AA7EFC">
        <w:rPr>
          <w:sz w:val="24"/>
          <w:szCs w:val="24"/>
        </w:rPr>
        <w:t>-----------------------------------------------                   ------------------------------</w:t>
      </w:r>
      <w:r w:rsidR="003E1043">
        <w:rPr>
          <w:sz w:val="24"/>
          <w:szCs w:val="24"/>
        </w:rPr>
        <w:t>--------------</w:t>
      </w:r>
    </w:p>
    <w:p w:rsidR="003E1043" w:rsidRPr="00AA7EFC" w:rsidRDefault="0014391F" w:rsidP="003E1043">
      <w:pPr>
        <w:spacing w:line="360" w:lineRule="auto"/>
        <w:rPr>
          <w:sz w:val="24"/>
          <w:szCs w:val="24"/>
        </w:rPr>
      </w:pPr>
      <w:proofErr w:type="spellStart"/>
      <w:r>
        <w:rPr>
          <w:b/>
          <w:sz w:val="24"/>
          <w:szCs w:val="24"/>
        </w:rPr>
        <w:t>Mr.T.ANIL</w:t>
      </w:r>
      <w:proofErr w:type="spellEnd"/>
      <w:r w:rsidRPr="00AA7EFC">
        <w:rPr>
          <w:b/>
          <w:sz w:val="24"/>
          <w:szCs w:val="24"/>
        </w:rPr>
        <w:t xml:space="preserve"> Kumar </w:t>
      </w:r>
      <w:proofErr w:type="spellStart"/>
      <w:r w:rsidRPr="00AA7EFC">
        <w:rPr>
          <w:b/>
          <w:sz w:val="24"/>
          <w:szCs w:val="24"/>
        </w:rPr>
        <w:t>M.Tech</w:t>
      </w:r>
      <w:proofErr w:type="spellEnd"/>
      <w:proofErr w:type="gramStart"/>
      <w:r w:rsidRPr="00AA7EFC">
        <w:rPr>
          <w:b/>
          <w:sz w:val="24"/>
          <w:szCs w:val="24"/>
        </w:rPr>
        <w:t>,(</w:t>
      </w:r>
      <w:proofErr w:type="spellStart"/>
      <w:proofErr w:type="gramEnd"/>
      <w:r w:rsidRPr="00AA7EFC">
        <w:rPr>
          <w:b/>
          <w:sz w:val="24"/>
          <w:szCs w:val="24"/>
        </w:rPr>
        <w:t>Ph.D</w:t>
      </w:r>
      <w:proofErr w:type="spellEnd"/>
      <w:r w:rsidRPr="00AA7EFC">
        <w:rPr>
          <w:b/>
          <w:sz w:val="24"/>
          <w:szCs w:val="24"/>
        </w:rPr>
        <w:t>)</w:t>
      </w:r>
      <w:r w:rsidRPr="00AA7EFC">
        <w:rPr>
          <w:sz w:val="24"/>
          <w:szCs w:val="24"/>
        </w:rPr>
        <w:t xml:space="preserve">                 </w:t>
      </w:r>
      <w:r w:rsidR="003E1043">
        <w:rPr>
          <w:sz w:val="24"/>
          <w:szCs w:val="24"/>
        </w:rPr>
        <w:t xml:space="preserve">    </w:t>
      </w:r>
      <w:proofErr w:type="spellStart"/>
      <w:r w:rsidRPr="00AA7EFC">
        <w:rPr>
          <w:b/>
          <w:sz w:val="24"/>
          <w:szCs w:val="24"/>
        </w:rPr>
        <w:t>Mrs.Ch.</w:t>
      </w:r>
      <w:r w:rsidR="003E1043">
        <w:rPr>
          <w:b/>
          <w:sz w:val="24"/>
          <w:szCs w:val="24"/>
        </w:rPr>
        <w:t>Lakshmi</w:t>
      </w:r>
      <w:proofErr w:type="spellEnd"/>
      <w:r w:rsidR="003E1043">
        <w:rPr>
          <w:b/>
          <w:sz w:val="24"/>
          <w:szCs w:val="24"/>
        </w:rPr>
        <w:t xml:space="preserve"> </w:t>
      </w:r>
      <w:proofErr w:type="spellStart"/>
      <w:r w:rsidR="003E1043">
        <w:rPr>
          <w:b/>
          <w:sz w:val="24"/>
          <w:szCs w:val="24"/>
        </w:rPr>
        <w:t>Bala</w:t>
      </w:r>
      <w:proofErr w:type="spellEnd"/>
      <w:r w:rsidR="003E1043" w:rsidRPr="003E1043">
        <w:rPr>
          <w:b/>
          <w:sz w:val="24"/>
          <w:szCs w:val="24"/>
        </w:rPr>
        <w:t xml:space="preserve"> </w:t>
      </w:r>
      <w:proofErr w:type="spellStart"/>
      <w:r w:rsidR="003E1043" w:rsidRPr="00AA7EFC">
        <w:rPr>
          <w:b/>
          <w:sz w:val="24"/>
          <w:szCs w:val="24"/>
        </w:rPr>
        <w:t>M.Tech</w:t>
      </w:r>
      <w:proofErr w:type="spellEnd"/>
      <w:r w:rsidR="003E1043" w:rsidRPr="00AA7EFC">
        <w:rPr>
          <w:b/>
          <w:sz w:val="24"/>
          <w:szCs w:val="24"/>
        </w:rPr>
        <w:t>,(</w:t>
      </w:r>
      <w:proofErr w:type="spellStart"/>
      <w:r w:rsidR="003E1043" w:rsidRPr="00AA7EFC">
        <w:rPr>
          <w:b/>
          <w:sz w:val="24"/>
          <w:szCs w:val="24"/>
        </w:rPr>
        <w:t>Ph.D</w:t>
      </w:r>
      <w:proofErr w:type="spellEnd"/>
      <w:r w:rsidR="003E1043" w:rsidRPr="00AA7EFC">
        <w:rPr>
          <w:b/>
          <w:sz w:val="24"/>
          <w:szCs w:val="24"/>
        </w:rPr>
        <w:t>)</w:t>
      </w:r>
    </w:p>
    <w:p w:rsidR="0014391F" w:rsidRPr="00AA7EFC" w:rsidRDefault="0014391F" w:rsidP="0014391F">
      <w:pPr>
        <w:spacing w:line="360" w:lineRule="auto"/>
        <w:rPr>
          <w:sz w:val="24"/>
          <w:szCs w:val="24"/>
        </w:rPr>
      </w:pPr>
      <w:r w:rsidRPr="00AA7EFC">
        <w:rPr>
          <w:sz w:val="24"/>
          <w:szCs w:val="24"/>
        </w:rPr>
        <w:t xml:space="preserve">Assistant Professor,                                                </w:t>
      </w:r>
      <w:r w:rsidR="003E1043">
        <w:rPr>
          <w:sz w:val="24"/>
          <w:szCs w:val="24"/>
        </w:rPr>
        <w:t xml:space="preserve"> </w:t>
      </w:r>
      <w:r w:rsidRPr="00AA7EFC">
        <w:rPr>
          <w:sz w:val="24"/>
          <w:szCs w:val="24"/>
        </w:rPr>
        <w:t xml:space="preserve"> Assistant Professor,</w:t>
      </w:r>
    </w:p>
    <w:p w:rsidR="0014391F" w:rsidRPr="00AA7EFC" w:rsidRDefault="0014391F" w:rsidP="0014391F">
      <w:pPr>
        <w:spacing w:line="360" w:lineRule="auto"/>
        <w:rPr>
          <w:sz w:val="24"/>
          <w:szCs w:val="24"/>
        </w:rPr>
      </w:pPr>
      <w:r w:rsidRPr="00AA7EFC">
        <w:rPr>
          <w:sz w:val="24"/>
          <w:szCs w:val="24"/>
        </w:rPr>
        <w:t>Project Guide,</w:t>
      </w:r>
      <w:r w:rsidRPr="00AA7EFC">
        <w:rPr>
          <w:sz w:val="24"/>
          <w:szCs w:val="24"/>
        </w:rPr>
        <w:tab/>
      </w:r>
      <w:r w:rsidRPr="00AA7EFC">
        <w:rPr>
          <w:sz w:val="24"/>
          <w:szCs w:val="24"/>
        </w:rPr>
        <w:tab/>
      </w:r>
      <w:r w:rsidRPr="00AA7EFC">
        <w:rPr>
          <w:sz w:val="24"/>
          <w:szCs w:val="24"/>
        </w:rPr>
        <w:tab/>
      </w:r>
      <w:r w:rsidRPr="00AA7EFC">
        <w:rPr>
          <w:sz w:val="24"/>
          <w:szCs w:val="24"/>
        </w:rPr>
        <w:tab/>
        <w:t xml:space="preserve">                     </w:t>
      </w:r>
      <w:r w:rsidR="003E1043">
        <w:rPr>
          <w:sz w:val="24"/>
          <w:szCs w:val="24"/>
        </w:rPr>
        <w:t xml:space="preserve"> </w:t>
      </w:r>
      <w:r w:rsidRPr="00AA7EFC">
        <w:rPr>
          <w:sz w:val="24"/>
          <w:szCs w:val="24"/>
        </w:rPr>
        <w:t>Head</w:t>
      </w:r>
      <w:r w:rsidRPr="00AA7EFC">
        <w:rPr>
          <w:spacing w:val="-1"/>
          <w:sz w:val="24"/>
          <w:szCs w:val="24"/>
        </w:rPr>
        <w:t xml:space="preserve"> </w:t>
      </w:r>
      <w:r w:rsidRPr="00AA7EFC">
        <w:rPr>
          <w:sz w:val="24"/>
          <w:szCs w:val="24"/>
        </w:rPr>
        <w:t>of</w:t>
      </w:r>
      <w:r w:rsidRPr="00AA7EFC">
        <w:rPr>
          <w:spacing w:val="-1"/>
          <w:sz w:val="24"/>
          <w:szCs w:val="24"/>
        </w:rPr>
        <w:t xml:space="preserve"> </w:t>
      </w:r>
      <w:r w:rsidRPr="00AA7EFC">
        <w:rPr>
          <w:sz w:val="24"/>
          <w:szCs w:val="24"/>
        </w:rPr>
        <w:t>the</w:t>
      </w:r>
      <w:r w:rsidRPr="00AA7EFC">
        <w:rPr>
          <w:spacing w:val="-2"/>
          <w:sz w:val="24"/>
          <w:szCs w:val="24"/>
        </w:rPr>
        <w:t xml:space="preserve"> </w:t>
      </w:r>
      <w:r w:rsidRPr="00AA7EFC">
        <w:rPr>
          <w:sz w:val="24"/>
          <w:szCs w:val="24"/>
        </w:rPr>
        <w:t>Department,</w:t>
      </w:r>
    </w:p>
    <w:p w:rsidR="0014391F" w:rsidRPr="00AA7EFC" w:rsidRDefault="0014391F" w:rsidP="0014391F">
      <w:pPr>
        <w:spacing w:line="360" w:lineRule="auto"/>
        <w:rPr>
          <w:sz w:val="24"/>
          <w:szCs w:val="24"/>
        </w:rPr>
      </w:pPr>
      <w:r w:rsidRPr="00AA7EFC">
        <w:rPr>
          <w:sz w:val="24"/>
          <w:szCs w:val="24"/>
        </w:rPr>
        <w:t>Department of CSE,                                                 Department of CSE,</w:t>
      </w:r>
    </w:p>
    <w:p w:rsidR="0014391F" w:rsidRPr="00AA7EFC" w:rsidRDefault="0014391F" w:rsidP="0014391F">
      <w:pPr>
        <w:spacing w:line="360" w:lineRule="auto"/>
        <w:rPr>
          <w:sz w:val="24"/>
          <w:szCs w:val="24"/>
        </w:rPr>
      </w:pPr>
      <w:r w:rsidRPr="00AA7EFC">
        <w:rPr>
          <w:sz w:val="24"/>
          <w:szCs w:val="24"/>
        </w:rPr>
        <w:t>RGUKT-SKLM</w:t>
      </w:r>
      <w:r w:rsidR="00D613C9">
        <w:rPr>
          <w:sz w:val="24"/>
          <w:szCs w:val="24"/>
        </w:rPr>
        <w:t>.</w:t>
      </w:r>
      <w:r w:rsidRPr="00AA7EFC">
        <w:rPr>
          <w:sz w:val="24"/>
          <w:szCs w:val="24"/>
        </w:rPr>
        <w:tab/>
      </w:r>
      <w:r w:rsidRPr="00AA7EFC">
        <w:rPr>
          <w:sz w:val="24"/>
          <w:szCs w:val="24"/>
        </w:rPr>
        <w:tab/>
      </w:r>
      <w:r w:rsidRPr="00AA7EFC">
        <w:rPr>
          <w:sz w:val="24"/>
          <w:szCs w:val="24"/>
        </w:rPr>
        <w:tab/>
      </w:r>
      <w:r w:rsidRPr="00AA7EFC">
        <w:rPr>
          <w:sz w:val="24"/>
          <w:szCs w:val="24"/>
        </w:rPr>
        <w:tab/>
        <w:t xml:space="preserve">         </w:t>
      </w:r>
      <w:r w:rsidR="003E1043">
        <w:rPr>
          <w:sz w:val="24"/>
          <w:szCs w:val="24"/>
        </w:rPr>
        <w:t xml:space="preserve"> </w:t>
      </w:r>
      <w:r w:rsidRPr="00AA7EFC">
        <w:rPr>
          <w:sz w:val="24"/>
          <w:szCs w:val="24"/>
        </w:rPr>
        <w:t>RGUKT- SKLM</w:t>
      </w:r>
      <w:r w:rsidR="00D613C9">
        <w:rPr>
          <w:sz w:val="24"/>
          <w:szCs w:val="24"/>
        </w:rPr>
        <w:t>.</w:t>
      </w:r>
    </w:p>
    <w:p w:rsidR="0014391F" w:rsidRDefault="0014391F" w:rsidP="00B0652B">
      <w:pPr>
        <w:pStyle w:val="BodyText"/>
        <w:rPr>
          <w:sz w:val="26"/>
        </w:rPr>
      </w:pPr>
    </w:p>
    <w:p w:rsidR="00B0652B" w:rsidRDefault="00B0652B" w:rsidP="00B0652B">
      <w:pPr>
        <w:pStyle w:val="BodyText"/>
        <w:rPr>
          <w:sz w:val="26"/>
        </w:rPr>
      </w:pPr>
    </w:p>
    <w:p w:rsidR="00B0652B" w:rsidRDefault="00B0652B" w:rsidP="00B0652B">
      <w:pPr>
        <w:pStyle w:val="BodyText"/>
        <w:rPr>
          <w:sz w:val="26"/>
        </w:rPr>
      </w:pPr>
    </w:p>
    <w:p w:rsidR="00B0652B" w:rsidRDefault="00B0652B" w:rsidP="00B0652B">
      <w:pPr>
        <w:pStyle w:val="BodyText"/>
        <w:rPr>
          <w:sz w:val="26"/>
        </w:rPr>
      </w:pPr>
    </w:p>
    <w:p w:rsidR="00B0652B" w:rsidRDefault="00B0652B" w:rsidP="00B0652B">
      <w:pPr>
        <w:pStyle w:val="BodyText"/>
        <w:rPr>
          <w:sz w:val="26"/>
        </w:rPr>
      </w:pPr>
    </w:p>
    <w:p w:rsidR="00B0652B" w:rsidRDefault="00B0652B" w:rsidP="00B0652B">
      <w:pPr>
        <w:pStyle w:val="BodyText"/>
        <w:rPr>
          <w:sz w:val="26"/>
        </w:rPr>
      </w:pPr>
    </w:p>
    <w:p w:rsidR="00B0652B" w:rsidRDefault="00B0652B" w:rsidP="00B0652B">
      <w:pPr>
        <w:pStyle w:val="BodyText"/>
        <w:rPr>
          <w:sz w:val="26"/>
        </w:rPr>
      </w:pPr>
    </w:p>
    <w:p w:rsidR="00B0652B" w:rsidRDefault="00B0652B" w:rsidP="00B0652B">
      <w:pPr>
        <w:pStyle w:val="BodyText"/>
        <w:rPr>
          <w:sz w:val="26"/>
        </w:rPr>
      </w:pPr>
    </w:p>
    <w:p w:rsidR="00B0652B" w:rsidRDefault="00B0652B" w:rsidP="00B0652B">
      <w:pPr>
        <w:pStyle w:val="BodyText"/>
        <w:spacing w:before="10"/>
        <w:rPr>
          <w:sz w:val="23"/>
        </w:rPr>
      </w:pPr>
    </w:p>
    <w:p w:rsidR="0019616D" w:rsidRDefault="0019616D" w:rsidP="003D3FF7">
      <w:pPr>
        <w:widowControl/>
        <w:autoSpaceDE/>
        <w:autoSpaceDN/>
        <w:spacing w:after="160" w:line="259" w:lineRule="auto"/>
        <w:jc w:val="center"/>
        <w:rPr>
          <w:sz w:val="24"/>
          <w:u w:val="single"/>
        </w:rPr>
      </w:pPr>
    </w:p>
    <w:p w:rsidR="00836BDA" w:rsidRDefault="00836BDA" w:rsidP="003D3FF7">
      <w:pPr>
        <w:widowControl/>
        <w:autoSpaceDE/>
        <w:autoSpaceDN/>
        <w:spacing w:after="160" w:line="259" w:lineRule="auto"/>
        <w:jc w:val="center"/>
        <w:rPr>
          <w:rFonts w:ascii="Cambria"/>
          <w:b/>
          <w:color w:val="00AF50"/>
          <w:spacing w:val="-1"/>
          <w:sz w:val="28"/>
          <w:u w:val="thick" w:color="00AF50"/>
        </w:rPr>
      </w:pPr>
    </w:p>
    <w:p w:rsidR="00B0652B" w:rsidRPr="005C6743" w:rsidRDefault="003D3FF7" w:rsidP="005C6743">
      <w:pPr>
        <w:jc w:val="center"/>
        <w:rPr>
          <w:b/>
          <w:sz w:val="32"/>
          <w:szCs w:val="32"/>
          <w:u w:val="single"/>
        </w:rPr>
      </w:pPr>
      <w:r w:rsidRPr="005C6743">
        <w:rPr>
          <w:b/>
          <w:spacing w:val="-1"/>
          <w:sz w:val="32"/>
          <w:szCs w:val="32"/>
          <w:u w:val="single"/>
        </w:rPr>
        <w:t>CERTIFICATE</w:t>
      </w:r>
      <w:r w:rsidRPr="005C6743">
        <w:rPr>
          <w:b/>
          <w:spacing w:val="-11"/>
          <w:sz w:val="32"/>
          <w:szCs w:val="32"/>
          <w:u w:val="single"/>
        </w:rPr>
        <w:t xml:space="preserve"> </w:t>
      </w:r>
      <w:r w:rsidRPr="005C6743">
        <w:rPr>
          <w:b/>
          <w:sz w:val="32"/>
          <w:szCs w:val="32"/>
          <w:u w:val="single"/>
        </w:rPr>
        <w:t>OF</w:t>
      </w:r>
      <w:r w:rsidRPr="005C6743">
        <w:rPr>
          <w:b/>
          <w:spacing w:val="-14"/>
          <w:sz w:val="32"/>
          <w:szCs w:val="32"/>
          <w:u w:val="single"/>
        </w:rPr>
        <w:t xml:space="preserve"> </w:t>
      </w:r>
      <w:r w:rsidRPr="005C6743">
        <w:rPr>
          <w:b/>
          <w:sz w:val="32"/>
          <w:szCs w:val="32"/>
          <w:u w:val="single"/>
        </w:rPr>
        <w:t>EXAMINATION</w:t>
      </w:r>
    </w:p>
    <w:p w:rsidR="0019616D" w:rsidRDefault="0019616D" w:rsidP="0019616D">
      <w:pPr>
        <w:tabs>
          <w:tab w:val="left" w:pos="1401"/>
          <w:tab w:val="left" w:pos="3000"/>
          <w:tab w:val="left" w:pos="7535"/>
        </w:tabs>
        <w:spacing w:before="90" w:line="360" w:lineRule="auto"/>
        <w:ind w:right="1597"/>
        <w:jc w:val="both"/>
        <w:rPr>
          <w:rFonts w:ascii="Cambria"/>
          <w:b/>
          <w:color w:val="00AF50"/>
          <w:sz w:val="28"/>
          <w:u w:val="thick" w:color="00AF50"/>
        </w:rPr>
      </w:pPr>
    </w:p>
    <w:p w:rsidR="00836BDA" w:rsidRDefault="0019616D" w:rsidP="00DF2DAF">
      <w:pPr>
        <w:pStyle w:val="NoSpacing"/>
        <w:jc w:val="both"/>
      </w:pPr>
      <w:r>
        <w:t xml:space="preserve">                      </w:t>
      </w:r>
    </w:p>
    <w:p w:rsidR="003D3FF7" w:rsidRPr="003D3FF7" w:rsidRDefault="0019616D" w:rsidP="00D54778">
      <w:pPr>
        <w:pStyle w:val="NoSpacing"/>
        <w:spacing w:line="276" w:lineRule="auto"/>
        <w:jc w:val="both"/>
        <w:rPr>
          <w:b/>
        </w:rPr>
      </w:pPr>
      <w:r>
        <w:t xml:space="preserve"> </w:t>
      </w:r>
      <w:r w:rsidR="00836BDA">
        <w:t xml:space="preserve">           </w:t>
      </w:r>
      <w:r w:rsidR="003D3FF7">
        <w:t>This</w:t>
      </w:r>
      <w:r w:rsidR="003D3FF7">
        <w:rPr>
          <w:spacing w:val="60"/>
        </w:rPr>
        <w:t xml:space="preserve"> </w:t>
      </w:r>
      <w:r w:rsidR="003D3FF7">
        <w:t>is to</w:t>
      </w:r>
      <w:r w:rsidR="003D3FF7">
        <w:rPr>
          <w:spacing w:val="60"/>
        </w:rPr>
        <w:t xml:space="preserve"> </w:t>
      </w:r>
      <w:r w:rsidR="003D3FF7">
        <w:t>certify that</w:t>
      </w:r>
      <w:r w:rsidR="003D3FF7">
        <w:rPr>
          <w:spacing w:val="60"/>
        </w:rPr>
        <w:t xml:space="preserve"> </w:t>
      </w:r>
      <w:r w:rsidR="003D3FF7">
        <w:t>the</w:t>
      </w:r>
      <w:r w:rsidR="003D3FF7">
        <w:rPr>
          <w:spacing w:val="60"/>
        </w:rPr>
        <w:t xml:space="preserve"> </w:t>
      </w:r>
      <w:r w:rsidR="003D3FF7">
        <w:t>work entitled,</w:t>
      </w:r>
      <w:r w:rsidR="003D3FF7">
        <w:rPr>
          <w:spacing w:val="60"/>
        </w:rPr>
        <w:t xml:space="preserve"> </w:t>
      </w:r>
      <w:r w:rsidR="003D3FF7">
        <w:t>“</w:t>
      </w:r>
      <w:r w:rsidR="003D3FF7">
        <w:rPr>
          <w:b/>
        </w:rPr>
        <w:t>SIGN SENSE</w:t>
      </w:r>
      <w:r w:rsidR="00D613C9">
        <w:rPr>
          <w:b/>
        </w:rPr>
        <w:t xml:space="preserve"> SYSTEM USING CONVOLUTIONAL NEURAL NETWORK ALGORITHM</w:t>
      </w:r>
      <w:r>
        <w:rPr>
          <w:b/>
          <w:spacing w:val="60"/>
        </w:rPr>
        <w:t>”</w:t>
      </w:r>
      <w:r w:rsidR="003D3FF7">
        <w:rPr>
          <w:b/>
          <w:spacing w:val="60"/>
        </w:rPr>
        <w:t xml:space="preserve"> </w:t>
      </w:r>
      <w:r w:rsidR="003D3FF7">
        <w:t>is work</w:t>
      </w:r>
      <w:r w:rsidR="003D3FF7">
        <w:rPr>
          <w:spacing w:val="1"/>
        </w:rPr>
        <w:t xml:space="preserve"> </w:t>
      </w:r>
      <w:proofErr w:type="gramStart"/>
      <w:r w:rsidR="003D3FF7">
        <w:t xml:space="preserve">of </w:t>
      </w:r>
      <w:r w:rsidR="00DF2DAF">
        <w:t xml:space="preserve"> </w:t>
      </w:r>
      <w:r w:rsidR="003D3FF7" w:rsidRPr="003D3FF7">
        <w:rPr>
          <w:b/>
        </w:rPr>
        <w:t>K</w:t>
      </w:r>
      <w:r w:rsidR="00DF2DAF">
        <w:rPr>
          <w:b/>
        </w:rPr>
        <w:t>AROTHU</w:t>
      </w:r>
      <w:proofErr w:type="gramEnd"/>
      <w:r w:rsidR="00DF2DAF">
        <w:rPr>
          <w:b/>
        </w:rPr>
        <w:t xml:space="preserve"> </w:t>
      </w:r>
      <w:r w:rsidR="003D3FF7" w:rsidRPr="003D3FF7">
        <w:rPr>
          <w:b/>
        </w:rPr>
        <w:t>LAVANYA(S180198),</w:t>
      </w:r>
      <w:r w:rsidR="00DF2DAF">
        <w:rPr>
          <w:b/>
        </w:rPr>
        <w:t xml:space="preserve"> MEESALA </w:t>
      </w:r>
      <w:r w:rsidR="003D3FF7">
        <w:rPr>
          <w:b/>
        </w:rPr>
        <w:t>MANIKANTA</w:t>
      </w:r>
      <w:r w:rsidR="00DF2DAF">
        <w:rPr>
          <w:b/>
        </w:rPr>
        <w:t xml:space="preserve">(S180918), G </w:t>
      </w:r>
      <w:r w:rsidR="003D3FF7">
        <w:rPr>
          <w:b/>
        </w:rPr>
        <w:t xml:space="preserve">JYOSTHNA(S180845) ” </w:t>
      </w:r>
      <w:r w:rsidR="003D3FF7">
        <w:t>and here by accord our</w:t>
      </w:r>
      <w:r w:rsidR="003D3FF7">
        <w:rPr>
          <w:spacing w:val="1"/>
        </w:rPr>
        <w:t xml:space="preserve"> </w:t>
      </w:r>
      <w:r w:rsidR="003D3FF7">
        <w:t>approval of it as a study carried out and presented in a manner required for its</w:t>
      </w:r>
      <w:r w:rsidR="003D3FF7">
        <w:rPr>
          <w:spacing w:val="1"/>
        </w:rPr>
        <w:t xml:space="preserve"> </w:t>
      </w:r>
      <w:r w:rsidR="003D3FF7">
        <w:t>acceptance</w:t>
      </w:r>
      <w:r w:rsidR="003D3FF7">
        <w:rPr>
          <w:spacing w:val="1"/>
        </w:rPr>
        <w:t xml:space="preserve"> </w:t>
      </w:r>
      <w:r w:rsidR="003D3FF7">
        <w:t>in</w:t>
      </w:r>
      <w:r w:rsidR="003D3FF7">
        <w:rPr>
          <w:spacing w:val="1"/>
        </w:rPr>
        <w:t xml:space="preserve"> </w:t>
      </w:r>
      <w:r w:rsidR="003D3FF7">
        <w:t>final</w:t>
      </w:r>
      <w:r w:rsidR="003D3FF7">
        <w:rPr>
          <w:spacing w:val="1"/>
        </w:rPr>
        <w:t xml:space="preserve"> </w:t>
      </w:r>
      <w:r w:rsidR="003D3FF7">
        <w:t>year</w:t>
      </w:r>
      <w:r w:rsidR="003D3FF7">
        <w:rPr>
          <w:spacing w:val="1"/>
        </w:rPr>
        <w:t xml:space="preserve"> </w:t>
      </w:r>
      <w:r w:rsidR="003D3FF7">
        <w:t>of</w:t>
      </w:r>
      <w:r w:rsidR="003D3FF7">
        <w:rPr>
          <w:spacing w:val="1"/>
        </w:rPr>
        <w:t xml:space="preserve">  </w:t>
      </w:r>
      <w:r w:rsidR="003D3FF7">
        <w:rPr>
          <w:b/>
        </w:rPr>
        <w:t>Bachelor</w:t>
      </w:r>
      <w:r w:rsidR="003D3FF7">
        <w:rPr>
          <w:b/>
          <w:spacing w:val="1"/>
        </w:rPr>
        <w:t xml:space="preserve"> </w:t>
      </w:r>
      <w:r w:rsidR="003D3FF7">
        <w:rPr>
          <w:b/>
        </w:rPr>
        <w:t>of</w:t>
      </w:r>
      <w:r w:rsidR="003D3FF7">
        <w:rPr>
          <w:b/>
          <w:spacing w:val="1"/>
        </w:rPr>
        <w:t xml:space="preserve"> </w:t>
      </w:r>
      <w:r w:rsidR="003D3FF7">
        <w:rPr>
          <w:b/>
        </w:rPr>
        <w:t>Technology</w:t>
      </w:r>
      <w:r w:rsidR="003D3FF7">
        <w:rPr>
          <w:b/>
          <w:spacing w:val="1"/>
        </w:rPr>
        <w:t xml:space="preserve"> </w:t>
      </w:r>
      <w:r w:rsidR="003D3FF7">
        <w:t>for</w:t>
      </w:r>
      <w:r w:rsidR="003D3FF7">
        <w:rPr>
          <w:spacing w:val="1"/>
        </w:rPr>
        <w:t xml:space="preserve"> </w:t>
      </w:r>
      <w:r w:rsidR="003D3FF7">
        <w:t>which</w:t>
      </w:r>
      <w:r w:rsidR="003D3FF7">
        <w:rPr>
          <w:spacing w:val="1"/>
        </w:rPr>
        <w:t xml:space="preserve"> </w:t>
      </w:r>
      <w:r w:rsidR="003D3FF7">
        <w:t>it</w:t>
      </w:r>
      <w:r w:rsidR="003D3FF7">
        <w:rPr>
          <w:spacing w:val="1"/>
        </w:rPr>
        <w:t xml:space="preserve"> </w:t>
      </w:r>
      <w:r w:rsidR="003D3FF7">
        <w:t>has</w:t>
      </w:r>
      <w:r w:rsidR="003D3FF7">
        <w:rPr>
          <w:spacing w:val="1"/>
        </w:rPr>
        <w:t xml:space="preserve"> </w:t>
      </w:r>
      <w:r w:rsidR="003D3FF7">
        <w:t>been</w:t>
      </w:r>
      <w:r w:rsidR="003D3FF7">
        <w:rPr>
          <w:spacing w:val="1"/>
        </w:rPr>
        <w:t xml:space="preserve"> </w:t>
      </w:r>
      <w:r w:rsidR="003D3FF7">
        <w:t>submitted. This approval does not necessarily endorse or accept every statement</w:t>
      </w:r>
      <w:r w:rsidR="003D3FF7">
        <w:rPr>
          <w:spacing w:val="1"/>
        </w:rPr>
        <w:t xml:space="preserve"> </w:t>
      </w:r>
      <w:r w:rsidR="003D3FF7">
        <w:t>made, opinion expressed or conclusion drawn, as recorded in this thesis. It only</w:t>
      </w:r>
      <w:r w:rsidR="003D3FF7">
        <w:rPr>
          <w:spacing w:val="1"/>
        </w:rPr>
        <w:t xml:space="preserve"> </w:t>
      </w:r>
      <w:r w:rsidR="003D3FF7">
        <w:t>signifies</w:t>
      </w:r>
      <w:r w:rsidR="003D3FF7">
        <w:rPr>
          <w:spacing w:val="1"/>
        </w:rPr>
        <w:t xml:space="preserve"> </w:t>
      </w:r>
      <w:r w:rsidR="003D3FF7">
        <w:t>the</w:t>
      </w:r>
      <w:r w:rsidR="003D3FF7">
        <w:rPr>
          <w:spacing w:val="1"/>
        </w:rPr>
        <w:t xml:space="preserve"> </w:t>
      </w:r>
      <w:r w:rsidR="003D3FF7">
        <w:t>acceptance</w:t>
      </w:r>
      <w:r w:rsidR="003D3FF7">
        <w:rPr>
          <w:spacing w:val="1"/>
        </w:rPr>
        <w:t xml:space="preserve"> </w:t>
      </w:r>
      <w:r w:rsidR="003D3FF7">
        <w:t>of</w:t>
      </w:r>
      <w:r w:rsidR="003D3FF7">
        <w:rPr>
          <w:spacing w:val="1"/>
        </w:rPr>
        <w:t xml:space="preserve"> </w:t>
      </w:r>
      <w:r w:rsidR="003D3FF7">
        <w:t>this</w:t>
      </w:r>
      <w:r w:rsidR="003D3FF7">
        <w:rPr>
          <w:spacing w:val="1"/>
        </w:rPr>
        <w:t xml:space="preserve"> </w:t>
      </w:r>
      <w:r w:rsidR="003D3FF7">
        <w:t>thesis</w:t>
      </w:r>
      <w:r w:rsidR="003D3FF7">
        <w:rPr>
          <w:spacing w:val="1"/>
        </w:rPr>
        <w:t xml:space="preserve"> </w:t>
      </w:r>
      <w:r w:rsidR="003D3FF7">
        <w:t>for</w:t>
      </w:r>
      <w:r w:rsidR="003D3FF7">
        <w:rPr>
          <w:spacing w:val="1"/>
        </w:rPr>
        <w:t xml:space="preserve"> </w:t>
      </w:r>
      <w:r w:rsidR="003D3FF7">
        <w:t>the</w:t>
      </w:r>
      <w:r w:rsidR="003D3FF7">
        <w:rPr>
          <w:spacing w:val="1"/>
        </w:rPr>
        <w:t xml:space="preserve"> </w:t>
      </w:r>
      <w:r w:rsidR="003D3FF7">
        <w:t>purpose</w:t>
      </w:r>
      <w:r w:rsidR="003D3FF7">
        <w:rPr>
          <w:spacing w:val="1"/>
        </w:rPr>
        <w:t xml:space="preserve"> </w:t>
      </w:r>
      <w:r w:rsidR="003D3FF7">
        <w:t>for</w:t>
      </w:r>
      <w:r w:rsidR="003D3FF7">
        <w:rPr>
          <w:spacing w:val="1"/>
        </w:rPr>
        <w:t xml:space="preserve"> </w:t>
      </w:r>
      <w:r w:rsidR="003D3FF7">
        <w:t>which</w:t>
      </w:r>
      <w:r w:rsidR="003D3FF7">
        <w:rPr>
          <w:spacing w:val="1"/>
        </w:rPr>
        <w:t xml:space="preserve"> </w:t>
      </w:r>
      <w:r w:rsidR="003D3FF7">
        <w:t>it</w:t>
      </w:r>
      <w:r w:rsidR="003D3FF7">
        <w:rPr>
          <w:spacing w:val="1"/>
        </w:rPr>
        <w:t xml:space="preserve"> </w:t>
      </w:r>
      <w:r w:rsidR="003D3FF7">
        <w:t>has</w:t>
      </w:r>
      <w:r w:rsidR="003D3FF7">
        <w:rPr>
          <w:spacing w:val="1"/>
        </w:rPr>
        <w:t xml:space="preserve"> </w:t>
      </w:r>
      <w:r w:rsidR="003D3FF7">
        <w:t>been</w:t>
      </w:r>
      <w:r w:rsidR="003D3FF7">
        <w:rPr>
          <w:spacing w:val="1"/>
        </w:rPr>
        <w:t xml:space="preserve"> </w:t>
      </w:r>
      <w:r w:rsidR="003D3FF7">
        <w:t>submitted.</w:t>
      </w:r>
    </w:p>
    <w:p w:rsidR="003D3FF7" w:rsidRDefault="00DF2DAF" w:rsidP="00DF2DAF">
      <w:pPr>
        <w:tabs>
          <w:tab w:val="left" w:pos="6195"/>
        </w:tabs>
        <w:jc w:val="both"/>
        <w:rPr>
          <w:sz w:val="24"/>
        </w:rPr>
      </w:pPr>
      <w:r>
        <w:rPr>
          <w:sz w:val="24"/>
        </w:rPr>
        <w:tab/>
      </w:r>
    </w:p>
    <w:p w:rsidR="003D3FF7" w:rsidRDefault="003D3FF7" w:rsidP="00E65A54">
      <w:pPr>
        <w:rPr>
          <w:sz w:val="24"/>
        </w:rPr>
      </w:pPr>
    </w:p>
    <w:p w:rsidR="00301781" w:rsidRDefault="00301781" w:rsidP="00DF2DAF">
      <w:pPr>
        <w:tabs>
          <w:tab w:val="left" w:pos="3913"/>
          <w:tab w:val="left" w:pos="6760"/>
        </w:tabs>
        <w:spacing w:before="197"/>
        <w:rPr>
          <w:sz w:val="24"/>
        </w:rPr>
      </w:pPr>
    </w:p>
    <w:p w:rsidR="00836BDA" w:rsidRDefault="00836BDA" w:rsidP="00DF2DAF">
      <w:pPr>
        <w:tabs>
          <w:tab w:val="left" w:pos="3913"/>
          <w:tab w:val="left" w:pos="6760"/>
        </w:tabs>
        <w:spacing w:before="197"/>
        <w:rPr>
          <w:rFonts w:ascii="Calibri"/>
          <w:b/>
          <w:sz w:val="24"/>
          <w:szCs w:val="24"/>
          <w:u w:val="single"/>
        </w:rPr>
      </w:pPr>
    </w:p>
    <w:p w:rsidR="00836BDA" w:rsidRDefault="00836BDA" w:rsidP="00DF2DAF">
      <w:pPr>
        <w:tabs>
          <w:tab w:val="left" w:pos="3913"/>
          <w:tab w:val="left" w:pos="6760"/>
        </w:tabs>
        <w:spacing w:before="197"/>
        <w:rPr>
          <w:rFonts w:ascii="Calibri"/>
          <w:b/>
          <w:sz w:val="24"/>
          <w:szCs w:val="24"/>
          <w:u w:val="single"/>
        </w:rPr>
      </w:pPr>
    </w:p>
    <w:p w:rsidR="00836BDA" w:rsidRDefault="00836BDA" w:rsidP="00DF2DAF">
      <w:pPr>
        <w:tabs>
          <w:tab w:val="left" w:pos="3913"/>
          <w:tab w:val="left" w:pos="6760"/>
        </w:tabs>
        <w:spacing w:before="197"/>
        <w:rPr>
          <w:rFonts w:ascii="Calibri"/>
          <w:b/>
          <w:sz w:val="24"/>
          <w:szCs w:val="24"/>
          <w:u w:val="single"/>
        </w:rPr>
      </w:pPr>
    </w:p>
    <w:p w:rsidR="003D3FF7" w:rsidRPr="00301781" w:rsidRDefault="003D3FF7" w:rsidP="00DF2DAF">
      <w:pPr>
        <w:tabs>
          <w:tab w:val="left" w:pos="3913"/>
          <w:tab w:val="left" w:pos="6760"/>
        </w:tabs>
        <w:spacing w:before="197"/>
        <w:rPr>
          <w:rFonts w:ascii="Calibri"/>
          <w:b/>
          <w:sz w:val="24"/>
          <w:szCs w:val="24"/>
          <w:u w:val="single"/>
        </w:rPr>
      </w:pPr>
      <w:r w:rsidRPr="00301781">
        <w:rPr>
          <w:rFonts w:ascii="Calibri"/>
          <w:b/>
          <w:sz w:val="24"/>
          <w:szCs w:val="24"/>
          <w:u w:val="single"/>
        </w:rPr>
        <w:t>PROJECT</w:t>
      </w:r>
      <w:r w:rsidRPr="00301781">
        <w:rPr>
          <w:rFonts w:ascii="Calibri"/>
          <w:b/>
          <w:spacing w:val="-5"/>
          <w:sz w:val="24"/>
          <w:szCs w:val="24"/>
          <w:u w:val="single"/>
        </w:rPr>
        <w:t xml:space="preserve"> </w:t>
      </w:r>
      <w:r w:rsidR="00DF2DAF" w:rsidRPr="00301781">
        <w:rPr>
          <w:rFonts w:ascii="Calibri"/>
          <w:b/>
          <w:sz w:val="24"/>
          <w:szCs w:val="24"/>
          <w:u w:val="single"/>
        </w:rPr>
        <w:t>GUIDE</w:t>
      </w:r>
      <w:r w:rsidR="00301781">
        <w:rPr>
          <w:rFonts w:ascii="Calibri"/>
          <w:b/>
          <w:sz w:val="24"/>
          <w:szCs w:val="24"/>
          <w:u w:val="single"/>
        </w:rPr>
        <w:t xml:space="preserve">       </w:t>
      </w:r>
      <w:r w:rsidR="00DF2DAF" w:rsidRPr="00301781">
        <w:rPr>
          <w:rFonts w:ascii="Calibri"/>
          <w:b/>
          <w:sz w:val="24"/>
          <w:szCs w:val="24"/>
          <w:u w:val="single"/>
        </w:rPr>
        <w:t xml:space="preserve"> </w:t>
      </w:r>
      <w:r w:rsidR="00301781">
        <w:rPr>
          <w:rFonts w:ascii="Calibri"/>
          <w:b/>
          <w:sz w:val="24"/>
          <w:szCs w:val="24"/>
          <w:u w:val="single"/>
        </w:rPr>
        <w:t xml:space="preserve">              </w:t>
      </w:r>
      <w:r w:rsidRPr="00301781">
        <w:rPr>
          <w:rFonts w:ascii="Calibri"/>
          <w:b/>
          <w:sz w:val="24"/>
          <w:szCs w:val="24"/>
          <w:u w:val="single"/>
        </w:rPr>
        <w:t>PROJECT</w:t>
      </w:r>
      <w:r w:rsidRPr="00301781">
        <w:rPr>
          <w:rFonts w:ascii="Calibri"/>
          <w:b/>
          <w:spacing w:val="-3"/>
          <w:sz w:val="24"/>
          <w:szCs w:val="24"/>
          <w:u w:val="single"/>
        </w:rPr>
        <w:t xml:space="preserve"> </w:t>
      </w:r>
      <w:r w:rsidR="00301781">
        <w:rPr>
          <w:rFonts w:ascii="Calibri"/>
          <w:b/>
          <w:sz w:val="24"/>
          <w:szCs w:val="24"/>
          <w:u w:val="single"/>
        </w:rPr>
        <w:t xml:space="preserve">COORDINATOR              </w:t>
      </w:r>
      <w:r w:rsidRPr="00301781">
        <w:rPr>
          <w:rFonts w:ascii="Calibri"/>
          <w:b/>
          <w:sz w:val="24"/>
          <w:szCs w:val="24"/>
          <w:u w:val="single"/>
        </w:rPr>
        <w:t>HEAD</w:t>
      </w:r>
      <w:r w:rsidRPr="00301781">
        <w:rPr>
          <w:rFonts w:ascii="Calibri"/>
          <w:b/>
          <w:spacing w:val="-4"/>
          <w:sz w:val="24"/>
          <w:szCs w:val="24"/>
          <w:u w:val="single"/>
        </w:rPr>
        <w:t xml:space="preserve"> </w:t>
      </w:r>
      <w:r w:rsidRPr="00301781">
        <w:rPr>
          <w:rFonts w:ascii="Calibri"/>
          <w:b/>
          <w:sz w:val="24"/>
          <w:szCs w:val="24"/>
          <w:u w:val="single"/>
        </w:rPr>
        <w:t xml:space="preserve">OF </w:t>
      </w:r>
      <w:r w:rsidR="00DF2DAF" w:rsidRPr="00301781">
        <w:rPr>
          <w:rFonts w:ascii="Calibri"/>
          <w:b/>
          <w:sz w:val="24"/>
          <w:szCs w:val="24"/>
          <w:u w:val="single"/>
        </w:rPr>
        <w:t>THE DEPARTMENT</w:t>
      </w:r>
    </w:p>
    <w:p w:rsidR="00DF2DAF" w:rsidRPr="00301781" w:rsidRDefault="00DF2DAF" w:rsidP="00301781">
      <w:pPr>
        <w:tabs>
          <w:tab w:val="left" w:pos="3913"/>
          <w:tab w:val="left" w:pos="6760"/>
        </w:tabs>
        <w:spacing w:before="197"/>
        <w:rPr>
          <w:rFonts w:ascii="Calibri"/>
          <w:sz w:val="24"/>
          <w:szCs w:val="24"/>
        </w:rPr>
      </w:pPr>
      <w:proofErr w:type="spellStart"/>
      <w:r w:rsidRPr="00301781">
        <w:rPr>
          <w:rFonts w:ascii="Calibri"/>
          <w:sz w:val="24"/>
          <w:szCs w:val="24"/>
        </w:rPr>
        <w:t>Mr.T.Anil</w:t>
      </w:r>
      <w:proofErr w:type="spellEnd"/>
      <w:r w:rsidRPr="00301781">
        <w:rPr>
          <w:rFonts w:ascii="Calibri"/>
          <w:sz w:val="24"/>
          <w:szCs w:val="24"/>
        </w:rPr>
        <w:t xml:space="preserve"> Kumar    </w:t>
      </w:r>
      <w:r w:rsidR="00301781">
        <w:rPr>
          <w:rFonts w:ascii="Calibri"/>
          <w:sz w:val="24"/>
          <w:szCs w:val="24"/>
        </w:rPr>
        <w:t xml:space="preserve">                 </w:t>
      </w:r>
      <w:proofErr w:type="spellStart"/>
      <w:r w:rsidRPr="00301781">
        <w:rPr>
          <w:rFonts w:ascii="Calibri"/>
          <w:sz w:val="24"/>
          <w:szCs w:val="24"/>
        </w:rPr>
        <w:t>Mr.S.Sateesh</w:t>
      </w:r>
      <w:proofErr w:type="spellEnd"/>
      <w:r w:rsidRPr="00301781">
        <w:rPr>
          <w:rFonts w:ascii="Calibri"/>
          <w:sz w:val="24"/>
          <w:szCs w:val="24"/>
        </w:rPr>
        <w:t xml:space="preserve"> </w:t>
      </w:r>
      <w:proofErr w:type="spellStart"/>
      <w:r w:rsidRPr="00301781">
        <w:rPr>
          <w:rFonts w:ascii="Calibri"/>
          <w:sz w:val="24"/>
          <w:szCs w:val="24"/>
        </w:rPr>
        <w:t>kumar</w:t>
      </w:r>
      <w:proofErr w:type="spellEnd"/>
      <w:r w:rsidRPr="00301781">
        <w:rPr>
          <w:rFonts w:ascii="Calibri"/>
          <w:sz w:val="24"/>
          <w:szCs w:val="24"/>
        </w:rPr>
        <w:t xml:space="preserve">          </w:t>
      </w:r>
      <w:r w:rsidR="00301781">
        <w:rPr>
          <w:rFonts w:ascii="Calibri"/>
          <w:sz w:val="24"/>
          <w:szCs w:val="24"/>
        </w:rPr>
        <w:t xml:space="preserve">              </w:t>
      </w:r>
      <w:r w:rsidR="00301781" w:rsidRPr="00301781">
        <w:rPr>
          <w:rFonts w:ascii="Calibri"/>
          <w:sz w:val="24"/>
          <w:szCs w:val="24"/>
        </w:rPr>
        <w:t xml:space="preserve"> </w:t>
      </w:r>
      <w:proofErr w:type="spellStart"/>
      <w:r w:rsidRPr="00301781">
        <w:rPr>
          <w:rFonts w:ascii="Calibri"/>
          <w:sz w:val="24"/>
          <w:szCs w:val="24"/>
        </w:rPr>
        <w:t>Mrs.Lakshmi</w:t>
      </w:r>
      <w:proofErr w:type="spellEnd"/>
      <w:r w:rsidRPr="00301781">
        <w:rPr>
          <w:rFonts w:ascii="Calibri"/>
          <w:sz w:val="24"/>
          <w:szCs w:val="24"/>
        </w:rPr>
        <w:t xml:space="preserve"> </w:t>
      </w:r>
      <w:proofErr w:type="spellStart"/>
      <w:r w:rsidRPr="00301781">
        <w:rPr>
          <w:rFonts w:ascii="Calibri"/>
          <w:sz w:val="24"/>
          <w:szCs w:val="24"/>
        </w:rPr>
        <w:t>Bala</w:t>
      </w:r>
      <w:proofErr w:type="spellEnd"/>
    </w:p>
    <w:p w:rsidR="00DF2DAF" w:rsidRPr="00301781" w:rsidRDefault="00DF2DAF" w:rsidP="00301781">
      <w:pPr>
        <w:tabs>
          <w:tab w:val="left" w:pos="3913"/>
          <w:tab w:val="left" w:pos="6760"/>
        </w:tabs>
        <w:spacing w:before="197"/>
        <w:rPr>
          <w:rFonts w:ascii="Calibri"/>
          <w:sz w:val="24"/>
          <w:szCs w:val="24"/>
        </w:rPr>
      </w:pPr>
      <w:r w:rsidRPr="00301781">
        <w:rPr>
          <w:rFonts w:ascii="Calibri"/>
          <w:sz w:val="24"/>
          <w:szCs w:val="24"/>
        </w:rPr>
        <w:t>Assistant Prof</w:t>
      </w:r>
      <w:r w:rsidR="00301781">
        <w:rPr>
          <w:rFonts w:ascii="Calibri"/>
          <w:sz w:val="24"/>
          <w:szCs w:val="24"/>
        </w:rPr>
        <w:t xml:space="preserve">essor                </w:t>
      </w:r>
      <w:r w:rsidRPr="00301781">
        <w:rPr>
          <w:rFonts w:ascii="Calibri"/>
          <w:sz w:val="24"/>
          <w:szCs w:val="24"/>
        </w:rPr>
        <w:t xml:space="preserve">Project </w:t>
      </w:r>
      <w:proofErr w:type="spellStart"/>
      <w:r w:rsidRPr="00301781">
        <w:rPr>
          <w:rFonts w:ascii="Calibri"/>
          <w:sz w:val="24"/>
          <w:szCs w:val="24"/>
        </w:rPr>
        <w:t>co-ordinator</w:t>
      </w:r>
      <w:proofErr w:type="spellEnd"/>
      <w:r w:rsidRPr="00301781">
        <w:rPr>
          <w:rFonts w:ascii="Calibri"/>
          <w:sz w:val="24"/>
          <w:szCs w:val="24"/>
        </w:rPr>
        <w:t xml:space="preserve">              </w:t>
      </w:r>
      <w:r w:rsidR="00301781">
        <w:rPr>
          <w:rFonts w:ascii="Calibri"/>
          <w:sz w:val="24"/>
          <w:szCs w:val="24"/>
        </w:rPr>
        <w:t xml:space="preserve">           </w:t>
      </w:r>
      <w:r w:rsidRPr="00301781">
        <w:rPr>
          <w:rFonts w:ascii="Calibri"/>
          <w:sz w:val="24"/>
          <w:szCs w:val="24"/>
        </w:rPr>
        <w:t xml:space="preserve">Head </w:t>
      </w:r>
      <w:proofErr w:type="gramStart"/>
      <w:r w:rsidRPr="00301781">
        <w:rPr>
          <w:rFonts w:ascii="Calibri"/>
          <w:sz w:val="24"/>
          <w:szCs w:val="24"/>
        </w:rPr>
        <w:t>of  Department</w:t>
      </w:r>
      <w:proofErr w:type="gramEnd"/>
    </w:p>
    <w:p w:rsidR="00DF2DAF" w:rsidRPr="00301781" w:rsidRDefault="00DF2DAF" w:rsidP="00301781">
      <w:pPr>
        <w:tabs>
          <w:tab w:val="left" w:pos="3913"/>
          <w:tab w:val="left" w:pos="6760"/>
        </w:tabs>
        <w:spacing w:before="197"/>
        <w:rPr>
          <w:rFonts w:ascii="Calibri"/>
          <w:sz w:val="24"/>
          <w:szCs w:val="24"/>
        </w:rPr>
      </w:pPr>
      <w:r w:rsidRPr="00301781">
        <w:rPr>
          <w:rFonts w:ascii="Calibri"/>
          <w:sz w:val="24"/>
          <w:szCs w:val="24"/>
        </w:rPr>
        <w:t>Department of CSE</w:t>
      </w:r>
      <w:r w:rsidR="00301781">
        <w:rPr>
          <w:rFonts w:ascii="Calibri"/>
          <w:sz w:val="24"/>
          <w:szCs w:val="24"/>
        </w:rPr>
        <w:t xml:space="preserve">                </w:t>
      </w:r>
      <w:r w:rsidRPr="00301781">
        <w:rPr>
          <w:rFonts w:ascii="Calibri"/>
          <w:sz w:val="24"/>
          <w:szCs w:val="24"/>
        </w:rPr>
        <w:t xml:space="preserve">Department of CSE                  </w:t>
      </w:r>
      <w:r w:rsidR="00301781">
        <w:rPr>
          <w:rFonts w:ascii="Calibri"/>
          <w:sz w:val="24"/>
          <w:szCs w:val="24"/>
        </w:rPr>
        <w:t xml:space="preserve">         </w:t>
      </w:r>
      <w:r w:rsidRPr="00301781">
        <w:rPr>
          <w:rFonts w:ascii="Calibri"/>
          <w:sz w:val="24"/>
          <w:szCs w:val="24"/>
        </w:rPr>
        <w:t>Department of CSE</w:t>
      </w:r>
    </w:p>
    <w:p w:rsidR="00DF2DAF" w:rsidRPr="00301781" w:rsidRDefault="00DF2DAF" w:rsidP="00301781">
      <w:pPr>
        <w:tabs>
          <w:tab w:val="left" w:pos="3913"/>
          <w:tab w:val="left" w:pos="6760"/>
        </w:tabs>
        <w:spacing w:before="197"/>
        <w:rPr>
          <w:rFonts w:ascii="Calibri"/>
          <w:sz w:val="24"/>
          <w:szCs w:val="24"/>
        </w:rPr>
      </w:pPr>
      <w:r w:rsidRPr="00301781">
        <w:rPr>
          <w:rFonts w:ascii="Calibri"/>
          <w:sz w:val="24"/>
          <w:szCs w:val="24"/>
        </w:rPr>
        <w:t>RGUKT-</w:t>
      </w:r>
      <w:proofErr w:type="spellStart"/>
      <w:r w:rsidRPr="00301781">
        <w:rPr>
          <w:rFonts w:ascii="Calibri"/>
          <w:sz w:val="24"/>
          <w:szCs w:val="24"/>
        </w:rPr>
        <w:t>Srika</w:t>
      </w:r>
      <w:r w:rsidR="00301781">
        <w:rPr>
          <w:rFonts w:ascii="Calibri"/>
          <w:sz w:val="24"/>
          <w:szCs w:val="24"/>
        </w:rPr>
        <w:t>kulam</w:t>
      </w:r>
      <w:proofErr w:type="spellEnd"/>
      <w:r w:rsidR="00301781">
        <w:rPr>
          <w:rFonts w:ascii="Calibri"/>
          <w:sz w:val="24"/>
          <w:szCs w:val="24"/>
        </w:rPr>
        <w:t xml:space="preserve">                 </w:t>
      </w:r>
      <w:r w:rsidRPr="00301781">
        <w:rPr>
          <w:rFonts w:ascii="Calibri"/>
          <w:sz w:val="24"/>
          <w:szCs w:val="24"/>
        </w:rPr>
        <w:t>RGUKT-</w:t>
      </w:r>
      <w:proofErr w:type="spellStart"/>
      <w:r w:rsidRPr="00301781">
        <w:rPr>
          <w:rFonts w:ascii="Calibri"/>
          <w:sz w:val="24"/>
          <w:szCs w:val="24"/>
        </w:rPr>
        <w:t>Srikakulam</w:t>
      </w:r>
      <w:proofErr w:type="spellEnd"/>
      <w:r w:rsidRPr="00301781">
        <w:rPr>
          <w:rFonts w:ascii="Calibri"/>
          <w:sz w:val="24"/>
          <w:szCs w:val="24"/>
        </w:rPr>
        <w:t xml:space="preserve">                 </w:t>
      </w:r>
      <w:r w:rsidR="00301781">
        <w:rPr>
          <w:rFonts w:ascii="Calibri"/>
          <w:sz w:val="24"/>
          <w:szCs w:val="24"/>
        </w:rPr>
        <w:t xml:space="preserve">          </w:t>
      </w:r>
      <w:r w:rsidRPr="00301781">
        <w:rPr>
          <w:rFonts w:ascii="Calibri"/>
          <w:sz w:val="24"/>
          <w:szCs w:val="24"/>
        </w:rPr>
        <w:t>RGUKT-</w:t>
      </w:r>
      <w:proofErr w:type="spellStart"/>
      <w:r w:rsidRPr="00301781">
        <w:rPr>
          <w:rFonts w:ascii="Calibri"/>
          <w:sz w:val="24"/>
          <w:szCs w:val="24"/>
        </w:rPr>
        <w:t>Srikakulam</w:t>
      </w:r>
      <w:proofErr w:type="spellEnd"/>
    </w:p>
    <w:p w:rsidR="003D3FF7" w:rsidRPr="00301781" w:rsidRDefault="003D3FF7" w:rsidP="003D3FF7">
      <w:pPr>
        <w:pStyle w:val="BodyText"/>
        <w:spacing w:before="4"/>
        <w:rPr>
          <w:rFonts w:ascii="Calibri"/>
          <w:sz w:val="24"/>
          <w:szCs w:val="24"/>
        </w:rPr>
      </w:pPr>
    </w:p>
    <w:tbl>
      <w:tblPr>
        <w:tblW w:w="0" w:type="auto"/>
        <w:tblInd w:w="410" w:type="dxa"/>
        <w:tblLayout w:type="fixed"/>
        <w:tblCellMar>
          <w:left w:w="0" w:type="dxa"/>
          <w:right w:w="0" w:type="dxa"/>
        </w:tblCellMar>
        <w:tblLook w:val="01E0" w:firstRow="1" w:lastRow="1" w:firstColumn="1" w:lastColumn="1" w:noHBand="0" w:noVBand="0"/>
      </w:tblPr>
      <w:tblGrid>
        <w:gridCol w:w="2802"/>
      </w:tblGrid>
      <w:tr w:rsidR="00DF2DAF" w:rsidTr="00D015FF">
        <w:trPr>
          <w:trHeight w:val="1674"/>
        </w:trPr>
        <w:tc>
          <w:tcPr>
            <w:tcW w:w="2802" w:type="dxa"/>
          </w:tcPr>
          <w:p w:rsidR="00DF2DAF" w:rsidRDefault="00DF2DAF" w:rsidP="00D015FF">
            <w:pPr>
              <w:pStyle w:val="TableParagraph"/>
              <w:spacing w:before="169" w:line="357" w:lineRule="auto"/>
              <w:ind w:left="0" w:right="486"/>
              <w:rPr>
                <w:b/>
                <w:sz w:val="24"/>
              </w:rPr>
            </w:pPr>
          </w:p>
          <w:p w:rsidR="00DF2DAF" w:rsidRDefault="00DF2DAF" w:rsidP="00D015FF">
            <w:pPr>
              <w:pStyle w:val="TableParagraph"/>
              <w:spacing w:line="252" w:lineRule="exact"/>
              <w:ind w:left="4"/>
              <w:rPr>
                <w:sz w:val="24"/>
              </w:rPr>
            </w:pPr>
          </w:p>
        </w:tc>
      </w:tr>
    </w:tbl>
    <w:p w:rsidR="003D3FF7" w:rsidRDefault="003D3FF7" w:rsidP="00E65A54">
      <w:pPr>
        <w:rPr>
          <w:sz w:val="24"/>
        </w:rPr>
        <w:sectPr w:rsidR="003D3FF7" w:rsidSect="003E1043">
          <w:footerReference w:type="default" r:id="rId10"/>
          <w:pgSz w:w="11910" w:h="16840"/>
          <w:pgMar w:top="1699" w:right="1138" w:bottom="1411" w:left="1987" w:header="720" w:footer="994"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E65A54" w:rsidRDefault="00E65A54" w:rsidP="00E65A54">
      <w:pPr>
        <w:pStyle w:val="BodyText"/>
        <w:spacing w:before="4"/>
        <w:rPr>
          <w:rFonts w:ascii="Calibri"/>
          <w:sz w:val="14"/>
        </w:rPr>
      </w:pPr>
    </w:p>
    <w:p w:rsidR="00E65A54" w:rsidRPr="005C6743" w:rsidRDefault="00E65A54" w:rsidP="005C6743">
      <w:pPr>
        <w:rPr>
          <w:b/>
          <w:sz w:val="32"/>
          <w:szCs w:val="32"/>
        </w:rPr>
      </w:pPr>
      <w:r>
        <w:t xml:space="preserve">                   </w:t>
      </w:r>
      <w:r w:rsidRPr="00333017">
        <w:t xml:space="preserve"> </w:t>
      </w:r>
      <w:r w:rsidRPr="005C6743">
        <w:rPr>
          <w:b/>
          <w:sz w:val="32"/>
          <w:szCs w:val="32"/>
        </w:rPr>
        <w:t xml:space="preserve"> </w:t>
      </w:r>
      <w:r w:rsidR="005C6743">
        <w:rPr>
          <w:b/>
          <w:sz w:val="32"/>
          <w:szCs w:val="32"/>
        </w:rPr>
        <w:t xml:space="preserve">                     </w:t>
      </w:r>
      <w:r w:rsidRPr="005C6743">
        <w:rPr>
          <w:b/>
          <w:sz w:val="32"/>
          <w:szCs w:val="32"/>
        </w:rPr>
        <w:t xml:space="preserve">ACKNOWLEDGEMENT </w:t>
      </w:r>
    </w:p>
    <w:p w:rsidR="00E65A54" w:rsidRDefault="00E65A54" w:rsidP="00E65A54">
      <w:pPr>
        <w:pStyle w:val="Heading3"/>
        <w:spacing w:before="221"/>
        <w:ind w:left="1482" w:right="1737"/>
        <w:jc w:val="center"/>
      </w:pPr>
    </w:p>
    <w:p w:rsidR="00E65A54" w:rsidRDefault="00E65A54" w:rsidP="00E65A54">
      <w:pPr>
        <w:pStyle w:val="BodyText"/>
        <w:spacing w:before="10"/>
      </w:pPr>
    </w:p>
    <w:p w:rsidR="00E65A54" w:rsidRPr="003A1A3F" w:rsidRDefault="00E65A54" w:rsidP="00D54778">
      <w:pPr>
        <w:pStyle w:val="BodyText"/>
        <w:spacing w:line="276" w:lineRule="auto"/>
        <w:ind w:left="100" w:right="1065"/>
        <w:jc w:val="both"/>
        <w:rPr>
          <w:sz w:val="24"/>
          <w:szCs w:val="24"/>
        </w:rPr>
      </w:pPr>
      <w:bookmarkStart w:id="2" w:name="I_would_like_to_articulate_my_profound_g"/>
      <w:bookmarkEnd w:id="2"/>
      <w:r w:rsidRPr="003A1A3F">
        <w:rPr>
          <w:sz w:val="24"/>
          <w:szCs w:val="24"/>
        </w:rPr>
        <w:t>We</w:t>
      </w:r>
      <w:r w:rsidRPr="003A1A3F">
        <w:rPr>
          <w:spacing w:val="1"/>
          <w:sz w:val="24"/>
          <w:szCs w:val="24"/>
        </w:rPr>
        <w:t xml:space="preserve"> </w:t>
      </w:r>
      <w:r w:rsidRPr="003A1A3F">
        <w:rPr>
          <w:sz w:val="24"/>
          <w:szCs w:val="24"/>
        </w:rPr>
        <w:t>would</w:t>
      </w:r>
      <w:r w:rsidRPr="003A1A3F">
        <w:rPr>
          <w:spacing w:val="1"/>
          <w:sz w:val="24"/>
          <w:szCs w:val="24"/>
        </w:rPr>
        <w:t xml:space="preserve"> </w:t>
      </w:r>
      <w:r w:rsidRPr="003A1A3F">
        <w:rPr>
          <w:sz w:val="24"/>
          <w:szCs w:val="24"/>
        </w:rPr>
        <w:t>like</w:t>
      </w:r>
      <w:r w:rsidRPr="003A1A3F">
        <w:rPr>
          <w:spacing w:val="1"/>
          <w:sz w:val="24"/>
          <w:szCs w:val="24"/>
        </w:rPr>
        <w:t xml:space="preserve"> </w:t>
      </w:r>
      <w:r w:rsidRPr="003A1A3F">
        <w:rPr>
          <w:sz w:val="24"/>
          <w:szCs w:val="24"/>
        </w:rPr>
        <w:t>to</w:t>
      </w:r>
      <w:r w:rsidRPr="003A1A3F">
        <w:rPr>
          <w:spacing w:val="1"/>
          <w:sz w:val="24"/>
          <w:szCs w:val="24"/>
        </w:rPr>
        <w:t xml:space="preserve"> </w:t>
      </w:r>
      <w:r w:rsidRPr="003A1A3F">
        <w:rPr>
          <w:sz w:val="24"/>
          <w:szCs w:val="24"/>
        </w:rPr>
        <w:t>articulate</w:t>
      </w:r>
      <w:r w:rsidRPr="003A1A3F">
        <w:rPr>
          <w:spacing w:val="1"/>
          <w:sz w:val="24"/>
          <w:szCs w:val="24"/>
        </w:rPr>
        <w:t xml:space="preserve"> </w:t>
      </w:r>
      <w:r w:rsidRPr="003A1A3F">
        <w:rPr>
          <w:sz w:val="24"/>
          <w:szCs w:val="24"/>
        </w:rPr>
        <w:t>my</w:t>
      </w:r>
      <w:r w:rsidRPr="003A1A3F">
        <w:rPr>
          <w:spacing w:val="1"/>
          <w:sz w:val="24"/>
          <w:szCs w:val="24"/>
        </w:rPr>
        <w:t xml:space="preserve"> </w:t>
      </w:r>
      <w:r w:rsidRPr="003A1A3F">
        <w:rPr>
          <w:sz w:val="24"/>
          <w:szCs w:val="24"/>
        </w:rPr>
        <w:t>profound</w:t>
      </w:r>
      <w:r w:rsidRPr="003A1A3F">
        <w:rPr>
          <w:spacing w:val="1"/>
          <w:sz w:val="24"/>
          <w:szCs w:val="24"/>
        </w:rPr>
        <w:t xml:space="preserve"> </w:t>
      </w:r>
      <w:r w:rsidRPr="003A1A3F">
        <w:rPr>
          <w:sz w:val="24"/>
          <w:szCs w:val="24"/>
        </w:rPr>
        <w:t>gratitude</w:t>
      </w:r>
      <w:r w:rsidRPr="003A1A3F">
        <w:rPr>
          <w:spacing w:val="1"/>
          <w:sz w:val="24"/>
          <w:szCs w:val="24"/>
        </w:rPr>
        <w:t xml:space="preserve"> </w:t>
      </w:r>
      <w:r w:rsidRPr="003A1A3F">
        <w:rPr>
          <w:sz w:val="24"/>
          <w:szCs w:val="24"/>
        </w:rPr>
        <w:t>and</w:t>
      </w:r>
      <w:r w:rsidRPr="003A1A3F">
        <w:rPr>
          <w:spacing w:val="1"/>
          <w:sz w:val="24"/>
          <w:szCs w:val="24"/>
        </w:rPr>
        <w:t xml:space="preserve"> </w:t>
      </w:r>
      <w:r w:rsidRPr="003A1A3F">
        <w:rPr>
          <w:sz w:val="24"/>
          <w:szCs w:val="24"/>
        </w:rPr>
        <w:t>indebtedness</w:t>
      </w:r>
      <w:r w:rsidRPr="003A1A3F">
        <w:rPr>
          <w:spacing w:val="1"/>
          <w:sz w:val="24"/>
          <w:szCs w:val="24"/>
        </w:rPr>
        <w:t xml:space="preserve"> </w:t>
      </w:r>
      <w:r w:rsidRPr="003A1A3F">
        <w:rPr>
          <w:sz w:val="24"/>
          <w:szCs w:val="24"/>
        </w:rPr>
        <w:t>to</w:t>
      </w:r>
      <w:r w:rsidRPr="003A1A3F">
        <w:rPr>
          <w:spacing w:val="70"/>
          <w:sz w:val="24"/>
          <w:szCs w:val="24"/>
        </w:rPr>
        <w:t xml:space="preserve"> </w:t>
      </w:r>
      <w:r w:rsidRPr="003A1A3F">
        <w:rPr>
          <w:sz w:val="24"/>
          <w:szCs w:val="24"/>
        </w:rPr>
        <w:t>my</w:t>
      </w:r>
      <w:r w:rsidRPr="003A1A3F">
        <w:rPr>
          <w:spacing w:val="-67"/>
          <w:sz w:val="24"/>
          <w:szCs w:val="24"/>
        </w:rPr>
        <w:t xml:space="preserve"> </w:t>
      </w:r>
      <w:r w:rsidRPr="003A1A3F">
        <w:rPr>
          <w:sz w:val="24"/>
          <w:szCs w:val="24"/>
        </w:rPr>
        <w:t>project</w:t>
      </w:r>
      <w:r w:rsidRPr="003A1A3F">
        <w:rPr>
          <w:spacing w:val="1"/>
          <w:sz w:val="24"/>
          <w:szCs w:val="24"/>
        </w:rPr>
        <w:t xml:space="preserve"> </w:t>
      </w:r>
      <w:r w:rsidRPr="003A1A3F">
        <w:rPr>
          <w:sz w:val="24"/>
          <w:szCs w:val="24"/>
        </w:rPr>
        <w:t>guide</w:t>
      </w:r>
      <w:r w:rsidRPr="003A1A3F">
        <w:rPr>
          <w:spacing w:val="1"/>
          <w:sz w:val="24"/>
          <w:szCs w:val="24"/>
        </w:rPr>
        <w:t xml:space="preserve"> </w:t>
      </w:r>
      <w:r w:rsidRPr="003A1A3F">
        <w:rPr>
          <w:sz w:val="24"/>
          <w:szCs w:val="24"/>
        </w:rPr>
        <w:t>Professor.</w:t>
      </w:r>
      <w:r w:rsidRPr="003A1A3F">
        <w:rPr>
          <w:spacing w:val="1"/>
          <w:sz w:val="24"/>
          <w:szCs w:val="24"/>
        </w:rPr>
        <w:t xml:space="preserve"> </w:t>
      </w:r>
      <w:r w:rsidRPr="00D613C9">
        <w:rPr>
          <w:b/>
          <w:sz w:val="24"/>
          <w:szCs w:val="24"/>
        </w:rPr>
        <w:t>Mr. T Anil Kumar, Assistant</w:t>
      </w:r>
      <w:r w:rsidRPr="00D613C9">
        <w:rPr>
          <w:b/>
          <w:spacing w:val="1"/>
          <w:sz w:val="24"/>
          <w:szCs w:val="24"/>
        </w:rPr>
        <w:t xml:space="preserve"> </w:t>
      </w:r>
      <w:r w:rsidRPr="00D613C9">
        <w:rPr>
          <w:b/>
          <w:sz w:val="24"/>
          <w:szCs w:val="24"/>
        </w:rPr>
        <w:t>Professor</w:t>
      </w:r>
      <w:r w:rsidR="00D613C9">
        <w:rPr>
          <w:sz w:val="24"/>
          <w:szCs w:val="24"/>
        </w:rPr>
        <w:t>,</w:t>
      </w:r>
      <w:r w:rsidRPr="00D613C9">
        <w:rPr>
          <w:sz w:val="24"/>
          <w:szCs w:val="24"/>
        </w:rPr>
        <w:t xml:space="preserve"> </w:t>
      </w:r>
      <w:r w:rsidRPr="003A1A3F">
        <w:rPr>
          <w:sz w:val="24"/>
          <w:szCs w:val="24"/>
        </w:rPr>
        <w:t>who</w:t>
      </w:r>
      <w:r w:rsidRPr="003A1A3F">
        <w:rPr>
          <w:spacing w:val="70"/>
          <w:sz w:val="24"/>
          <w:szCs w:val="24"/>
        </w:rPr>
        <w:t xml:space="preserve"> </w:t>
      </w:r>
      <w:r w:rsidRPr="003A1A3F">
        <w:rPr>
          <w:sz w:val="24"/>
          <w:szCs w:val="24"/>
        </w:rPr>
        <w:t>has</w:t>
      </w:r>
      <w:r w:rsidRPr="003A1A3F">
        <w:rPr>
          <w:spacing w:val="1"/>
          <w:sz w:val="24"/>
          <w:szCs w:val="24"/>
        </w:rPr>
        <w:t xml:space="preserve"> </w:t>
      </w:r>
      <w:r w:rsidRPr="003A1A3F">
        <w:rPr>
          <w:sz w:val="24"/>
          <w:szCs w:val="24"/>
        </w:rPr>
        <w:t>always been a constant motivation and guiding factor throughout the project</w:t>
      </w:r>
      <w:r w:rsidRPr="003A1A3F">
        <w:rPr>
          <w:spacing w:val="1"/>
          <w:sz w:val="24"/>
          <w:szCs w:val="24"/>
        </w:rPr>
        <w:t xml:space="preserve"> </w:t>
      </w:r>
      <w:r w:rsidRPr="003A1A3F">
        <w:rPr>
          <w:sz w:val="24"/>
          <w:szCs w:val="24"/>
        </w:rPr>
        <w:t>time. It has been a great pleasure for me to get an opportunity to work under his</w:t>
      </w:r>
      <w:r w:rsidRPr="003A1A3F">
        <w:rPr>
          <w:spacing w:val="1"/>
          <w:sz w:val="24"/>
          <w:szCs w:val="24"/>
        </w:rPr>
        <w:t xml:space="preserve"> </w:t>
      </w:r>
      <w:r w:rsidRPr="003A1A3F">
        <w:rPr>
          <w:sz w:val="24"/>
          <w:szCs w:val="24"/>
        </w:rPr>
        <w:t>guidance</w:t>
      </w:r>
      <w:r w:rsidRPr="003A1A3F">
        <w:rPr>
          <w:spacing w:val="1"/>
          <w:sz w:val="24"/>
          <w:szCs w:val="24"/>
        </w:rPr>
        <w:t xml:space="preserve"> </w:t>
      </w:r>
      <w:r w:rsidRPr="003A1A3F">
        <w:rPr>
          <w:sz w:val="24"/>
          <w:szCs w:val="24"/>
        </w:rPr>
        <w:t>and complete</w:t>
      </w:r>
      <w:r w:rsidRPr="003A1A3F">
        <w:rPr>
          <w:spacing w:val="1"/>
          <w:sz w:val="24"/>
          <w:szCs w:val="24"/>
        </w:rPr>
        <w:t xml:space="preserve"> </w:t>
      </w:r>
      <w:r w:rsidRPr="003A1A3F">
        <w:rPr>
          <w:sz w:val="24"/>
          <w:szCs w:val="24"/>
        </w:rPr>
        <w:t>the</w:t>
      </w:r>
      <w:r w:rsidRPr="003A1A3F">
        <w:rPr>
          <w:spacing w:val="1"/>
          <w:sz w:val="24"/>
          <w:szCs w:val="24"/>
        </w:rPr>
        <w:t xml:space="preserve"> </w:t>
      </w:r>
      <w:r w:rsidRPr="003A1A3F">
        <w:rPr>
          <w:sz w:val="24"/>
          <w:szCs w:val="24"/>
        </w:rPr>
        <w:t>thesis</w:t>
      </w:r>
      <w:r w:rsidRPr="003A1A3F">
        <w:rPr>
          <w:spacing w:val="2"/>
          <w:sz w:val="24"/>
          <w:szCs w:val="24"/>
        </w:rPr>
        <w:t xml:space="preserve"> </w:t>
      </w:r>
      <w:r w:rsidRPr="003A1A3F">
        <w:rPr>
          <w:sz w:val="24"/>
          <w:szCs w:val="24"/>
        </w:rPr>
        <w:t>work successfully.</w:t>
      </w:r>
    </w:p>
    <w:p w:rsidR="00E65A54" w:rsidRPr="003A1A3F" w:rsidRDefault="00E65A54" w:rsidP="00D54778">
      <w:pPr>
        <w:pStyle w:val="BodyText"/>
        <w:spacing w:before="10" w:line="276" w:lineRule="auto"/>
        <w:rPr>
          <w:sz w:val="24"/>
          <w:szCs w:val="24"/>
        </w:rPr>
      </w:pPr>
    </w:p>
    <w:p w:rsidR="00E65A54" w:rsidRPr="003A1A3F" w:rsidRDefault="00E65A54" w:rsidP="00D54778">
      <w:pPr>
        <w:pStyle w:val="BodyText"/>
        <w:spacing w:before="1" w:line="276" w:lineRule="auto"/>
        <w:ind w:left="100" w:right="1051"/>
        <w:jc w:val="both"/>
        <w:rPr>
          <w:sz w:val="24"/>
          <w:szCs w:val="24"/>
        </w:rPr>
      </w:pPr>
      <w:r w:rsidRPr="003A1A3F">
        <w:rPr>
          <w:sz w:val="24"/>
          <w:szCs w:val="24"/>
        </w:rPr>
        <w:t xml:space="preserve">We wish to extend my sincere thanks to our head of the department </w:t>
      </w:r>
      <w:r w:rsidR="00227C01" w:rsidRPr="003A1A3F">
        <w:rPr>
          <w:b/>
          <w:sz w:val="24"/>
          <w:szCs w:val="24"/>
        </w:rPr>
        <w:t>Mrs. Ch.</w:t>
      </w:r>
      <w:r w:rsidRPr="003A1A3F">
        <w:rPr>
          <w:b/>
          <w:sz w:val="24"/>
          <w:szCs w:val="24"/>
        </w:rPr>
        <w:t xml:space="preserve"> Lakshmi </w:t>
      </w:r>
      <w:proofErr w:type="spellStart"/>
      <w:r w:rsidRPr="003A1A3F">
        <w:rPr>
          <w:b/>
          <w:sz w:val="24"/>
          <w:szCs w:val="24"/>
        </w:rPr>
        <w:t>Bala</w:t>
      </w:r>
      <w:proofErr w:type="spellEnd"/>
      <w:r w:rsidRPr="003A1A3F">
        <w:rPr>
          <w:sz w:val="24"/>
          <w:szCs w:val="24"/>
        </w:rPr>
        <w:t>,</w:t>
      </w:r>
      <w:r w:rsidRPr="003A1A3F">
        <w:rPr>
          <w:spacing w:val="3"/>
          <w:sz w:val="24"/>
          <w:szCs w:val="24"/>
        </w:rPr>
        <w:t xml:space="preserve"> </w:t>
      </w:r>
      <w:r w:rsidR="00D613C9" w:rsidRPr="00D613C9">
        <w:rPr>
          <w:b/>
          <w:spacing w:val="3"/>
          <w:sz w:val="24"/>
          <w:szCs w:val="24"/>
        </w:rPr>
        <w:t xml:space="preserve">Assistant </w:t>
      </w:r>
      <w:proofErr w:type="spellStart"/>
      <w:r w:rsidR="00D613C9" w:rsidRPr="00D613C9">
        <w:rPr>
          <w:b/>
          <w:spacing w:val="3"/>
          <w:sz w:val="24"/>
          <w:szCs w:val="24"/>
        </w:rPr>
        <w:t>professor</w:t>
      </w:r>
      <w:proofErr w:type="gramStart"/>
      <w:r w:rsidR="00D613C9" w:rsidRPr="00D613C9">
        <w:rPr>
          <w:b/>
          <w:spacing w:val="3"/>
          <w:sz w:val="24"/>
          <w:szCs w:val="24"/>
        </w:rPr>
        <w:t>,Head</w:t>
      </w:r>
      <w:proofErr w:type="spellEnd"/>
      <w:proofErr w:type="gramEnd"/>
      <w:r w:rsidR="00D613C9" w:rsidRPr="00D613C9">
        <w:rPr>
          <w:b/>
          <w:spacing w:val="3"/>
          <w:sz w:val="24"/>
          <w:szCs w:val="24"/>
        </w:rPr>
        <w:t xml:space="preserve"> of the computer science and Engineering </w:t>
      </w:r>
      <w:proofErr w:type="spellStart"/>
      <w:r w:rsidR="00D613C9" w:rsidRPr="00D613C9">
        <w:rPr>
          <w:b/>
          <w:spacing w:val="3"/>
          <w:sz w:val="24"/>
          <w:szCs w:val="24"/>
        </w:rPr>
        <w:t>Department</w:t>
      </w:r>
      <w:r w:rsidR="00D613C9">
        <w:rPr>
          <w:spacing w:val="3"/>
          <w:sz w:val="24"/>
          <w:szCs w:val="24"/>
        </w:rPr>
        <w:t>,</w:t>
      </w:r>
      <w:r w:rsidRPr="003A1A3F">
        <w:rPr>
          <w:sz w:val="24"/>
          <w:szCs w:val="24"/>
        </w:rPr>
        <w:t>for</w:t>
      </w:r>
      <w:proofErr w:type="spellEnd"/>
      <w:r w:rsidRPr="003A1A3F">
        <w:rPr>
          <w:spacing w:val="3"/>
          <w:sz w:val="24"/>
          <w:szCs w:val="24"/>
        </w:rPr>
        <w:t xml:space="preserve"> </w:t>
      </w:r>
      <w:r w:rsidRPr="003A1A3F">
        <w:rPr>
          <w:sz w:val="24"/>
          <w:szCs w:val="24"/>
        </w:rPr>
        <w:t>his</w:t>
      </w:r>
      <w:r w:rsidRPr="003A1A3F">
        <w:rPr>
          <w:spacing w:val="3"/>
          <w:sz w:val="24"/>
          <w:szCs w:val="24"/>
        </w:rPr>
        <w:t xml:space="preserve"> </w:t>
      </w:r>
      <w:r w:rsidRPr="003A1A3F">
        <w:rPr>
          <w:sz w:val="24"/>
          <w:szCs w:val="24"/>
        </w:rPr>
        <w:t>constant</w:t>
      </w:r>
      <w:r w:rsidRPr="003A1A3F">
        <w:rPr>
          <w:spacing w:val="-1"/>
          <w:sz w:val="24"/>
          <w:szCs w:val="24"/>
        </w:rPr>
        <w:t xml:space="preserve"> </w:t>
      </w:r>
      <w:r w:rsidRPr="003A1A3F">
        <w:rPr>
          <w:sz w:val="24"/>
          <w:szCs w:val="24"/>
        </w:rPr>
        <w:t>encouragement throughout</w:t>
      </w:r>
      <w:r w:rsidRPr="003A1A3F">
        <w:rPr>
          <w:spacing w:val="-1"/>
          <w:sz w:val="24"/>
          <w:szCs w:val="24"/>
        </w:rPr>
        <w:t xml:space="preserve"> </w:t>
      </w:r>
      <w:r w:rsidRPr="003A1A3F">
        <w:rPr>
          <w:sz w:val="24"/>
          <w:szCs w:val="24"/>
        </w:rPr>
        <w:t>the</w:t>
      </w:r>
      <w:r w:rsidRPr="003A1A3F">
        <w:rPr>
          <w:spacing w:val="1"/>
          <w:sz w:val="24"/>
          <w:szCs w:val="24"/>
        </w:rPr>
        <w:t xml:space="preserve"> </w:t>
      </w:r>
      <w:r w:rsidRPr="003A1A3F">
        <w:rPr>
          <w:sz w:val="24"/>
          <w:szCs w:val="24"/>
        </w:rPr>
        <w:t>project.</w:t>
      </w:r>
    </w:p>
    <w:p w:rsidR="00E65A54" w:rsidRPr="003A1A3F" w:rsidRDefault="00E65A54" w:rsidP="00D54778">
      <w:pPr>
        <w:pStyle w:val="BodyText"/>
        <w:spacing w:before="5" w:line="276" w:lineRule="auto"/>
        <w:rPr>
          <w:sz w:val="24"/>
          <w:szCs w:val="24"/>
        </w:rPr>
      </w:pPr>
    </w:p>
    <w:p w:rsidR="00E65A54" w:rsidRPr="003A1A3F" w:rsidRDefault="00E65A54" w:rsidP="00D54778">
      <w:pPr>
        <w:pStyle w:val="BodyText"/>
        <w:spacing w:line="276" w:lineRule="auto"/>
        <w:ind w:left="110" w:right="1072" w:hanging="10"/>
        <w:jc w:val="both"/>
        <w:rPr>
          <w:sz w:val="24"/>
          <w:szCs w:val="24"/>
        </w:rPr>
      </w:pPr>
      <w:r w:rsidRPr="003A1A3F">
        <w:rPr>
          <w:sz w:val="24"/>
          <w:szCs w:val="24"/>
        </w:rPr>
        <w:t>We am also grateful to other members of the department without their support my</w:t>
      </w:r>
      <w:r w:rsidRPr="003A1A3F">
        <w:rPr>
          <w:spacing w:val="1"/>
          <w:sz w:val="24"/>
          <w:szCs w:val="24"/>
        </w:rPr>
        <w:t xml:space="preserve"> </w:t>
      </w:r>
      <w:r w:rsidRPr="003A1A3F">
        <w:rPr>
          <w:sz w:val="24"/>
          <w:szCs w:val="24"/>
        </w:rPr>
        <w:t>work would</w:t>
      </w:r>
      <w:r w:rsidRPr="003A1A3F">
        <w:rPr>
          <w:spacing w:val="5"/>
          <w:sz w:val="24"/>
          <w:szCs w:val="24"/>
        </w:rPr>
        <w:t xml:space="preserve"> </w:t>
      </w:r>
      <w:r w:rsidRPr="003A1A3F">
        <w:rPr>
          <w:sz w:val="24"/>
          <w:szCs w:val="24"/>
        </w:rPr>
        <w:t>have</w:t>
      </w:r>
      <w:r w:rsidRPr="003A1A3F">
        <w:rPr>
          <w:spacing w:val="1"/>
          <w:sz w:val="24"/>
          <w:szCs w:val="24"/>
        </w:rPr>
        <w:t xml:space="preserve"> </w:t>
      </w:r>
      <w:r w:rsidRPr="003A1A3F">
        <w:rPr>
          <w:sz w:val="24"/>
          <w:szCs w:val="24"/>
        </w:rPr>
        <w:t>been</w:t>
      </w:r>
      <w:r w:rsidRPr="003A1A3F">
        <w:rPr>
          <w:spacing w:val="-4"/>
          <w:sz w:val="24"/>
          <w:szCs w:val="24"/>
        </w:rPr>
        <w:t xml:space="preserve"> </w:t>
      </w:r>
      <w:r w:rsidRPr="003A1A3F">
        <w:rPr>
          <w:sz w:val="24"/>
          <w:szCs w:val="24"/>
        </w:rPr>
        <w:t>carried</w:t>
      </w:r>
      <w:r w:rsidRPr="003A1A3F">
        <w:rPr>
          <w:spacing w:val="1"/>
          <w:sz w:val="24"/>
          <w:szCs w:val="24"/>
        </w:rPr>
        <w:t xml:space="preserve"> </w:t>
      </w:r>
      <w:r w:rsidRPr="003A1A3F">
        <w:rPr>
          <w:sz w:val="24"/>
          <w:szCs w:val="24"/>
        </w:rPr>
        <w:t>out so successfully.</w:t>
      </w:r>
    </w:p>
    <w:p w:rsidR="00E65A54" w:rsidRPr="003A1A3F" w:rsidRDefault="00E65A54" w:rsidP="00D54778">
      <w:pPr>
        <w:pStyle w:val="BodyText"/>
        <w:spacing w:before="9" w:line="276" w:lineRule="auto"/>
        <w:rPr>
          <w:sz w:val="24"/>
          <w:szCs w:val="24"/>
        </w:rPr>
      </w:pPr>
    </w:p>
    <w:p w:rsidR="00E65A54" w:rsidRPr="003A1A3F" w:rsidRDefault="00E65A54" w:rsidP="00D54778">
      <w:pPr>
        <w:pStyle w:val="BodyText"/>
        <w:spacing w:line="276" w:lineRule="auto"/>
        <w:ind w:left="110" w:right="1058" w:hanging="10"/>
        <w:jc w:val="both"/>
        <w:rPr>
          <w:sz w:val="24"/>
          <w:szCs w:val="24"/>
        </w:rPr>
      </w:pPr>
      <w:r w:rsidRPr="003A1A3F">
        <w:rPr>
          <w:sz w:val="24"/>
          <w:szCs w:val="24"/>
        </w:rPr>
        <w:t>We thank one and all who have rendered help to me directly or indirectly in the</w:t>
      </w:r>
      <w:r w:rsidRPr="003A1A3F">
        <w:rPr>
          <w:spacing w:val="1"/>
          <w:sz w:val="24"/>
          <w:szCs w:val="24"/>
        </w:rPr>
        <w:t xml:space="preserve"> </w:t>
      </w:r>
      <w:r w:rsidRPr="003A1A3F">
        <w:rPr>
          <w:sz w:val="24"/>
          <w:szCs w:val="24"/>
        </w:rPr>
        <w:t>completion</w:t>
      </w:r>
      <w:r w:rsidRPr="003A1A3F">
        <w:rPr>
          <w:spacing w:val="-4"/>
          <w:sz w:val="24"/>
          <w:szCs w:val="24"/>
        </w:rPr>
        <w:t xml:space="preserve"> </w:t>
      </w:r>
      <w:r w:rsidRPr="003A1A3F">
        <w:rPr>
          <w:sz w:val="24"/>
          <w:szCs w:val="24"/>
        </w:rPr>
        <w:t>of</w:t>
      </w:r>
      <w:r w:rsidRPr="003A1A3F">
        <w:rPr>
          <w:spacing w:val="4"/>
          <w:sz w:val="24"/>
          <w:szCs w:val="24"/>
        </w:rPr>
        <w:t xml:space="preserve"> </w:t>
      </w:r>
      <w:r w:rsidRPr="003A1A3F">
        <w:rPr>
          <w:sz w:val="24"/>
          <w:szCs w:val="24"/>
        </w:rPr>
        <w:t>my</w:t>
      </w:r>
      <w:r w:rsidRPr="003A1A3F">
        <w:rPr>
          <w:spacing w:val="-3"/>
          <w:sz w:val="24"/>
          <w:szCs w:val="24"/>
        </w:rPr>
        <w:t xml:space="preserve"> </w:t>
      </w:r>
      <w:r w:rsidRPr="003A1A3F">
        <w:rPr>
          <w:sz w:val="24"/>
          <w:szCs w:val="24"/>
        </w:rPr>
        <w:t>thesis</w:t>
      </w:r>
      <w:r w:rsidRPr="003A1A3F">
        <w:rPr>
          <w:spacing w:val="2"/>
          <w:sz w:val="24"/>
          <w:szCs w:val="24"/>
        </w:rPr>
        <w:t xml:space="preserve"> </w:t>
      </w:r>
      <w:r w:rsidRPr="003A1A3F">
        <w:rPr>
          <w:sz w:val="24"/>
          <w:szCs w:val="24"/>
        </w:rPr>
        <w:t>work.</w:t>
      </w:r>
    </w:p>
    <w:p w:rsidR="00E65A54" w:rsidRDefault="00E65A54" w:rsidP="00E65A54">
      <w:pPr>
        <w:pStyle w:val="BodyText"/>
        <w:rPr>
          <w:sz w:val="30"/>
        </w:rPr>
      </w:pPr>
    </w:p>
    <w:p w:rsidR="00E65A54" w:rsidRPr="00E65A54" w:rsidRDefault="00E65A54" w:rsidP="00E65A54">
      <w:pPr>
        <w:pStyle w:val="BodyText"/>
        <w:spacing w:before="244"/>
        <w:ind w:left="100"/>
        <w:rPr>
          <w:b/>
          <w:bCs/>
        </w:rPr>
      </w:pPr>
      <w:r w:rsidRPr="00E65A54">
        <w:rPr>
          <w:b/>
          <w:bCs/>
        </w:rPr>
        <w:t>Project</w:t>
      </w:r>
      <w:r w:rsidRPr="00E65A54">
        <w:rPr>
          <w:b/>
          <w:bCs/>
          <w:spacing w:val="-3"/>
        </w:rPr>
        <w:t xml:space="preserve"> </w:t>
      </w:r>
      <w:r w:rsidRPr="00E65A54">
        <w:rPr>
          <w:b/>
          <w:bCs/>
        </w:rPr>
        <w:t>Associate</w:t>
      </w:r>
    </w:p>
    <w:p w:rsidR="00E65A54" w:rsidRDefault="00E65A54" w:rsidP="00E65A54">
      <w:pPr>
        <w:pStyle w:val="BodyText"/>
        <w:spacing w:before="244"/>
        <w:ind w:left="100"/>
      </w:pPr>
    </w:p>
    <w:p w:rsidR="00E65A54" w:rsidRPr="00E65A54" w:rsidRDefault="00227C01" w:rsidP="00E65A54">
      <w:pPr>
        <w:tabs>
          <w:tab w:val="left" w:pos="4820"/>
          <w:tab w:val="left" w:pos="5108"/>
        </w:tabs>
        <w:spacing w:before="1" w:line="410" w:lineRule="auto"/>
        <w:ind w:right="4022"/>
        <w:rPr>
          <w:b/>
          <w:spacing w:val="-57"/>
          <w:sz w:val="24"/>
        </w:rPr>
      </w:pPr>
      <w:r>
        <w:rPr>
          <w:b/>
          <w:sz w:val="24"/>
        </w:rPr>
        <w:t xml:space="preserve">                            </w:t>
      </w:r>
      <w:proofErr w:type="spellStart"/>
      <w:r w:rsidR="00E65A54" w:rsidRPr="00E65A54">
        <w:rPr>
          <w:b/>
          <w:sz w:val="24"/>
        </w:rPr>
        <w:t>Karothu</w:t>
      </w:r>
      <w:proofErr w:type="spellEnd"/>
      <w:r w:rsidR="00E65A54" w:rsidRPr="00E65A54">
        <w:rPr>
          <w:b/>
          <w:sz w:val="24"/>
        </w:rPr>
        <w:t xml:space="preserve"> </w:t>
      </w:r>
      <w:proofErr w:type="spellStart"/>
      <w:r w:rsidR="00E65A54" w:rsidRPr="00E65A54">
        <w:rPr>
          <w:b/>
          <w:sz w:val="24"/>
        </w:rPr>
        <w:t>Lavanya</w:t>
      </w:r>
      <w:proofErr w:type="spellEnd"/>
      <w:r w:rsidR="00E65A54" w:rsidRPr="00E65A54">
        <w:rPr>
          <w:b/>
          <w:sz w:val="24"/>
        </w:rPr>
        <w:t>– S180198</w:t>
      </w:r>
      <w:r w:rsidR="00E65A54" w:rsidRPr="00E65A54">
        <w:rPr>
          <w:b/>
          <w:spacing w:val="-57"/>
          <w:sz w:val="24"/>
        </w:rPr>
        <w:t xml:space="preserve"> </w:t>
      </w:r>
    </w:p>
    <w:p w:rsidR="00E65A54" w:rsidRDefault="00227C01" w:rsidP="00E65A54">
      <w:pPr>
        <w:tabs>
          <w:tab w:val="left" w:pos="4820"/>
          <w:tab w:val="left" w:pos="5108"/>
        </w:tabs>
        <w:spacing w:before="1" w:line="410" w:lineRule="auto"/>
        <w:ind w:right="4022"/>
        <w:rPr>
          <w:b/>
          <w:sz w:val="24"/>
        </w:rPr>
      </w:pPr>
      <w:r>
        <w:rPr>
          <w:b/>
          <w:sz w:val="24"/>
        </w:rPr>
        <w:t xml:space="preserve">                            </w:t>
      </w:r>
      <w:proofErr w:type="spellStart"/>
      <w:r w:rsidR="00E65A54" w:rsidRPr="00E65A54">
        <w:rPr>
          <w:b/>
          <w:sz w:val="24"/>
        </w:rPr>
        <w:t>Meesala</w:t>
      </w:r>
      <w:proofErr w:type="spellEnd"/>
      <w:r w:rsidR="00E65A54" w:rsidRPr="00E65A54">
        <w:rPr>
          <w:b/>
          <w:sz w:val="24"/>
        </w:rPr>
        <w:t xml:space="preserve"> </w:t>
      </w:r>
      <w:proofErr w:type="spellStart"/>
      <w:r w:rsidR="00E65A54" w:rsidRPr="00E65A54">
        <w:rPr>
          <w:b/>
          <w:sz w:val="24"/>
        </w:rPr>
        <w:t>Manikanta</w:t>
      </w:r>
      <w:proofErr w:type="spellEnd"/>
      <w:r w:rsidR="00E65A54" w:rsidRPr="00E65A54">
        <w:rPr>
          <w:b/>
          <w:sz w:val="24"/>
        </w:rPr>
        <w:t>–</w:t>
      </w:r>
      <w:r w:rsidR="00E65A54" w:rsidRPr="00E65A54">
        <w:rPr>
          <w:b/>
          <w:spacing w:val="-8"/>
          <w:sz w:val="24"/>
        </w:rPr>
        <w:t xml:space="preserve"> </w:t>
      </w:r>
      <w:r w:rsidR="00E65A54" w:rsidRPr="00E65A54">
        <w:rPr>
          <w:b/>
          <w:sz w:val="24"/>
        </w:rPr>
        <w:t>S180981</w:t>
      </w:r>
    </w:p>
    <w:p w:rsidR="00544CC6" w:rsidRDefault="00227C01" w:rsidP="00544CC6">
      <w:pPr>
        <w:spacing w:before="8"/>
        <w:rPr>
          <w:b/>
          <w:sz w:val="24"/>
        </w:rPr>
      </w:pPr>
      <w:r>
        <w:rPr>
          <w:b/>
          <w:sz w:val="24"/>
        </w:rPr>
        <w:t xml:space="preserve">                            </w:t>
      </w:r>
      <w:proofErr w:type="spellStart"/>
      <w:proofErr w:type="gramStart"/>
      <w:r w:rsidR="00544CC6">
        <w:rPr>
          <w:b/>
          <w:sz w:val="24"/>
        </w:rPr>
        <w:t>G.Jyosthna</w:t>
      </w:r>
      <w:proofErr w:type="spellEnd"/>
      <w:r w:rsidR="00544CC6">
        <w:rPr>
          <w:b/>
          <w:sz w:val="24"/>
        </w:rPr>
        <w:t xml:space="preserve">  -</w:t>
      </w:r>
      <w:proofErr w:type="gramEnd"/>
      <w:r w:rsidR="00544CC6">
        <w:rPr>
          <w:b/>
          <w:sz w:val="24"/>
        </w:rPr>
        <w:t xml:space="preserve">  S180845</w:t>
      </w:r>
    </w:p>
    <w:p w:rsidR="00544CC6" w:rsidRPr="00E65A54" w:rsidRDefault="00544CC6" w:rsidP="00E65A54">
      <w:pPr>
        <w:tabs>
          <w:tab w:val="left" w:pos="4820"/>
          <w:tab w:val="left" w:pos="5108"/>
        </w:tabs>
        <w:spacing w:before="1" w:line="410" w:lineRule="auto"/>
        <w:ind w:right="4022"/>
        <w:rPr>
          <w:b/>
          <w:sz w:val="24"/>
        </w:rPr>
      </w:pPr>
    </w:p>
    <w:p w:rsidR="00E65A54" w:rsidRDefault="00E65A54" w:rsidP="00E65A54">
      <w:pPr>
        <w:spacing w:line="410" w:lineRule="auto"/>
        <w:rPr>
          <w:sz w:val="24"/>
        </w:rPr>
        <w:sectPr w:rsidR="00E65A54" w:rsidSect="0007381C">
          <w:pgSz w:w="11910" w:h="16840"/>
          <w:pgMar w:top="1580" w:right="380" w:bottom="1180" w:left="1340" w:header="0" w:footer="998" w:gutter="0"/>
          <w:pgBorders w:offsetFrom="page">
            <w:top w:val="single" w:sz="4" w:space="24" w:color="auto"/>
            <w:left w:val="single" w:sz="4" w:space="24" w:color="auto"/>
            <w:bottom w:val="single" w:sz="4" w:space="24" w:color="auto"/>
            <w:right w:val="single" w:sz="4" w:space="24" w:color="auto"/>
          </w:pgBorders>
          <w:cols w:space="720"/>
        </w:sectPr>
      </w:pPr>
    </w:p>
    <w:p w:rsidR="00455220" w:rsidRPr="005C6743" w:rsidRDefault="00455220" w:rsidP="005C6743">
      <w:pPr>
        <w:jc w:val="center"/>
        <w:rPr>
          <w:b/>
          <w:sz w:val="36"/>
          <w:szCs w:val="36"/>
        </w:rPr>
      </w:pPr>
      <w:r w:rsidRPr="005C6743">
        <w:rPr>
          <w:b/>
          <w:sz w:val="36"/>
          <w:szCs w:val="36"/>
        </w:rPr>
        <w:lastRenderedPageBreak/>
        <w:t>ABSTRACT</w:t>
      </w:r>
    </w:p>
    <w:p w:rsidR="00AD5B40" w:rsidRPr="00AD5B40" w:rsidRDefault="00AD5B40" w:rsidP="00AD5B40"/>
    <w:p w:rsidR="00455220" w:rsidRPr="00455220" w:rsidRDefault="00455220" w:rsidP="00455220"/>
    <w:p w:rsidR="00455220" w:rsidRPr="00324B42" w:rsidRDefault="00455220" w:rsidP="00D54778">
      <w:pPr>
        <w:pStyle w:val="BodyText"/>
        <w:spacing w:line="276" w:lineRule="auto"/>
        <w:ind w:left="100"/>
        <w:jc w:val="both"/>
        <w:rPr>
          <w:sz w:val="24"/>
          <w:szCs w:val="24"/>
        </w:rPr>
      </w:pPr>
      <w:r w:rsidRPr="00324B42">
        <w:rPr>
          <w:color w:val="333333"/>
          <w:sz w:val="24"/>
          <w:szCs w:val="24"/>
        </w:rPr>
        <w:t>In</w:t>
      </w:r>
      <w:r w:rsidRPr="00324B42">
        <w:rPr>
          <w:color w:val="333333"/>
          <w:spacing w:val="-6"/>
          <w:sz w:val="24"/>
          <w:szCs w:val="24"/>
        </w:rPr>
        <w:t xml:space="preserve"> </w:t>
      </w:r>
      <w:r w:rsidRPr="00324B42">
        <w:rPr>
          <w:color w:val="333333"/>
          <w:sz w:val="24"/>
          <w:szCs w:val="24"/>
        </w:rPr>
        <w:t>today's</w:t>
      </w:r>
      <w:r w:rsidRPr="00324B42">
        <w:rPr>
          <w:color w:val="333333"/>
          <w:spacing w:val="-1"/>
          <w:sz w:val="24"/>
          <w:szCs w:val="24"/>
        </w:rPr>
        <w:t xml:space="preserve"> </w:t>
      </w:r>
      <w:r w:rsidRPr="00324B42">
        <w:rPr>
          <w:color w:val="333333"/>
          <w:sz w:val="24"/>
          <w:szCs w:val="24"/>
        </w:rPr>
        <w:t>world, almost</w:t>
      </w:r>
      <w:r w:rsidRPr="00324B42">
        <w:rPr>
          <w:color w:val="333333"/>
          <w:spacing w:val="-2"/>
          <w:sz w:val="24"/>
          <w:szCs w:val="24"/>
        </w:rPr>
        <w:t xml:space="preserve"> </w:t>
      </w:r>
      <w:r w:rsidRPr="00324B42">
        <w:rPr>
          <w:color w:val="333333"/>
          <w:sz w:val="24"/>
          <w:szCs w:val="24"/>
        </w:rPr>
        <w:t>everything</w:t>
      </w:r>
      <w:r w:rsidRPr="00324B42">
        <w:rPr>
          <w:color w:val="333333"/>
          <w:spacing w:val="-7"/>
          <w:sz w:val="24"/>
          <w:szCs w:val="24"/>
        </w:rPr>
        <w:t xml:space="preserve"> </w:t>
      </w:r>
      <w:r w:rsidRPr="00324B42">
        <w:rPr>
          <w:color w:val="333333"/>
          <w:sz w:val="24"/>
          <w:szCs w:val="24"/>
        </w:rPr>
        <w:t>we do</w:t>
      </w:r>
      <w:r w:rsidRPr="00324B42">
        <w:rPr>
          <w:color w:val="333333"/>
          <w:spacing w:val="-2"/>
          <w:sz w:val="24"/>
          <w:szCs w:val="24"/>
        </w:rPr>
        <w:t xml:space="preserve"> </w:t>
      </w:r>
      <w:r w:rsidRPr="00324B42">
        <w:rPr>
          <w:color w:val="333333"/>
          <w:sz w:val="24"/>
          <w:szCs w:val="24"/>
        </w:rPr>
        <w:t>has been</w:t>
      </w:r>
      <w:r w:rsidRPr="00324B42">
        <w:rPr>
          <w:color w:val="333333"/>
          <w:spacing w:val="-6"/>
          <w:sz w:val="24"/>
          <w:szCs w:val="24"/>
        </w:rPr>
        <w:t xml:space="preserve"> </w:t>
      </w:r>
      <w:r w:rsidRPr="00324B42">
        <w:rPr>
          <w:color w:val="333333"/>
          <w:sz w:val="24"/>
          <w:szCs w:val="24"/>
        </w:rPr>
        <w:t>simplified</w:t>
      </w:r>
      <w:r w:rsidRPr="00324B42">
        <w:rPr>
          <w:color w:val="333333"/>
          <w:spacing w:val="-2"/>
          <w:sz w:val="24"/>
          <w:szCs w:val="24"/>
        </w:rPr>
        <w:t xml:space="preserve"> </w:t>
      </w:r>
      <w:r w:rsidRPr="00324B42">
        <w:rPr>
          <w:color w:val="333333"/>
          <w:sz w:val="24"/>
          <w:szCs w:val="24"/>
        </w:rPr>
        <w:t>by</w:t>
      </w:r>
      <w:r w:rsidR="00D613C9">
        <w:rPr>
          <w:color w:val="333333"/>
          <w:sz w:val="24"/>
          <w:szCs w:val="24"/>
        </w:rPr>
        <w:t xml:space="preserve"> </w:t>
      </w:r>
      <w:proofErr w:type="gramStart"/>
      <w:r w:rsidRPr="00324B42">
        <w:rPr>
          <w:color w:val="333333"/>
          <w:sz w:val="24"/>
          <w:szCs w:val="24"/>
        </w:rPr>
        <w:t>Automated</w:t>
      </w:r>
      <w:proofErr w:type="gramEnd"/>
      <w:r w:rsidRPr="00324B42">
        <w:rPr>
          <w:color w:val="333333"/>
          <w:sz w:val="24"/>
          <w:szCs w:val="24"/>
        </w:rPr>
        <w:t xml:space="preserve"> tasks. In an attempt to focus on the road while driving, drivers often</w:t>
      </w:r>
      <w:r w:rsidRPr="00324B42">
        <w:rPr>
          <w:color w:val="333333"/>
          <w:spacing w:val="1"/>
          <w:sz w:val="24"/>
          <w:szCs w:val="24"/>
        </w:rPr>
        <w:t xml:space="preserve"> </w:t>
      </w:r>
      <w:r w:rsidRPr="00324B42">
        <w:rPr>
          <w:color w:val="333333"/>
          <w:sz w:val="24"/>
          <w:szCs w:val="24"/>
        </w:rPr>
        <w:t>miss out on signs on the side of the road,</w:t>
      </w:r>
      <w:r w:rsidRPr="00324B42">
        <w:rPr>
          <w:color w:val="333333"/>
          <w:spacing w:val="1"/>
          <w:sz w:val="24"/>
          <w:szCs w:val="24"/>
        </w:rPr>
        <w:t xml:space="preserve"> </w:t>
      </w:r>
      <w:r w:rsidRPr="00324B42">
        <w:rPr>
          <w:color w:val="333333"/>
          <w:sz w:val="24"/>
          <w:szCs w:val="24"/>
        </w:rPr>
        <w:t>which could be dangerous</w:t>
      </w:r>
      <w:r w:rsidRPr="00324B42">
        <w:rPr>
          <w:color w:val="333333"/>
          <w:spacing w:val="70"/>
          <w:sz w:val="24"/>
          <w:szCs w:val="24"/>
        </w:rPr>
        <w:t xml:space="preserve"> </w:t>
      </w:r>
      <w:r w:rsidRPr="00324B42">
        <w:rPr>
          <w:color w:val="333333"/>
          <w:sz w:val="24"/>
          <w:szCs w:val="24"/>
        </w:rPr>
        <w:t>for them</w:t>
      </w:r>
      <w:r w:rsidRPr="00324B42">
        <w:rPr>
          <w:color w:val="333333"/>
          <w:spacing w:val="1"/>
          <w:sz w:val="24"/>
          <w:szCs w:val="24"/>
        </w:rPr>
        <w:t xml:space="preserve"> </w:t>
      </w:r>
      <w:r w:rsidRPr="00324B42">
        <w:rPr>
          <w:color w:val="333333"/>
          <w:sz w:val="24"/>
          <w:szCs w:val="24"/>
        </w:rPr>
        <w:t>and for the people around them. This problem can be avoided if there was an</w:t>
      </w:r>
      <w:r w:rsidRPr="00324B42">
        <w:rPr>
          <w:color w:val="333333"/>
          <w:spacing w:val="1"/>
          <w:sz w:val="24"/>
          <w:szCs w:val="24"/>
        </w:rPr>
        <w:t xml:space="preserve"> </w:t>
      </w:r>
      <w:r w:rsidRPr="00324B42">
        <w:rPr>
          <w:color w:val="333333"/>
          <w:sz w:val="24"/>
          <w:szCs w:val="24"/>
        </w:rPr>
        <w:t>efficient way to</w:t>
      </w:r>
      <w:r w:rsidRPr="00324B42">
        <w:rPr>
          <w:color w:val="333333"/>
          <w:spacing w:val="1"/>
          <w:sz w:val="24"/>
          <w:szCs w:val="24"/>
        </w:rPr>
        <w:t xml:space="preserve"> </w:t>
      </w:r>
      <w:r w:rsidRPr="00324B42">
        <w:rPr>
          <w:color w:val="333333"/>
          <w:sz w:val="24"/>
          <w:szCs w:val="24"/>
        </w:rPr>
        <w:t>notify the</w:t>
      </w:r>
      <w:r w:rsidRPr="00324B42">
        <w:rPr>
          <w:color w:val="333333"/>
          <w:spacing w:val="1"/>
          <w:sz w:val="24"/>
          <w:szCs w:val="24"/>
        </w:rPr>
        <w:t xml:space="preserve"> </w:t>
      </w:r>
      <w:r w:rsidRPr="00324B42">
        <w:rPr>
          <w:color w:val="333333"/>
          <w:sz w:val="24"/>
          <w:szCs w:val="24"/>
        </w:rPr>
        <w:t>driver without having them to shift their</w:t>
      </w:r>
      <w:r w:rsidRPr="00324B42">
        <w:rPr>
          <w:color w:val="333333"/>
          <w:spacing w:val="70"/>
          <w:sz w:val="24"/>
          <w:szCs w:val="24"/>
        </w:rPr>
        <w:t xml:space="preserve"> </w:t>
      </w:r>
      <w:r w:rsidRPr="00324B42">
        <w:rPr>
          <w:color w:val="333333"/>
          <w:sz w:val="24"/>
          <w:szCs w:val="24"/>
        </w:rPr>
        <w:t>focus.</w:t>
      </w:r>
      <w:r w:rsidRPr="00324B42">
        <w:rPr>
          <w:color w:val="333333"/>
          <w:spacing w:val="1"/>
          <w:sz w:val="24"/>
          <w:szCs w:val="24"/>
        </w:rPr>
        <w:t xml:space="preserve"> </w:t>
      </w:r>
      <w:r w:rsidRPr="00324B42">
        <w:rPr>
          <w:color w:val="333333"/>
          <w:sz w:val="24"/>
          <w:szCs w:val="24"/>
        </w:rPr>
        <w:t>Traffic</w:t>
      </w:r>
      <w:r w:rsidRPr="00324B42">
        <w:rPr>
          <w:color w:val="333333"/>
          <w:spacing w:val="1"/>
          <w:sz w:val="24"/>
          <w:szCs w:val="24"/>
        </w:rPr>
        <w:t xml:space="preserve"> </w:t>
      </w:r>
      <w:r w:rsidRPr="00324B42">
        <w:rPr>
          <w:color w:val="333333"/>
          <w:sz w:val="24"/>
          <w:szCs w:val="24"/>
        </w:rPr>
        <w:t>Sign</w:t>
      </w:r>
      <w:r w:rsidRPr="00324B42">
        <w:rPr>
          <w:color w:val="333333"/>
          <w:spacing w:val="1"/>
          <w:sz w:val="24"/>
          <w:szCs w:val="24"/>
        </w:rPr>
        <w:t xml:space="preserve"> </w:t>
      </w:r>
      <w:r w:rsidRPr="00324B42">
        <w:rPr>
          <w:color w:val="333333"/>
          <w:sz w:val="24"/>
          <w:szCs w:val="24"/>
        </w:rPr>
        <w:t>Detection</w:t>
      </w:r>
      <w:r w:rsidRPr="00324B42">
        <w:rPr>
          <w:color w:val="333333"/>
          <w:spacing w:val="1"/>
          <w:sz w:val="24"/>
          <w:szCs w:val="24"/>
        </w:rPr>
        <w:t xml:space="preserve"> </w:t>
      </w:r>
      <w:r w:rsidRPr="00324B42">
        <w:rPr>
          <w:color w:val="333333"/>
          <w:sz w:val="24"/>
          <w:szCs w:val="24"/>
        </w:rPr>
        <w:t>and</w:t>
      </w:r>
      <w:r w:rsidRPr="00324B42">
        <w:rPr>
          <w:color w:val="333333"/>
          <w:spacing w:val="1"/>
          <w:sz w:val="24"/>
          <w:szCs w:val="24"/>
        </w:rPr>
        <w:t xml:space="preserve"> </w:t>
      </w:r>
      <w:r w:rsidRPr="00324B42">
        <w:rPr>
          <w:color w:val="333333"/>
          <w:sz w:val="24"/>
          <w:szCs w:val="24"/>
        </w:rPr>
        <w:t>Recognition</w:t>
      </w:r>
      <w:r w:rsidRPr="00324B42">
        <w:rPr>
          <w:color w:val="333333"/>
          <w:spacing w:val="1"/>
          <w:sz w:val="24"/>
          <w:szCs w:val="24"/>
        </w:rPr>
        <w:t xml:space="preserve"> </w:t>
      </w:r>
      <w:r w:rsidRPr="00324B42">
        <w:rPr>
          <w:color w:val="333333"/>
          <w:sz w:val="24"/>
          <w:szCs w:val="24"/>
        </w:rPr>
        <w:t>plays</w:t>
      </w:r>
      <w:r w:rsidRPr="00324B42">
        <w:rPr>
          <w:color w:val="333333"/>
          <w:spacing w:val="1"/>
          <w:sz w:val="24"/>
          <w:szCs w:val="24"/>
        </w:rPr>
        <w:t xml:space="preserve"> </w:t>
      </w:r>
      <w:r w:rsidRPr="00324B42">
        <w:rPr>
          <w:color w:val="333333"/>
          <w:sz w:val="24"/>
          <w:szCs w:val="24"/>
        </w:rPr>
        <w:t>an</w:t>
      </w:r>
      <w:r w:rsidRPr="00324B42">
        <w:rPr>
          <w:color w:val="333333"/>
          <w:spacing w:val="1"/>
          <w:sz w:val="24"/>
          <w:szCs w:val="24"/>
        </w:rPr>
        <w:t xml:space="preserve"> </w:t>
      </w:r>
      <w:r w:rsidRPr="00324B42">
        <w:rPr>
          <w:color w:val="333333"/>
          <w:sz w:val="24"/>
          <w:szCs w:val="24"/>
        </w:rPr>
        <w:t>important</w:t>
      </w:r>
      <w:r w:rsidRPr="00324B42">
        <w:rPr>
          <w:color w:val="333333"/>
          <w:spacing w:val="1"/>
          <w:sz w:val="24"/>
          <w:szCs w:val="24"/>
        </w:rPr>
        <w:t xml:space="preserve"> </w:t>
      </w:r>
      <w:r w:rsidRPr="00324B42">
        <w:rPr>
          <w:color w:val="333333"/>
          <w:sz w:val="24"/>
          <w:szCs w:val="24"/>
        </w:rPr>
        <w:t>role</w:t>
      </w:r>
      <w:r w:rsidRPr="00324B42">
        <w:rPr>
          <w:color w:val="333333"/>
          <w:spacing w:val="1"/>
          <w:sz w:val="24"/>
          <w:szCs w:val="24"/>
        </w:rPr>
        <w:t xml:space="preserve"> </w:t>
      </w:r>
      <w:r w:rsidRPr="00324B42">
        <w:rPr>
          <w:color w:val="333333"/>
          <w:sz w:val="24"/>
          <w:szCs w:val="24"/>
        </w:rPr>
        <w:t>here</w:t>
      </w:r>
      <w:r w:rsidRPr="00324B42">
        <w:rPr>
          <w:color w:val="333333"/>
          <w:spacing w:val="70"/>
          <w:sz w:val="24"/>
          <w:szCs w:val="24"/>
        </w:rPr>
        <w:t xml:space="preserve"> </w:t>
      </w:r>
      <w:r w:rsidRPr="00324B42">
        <w:rPr>
          <w:color w:val="333333"/>
          <w:sz w:val="24"/>
          <w:szCs w:val="24"/>
        </w:rPr>
        <w:t>by</w:t>
      </w:r>
      <w:r w:rsidRPr="00324B42">
        <w:rPr>
          <w:color w:val="333333"/>
          <w:spacing w:val="1"/>
          <w:sz w:val="24"/>
          <w:szCs w:val="24"/>
        </w:rPr>
        <w:t xml:space="preserve"> </w:t>
      </w:r>
      <w:r w:rsidRPr="00324B42">
        <w:rPr>
          <w:color w:val="333333"/>
          <w:sz w:val="24"/>
          <w:szCs w:val="24"/>
        </w:rPr>
        <w:t>detecting and recognizing a sign, thus notifying the driver of any upcoming</w:t>
      </w:r>
      <w:r w:rsidRPr="00324B42">
        <w:rPr>
          <w:color w:val="333333"/>
          <w:spacing w:val="1"/>
          <w:sz w:val="24"/>
          <w:szCs w:val="24"/>
        </w:rPr>
        <w:t xml:space="preserve"> </w:t>
      </w:r>
      <w:r w:rsidRPr="00324B42">
        <w:rPr>
          <w:color w:val="333333"/>
          <w:sz w:val="24"/>
          <w:szCs w:val="24"/>
        </w:rPr>
        <w:t>signs. This not only ensures road safety, but also allows the driver to be at little</w:t>
      </w:r>
      <w:r w:rsidRPr="00324B42">
        <w:rPr>
          <w:color w:val="333333"/>
          <w:spacing w:val="1"/>
          <w:sz w:val="24"/>
          <w:szCs w:val="24"/>
        </w:rPr>
        <w:t xml:space="preserve"> </w:t>
      </w:r>
      <w:r w:rsidRPr="00324B42">
        <w:rPr>
          <w:color w:val="333333"/>
          <w:sz w:val="24"/>
          <w:szCs w:val="24"/>
        </w:rPr>
        <w:t>more ease while driving on tricky or</w:t>
      </w:r>
      <w:r w:rsidRPr="00324B42">
        <w:rPr>
          <w:color w:val="333333"/>
          <w:spacing w:val="1"/>
          <w:sz w:val="24"/>
          <w:szCs w:val="24"/>
        </w:rPr>
        <w:t xml:space="preserve"> </w:t>
      </w:r>
      <w:r w:rsidRPr="00324B42">
        <w:rPr>
          <w:color w:val="333333"/>
          <w:sz w:val="24"/>
          <w:szCs w:val="24"/>
        </w:rPr>
        <w:t>new roads.</w:t>
      </w:r>
      <w:r w:rsidRPr="00324B42">
        <w:rPr>
          <w:color w:val="333333"/>
          <w:spacing w:val="1"/>
          <w:sz w:val="24"/>
          <w:szCs w:val="24"/>
        </w:rPr>
        <w:t xml:space="preserve"> </w:t>
      </w:r>
      <w:r w:rsidRPr="00324B42">
        <w:rPr>
          <w:color w:val="333333"/>
          <w:sz w:val="24"/>
          <w:szCs w:val="24"/>
        </w:rPr>
        <w:t>Another commonly</w:t>
      </w:r>
      <w:r w:rsidRPr="00324B42">
        <w:rPr>
          <w:color w:val="333333"/>
          <w:spacing w:val="1"/>
          <w:sz w:val="24"/>
          <w:szCs w:val="24"/>
        </w:rPr>
        <w:t xml:space="preserve"> </w:t>
      </w:r>
      <w:r w:rsidRPr="00324B42">
        <w:rPr>
          <w:color w:val="333333"/>
          <w:sz w:val="24"/>
          <w:szCs w:val="24"/>
        </w:rPr>
        <w:t>faced</w:t>
      </w:r>
      <w:r w:rsidRPr="00324B42">
        <w:rPr>
          <w:color w:val="333333"/>
          <w:spacing w:val="1"/>
          <w:sz w:val="24"/>
          <w:szCs w:val="24"/>
        </w:rPr>
        <w:t xml:space="preserve"> </w:t>
      </w:r>
      <w:r w:rsidRPr="00324B42">
        <w:rPr>
          <w:color w:val="333333"/>
          <w:sz w:val="24"/>
          <w:szCs w:val="24"/>
        </w:rPr>
        <w:t>problem</w:t>
      </w:r>
      <w:r w:rsidRPr="00324B42">
        <w:rPr>
          <w:color w:val="333333"/>
          <w:spacing w:val="12"/>
          <w:sz w:val="24"/>
          <w:szCs w:val="24"/>
        </w:rPr>
        <w:t xml:space="preserve"> </w:t>
      </w:r>
      <w:r w:rsidRPr="00324B42">
        <w:rPr>
          <w:color w:val="333333"/>
          <w:sz w:val="24"/>
          <w:szCs w:val="24"/>
        </w:rPr>
        <w:t>is</w:t>
      </w:r>
      <w:r w:rsidRPr="00324B42">
        <w:rPr>
          <w:color w:val="333333"/>
          <w:spacing w:val="18"/>
          <w:sz w:val="24"/>
          <w:szCs w:val="24"/>
        </w:rPr>
        <w:t xml:space="preserve"> </w:t>
      </w:r>
      <w:r w:rsidRPr="00324B42">
        <w:rPr>
          <w:color w:val="333333"/>
          <w:sz w:val="24"/>
          <w:szCs w:val="24"/>
        </w:rPr>
        <w:t>not</w:t>
      </w:r>
      <w:r w:rsidRPr="00324B42">
        <w:rPr>
          <w:color w:val="333333"/>
          <w:spacing w:val="12"/>
          <w:sz w:val="24"/>
          <w:szCs w:val="24"/>
        </w:rPr>
        <w:t xml:space="preserve"> </w:t>
      </w:r>
      <w:r w:rsidRPr="00324B42">
        <w:rPr>
          <w:color w:val="333333"/>
          <w:sz w:val="24"/>
          <w:szCs w:val="24"/>
        </w:rPr>
        <w:t>being</w:t>
      </w:r>
      <w:r w:rsidRPr="00324B42">
        <w:rPr>
          <w:color w:val="333333"/>
          <w:spacing w:val="8"/>
          <w:sz w:val="24"/>
          <w:szCs w:val="24"/>
        </w:rPr>
        <w:t xml:space="preserve"> </w:t>
      </w:r>
      <w:r w:rsidRPr="00324B42">
        <w:rPr>
          <w:color w:val="333333"/>
          <w:sz w:val="24"/>
          <w:szCs w:val="24"/>
        </w:rPr>
        <w:t>able</w:t>
      </w:r>
      <w:r w:rsidRPr="00324B42">
        <w:rPr>
          <w:color w:val="333333"/>
          <w:spacing w:val="13"/>
          <w:sz w:val="24"/>
          <w:szCs w:val="24"/>
        </w:rPr>
        <w:t xml:space="preserve"> </w:t>
      </w:r>
      <w:r w:rsidRPr="00324B42">
        <w:rPr>
          <w:color w:val="333333"/>
          <w:sz w:val="24"/>
          <w:szCs w:val="24"/>
        </w:rPr>
        <w:t>to</w:t>
      </w:r>
      <w:r w:rsidRPr="00324B42">
        <w:rPr>
          <w:color w:val="333333"/>
          <w:spacing w:val="17"/>
          <w:sz w:val="24"/>
          <w:szCs w:val="24"/>
        </w:rPr>
        <w:t xml:space="preserve"> </w:t>
      </w:r>
      <w:r w:rsidRPr="00324B42">
        <w:rPr>
          <w:color w:val="333333"/>
          <w:sz w:val="24"/>
          <w:szCs w:val="24"/>
        </w:rPr>
        <w:t>understand</w:t>
      </w:r>
      <w:r w:rsidRPr="00324B42">
        <w:rPr>
          <w:color w:val="333333"/>
          <w:spacing w:val="13"/>
          <w:sz w:val="24"/>
          <w:szCs w:val="24"/>
        </w:rPr>
        <w:t xml:space="preserve"> </w:t>
      </w:r>
      <w:r w:rsidRPr="00324B42">
        <w:rPr>
          <w:color w:val="333333"/>
          <w:sz w:val="24"/>
          <w:szCs w:val="24"/>
        </w:rPr>
        <w:t>the</w:t>
      </w:r>
      <w:r w:rsidRPr="00324B42">
        <w:rPr>
          <w:color w:val="333333"/>
          <w:spacing w:val="17"/>
          <w:sz w:val="24"/>
          <w:szCs w:val="24"/>
        </w:rPr>
        <w:t xml:space="preserve"> </w:t>
      </w:r>
      <w:r w:rsidRPr="00324B42">
        <w:rPr>
          <w:color w:val="333333"/>
          <w:sz w:val="24"/>
          <w:szCs w:val="24"/>
        </w:rPr>
        <w:t>meaning</w:t>
      </w:r>
      <w:r w:rsidRPr="00324B42">
        <w:rPr>
          <w:color w:val="333333"/>
          <w:spacing w:val="12"/>
          <w:sz w:val="24"/>
          <w:szCs w:val="24"/>
        </w:rPr>
        <w:t xml:space="preserve"> </w:t>
      </w:r>
      <w:r w:rsidRPr="00324B42">
        <w:rPr>
          <w:color w:val="333333"/>
          <w:sz w:val="24"/>
          <w:szCs w:val="24"/>
        </w:rPr>
        <w:t>of</w:t>
      </w:r>
      <w:r w:rsidRPr="00324B42">
        <w:rPr>
          <w:color w:val="333333"/>
          <w:spacing w:val="12"/>
          <w:sz w:val="24"/>
          <w:szCs w:val="24"/>
        </w:rPr>
        <w:t xml:space="preserve"> </w:t>
      </w:r>
      <w:r w:rsidRPr="00324B42">
        <w:rPr>
          <w:color w:val="333333"/>
          <w:sz w:val="24"/>
          <w:szCs w:val="24"/>
        </w:rPr>
        <w:t>the</w:t>
      </w:r>
      <w:r w:rsidRPr="00324B42">
        <w:rPr>
          <w:color w:val="333333"/>
          <w:spacing w:val="13"/>
          <w:sz w:val="24"/>
          <w:szCs w:val="24"/>
        </w:rPr>
        <w:t xml:space="preserve"> </w:t>
      </w:r>
      <w:r w:rsidRPr="00324B42">
        <w:rPr>
          <w:color w:val="333333"/>
          <w:sz w:val="24"/>
          <w:szCs w:val="24"/>
        </w:rPr>
        <w:t>sign.</w:t>
      </w:r>
      <w:r w:rsidRPr="00324B42">
        <w:rPr>
          <w:color w:val="333333"/>
          <w:spacing w:val="14"/>
          <w:sz w:val="24"/>
          <w:szCs w:val="24"/>
        </w:rPr>
        <w:t xml:space="preserve"> </w:t>
      </w:r>
      <w:r w:rsidRPr="00324B42">
        <w:rPr>
          <w:color w:val="333333"/>
          <w:sz w:val="24"/>
          <w:szCs w:val="24"/>
        </w:rPr>
        <w:t>With</w:t>
      </w:r>
      <w:r w:rsidRPr="00324B42">
        <w:rPr>
          <w:color w:val="333333"/>
          <w:spacing w:val="9"/>
          <w:sz w:val="24"/>
          <w:szCs w:val="24"/>
        </w:rPr>
        <w:t xml:space="preserve"> </w:t>
      </w:r>
      <w:r w:rsidRPr="00324B42">
        <w:rPr>
          <w:color w:val="333333"/>
          <w:sz w:val="24"/>
          <w:szCs w:val="24"/>
        </w:rPr>
        <w:t>the</w:t>
      </w:r>
      <w:r w:rsidRPr="00324B42">
        <w:rPr>
          <w:color w:val="333333"/>
          <w:spacing w:val="17"/>
          <w:sz w:val="24"/>
          <w:szCs w:val="24"/>
        </w:rPr>
        <w:t xml:space="preserve"> </w:t>
      </w:r>
      <w:r w:rsidRPr="00324B42">
        <w:rPr>
          <w:color w:val="333333"/>
          <w:sz w:val="24"/>
          <w:szCs w:val="24"/>
        </w:rPr>
        <w:t>help</w:t>
      </w:r>
      <w:r w:rsidRPr="00324B42">
        <w:rPr>
          <w:color w:val="333333"/>
          <w:spacing w:val="-67"/>
          <w:sz w:val="24"/>
          <w:szCs w:val="24"/>
        </w:rPr>
        <w:t xml:space="preserve"> </w:t>
      </w:r>
      <w:r w:rsidRPr="00324B42">
        <w:rPr>
          <w:color w:val="333333"/>
          <w:sz w:val="24"/>
          <w:szCs w:val="24"/>
        </w:rPr>
        <w:t>of this Advanced Driver Assistance Systems</w:t>
      </w:r>
      <w:r w:rsidRPr="00324B42">
        <w:rPr>
          <w:color w:val="333333"/>
          <w:spacing w:val="1"/>
          <w:sz w:val="24"/>
          <w:szCs w:val="24"/>
        </w:rPr>
        <w:t xml:space="preserve"> </w:t>
      </w:r>
      <w:r w:rsidRPr="00324B42">
        <w:rPr>
          <w:color w:val="333333"/>
          <w:sz w:val="24"/>
          <w:szCs w:val="24"/>
        </w:rPr>
        <w:t>application, drivers will no longer</w:t>
      </w:r>
      <w:r w:rsidRPr="00324B42">
        <w:rPr>
          <w:color w:val="333333"/>
          <w:spacing w:val="1"/>
          <w:sz w:val="24"/>
          <w:szCs w:val="24"/>
        </w:rPr>
        <w:t xml:space="preserve"> </w:t>
      </w:r>
      <w:r w:rsidRPr="00324B42">
        <w:rPr>
          <w:color w:val="333333"/>
          <w:sz w:val="24"/>
          <w:szCs w:val="24"/>
        </w:rPr>
        <w:t>face the problem of understanding what the sign says. In this paper, we propose</w:t>
      </w:r>
      <w:r w:rsidRPr="00324B42">
        <w:rPr>
          <w:color w:val="333333"/>
          <w:spacing w:val="1"/>
          <w:sz w:val="24"/>
          <w:szCs w:val="24"/>
        </w:rPr>
        <w:t xml:space="preserve"> </w:t>
      </w:r>
      <w:r w:rsidRPr="00324B42">
        <w:rPr>
          <w:color w:val="333333"/>
          <w:sz w:val="24"/>
          <w:szCs w:val="24"/>
        </w:rPr>
        <w:t>a</w:t>
      </w:r>
      <w:r w:rsidRPr="00324B42">
        <w:rPr>
          <w:color w:val="333333"/>
          <w:spacing w:val="1"/>
          <w:sz w:val="24"/>
          <w:szCs w:val="24"/>
        </w:rPr>
        <w:t xml:space="preserve"> </w:t>
      </w:r>
      <w:r w:rsidRPr="00324B42">
        <w:rPr>
          <w:color w:val="333333"/>
          <w:sz w:val="24"/>
          <w:szCs w:val="24"/>
        </w:rPr>
        <w:t>method</w:t>
      </w:r>
      <w:r w:rsidRPr="00324B42">
        <w:rPr>
          <w:color w:val="333333"/>
          <w:spacing w:val="1"/>
          <w:sz w:val="24"/>
          <w:szCs w:val="24"/>
        </w:rPr>
        <w:t xml:space="preserve"> </w:t>
      </w:r>
      <w:r w:rsidRPr="00324B42">
        <w:rPr>
          <w:color w:val="333333"/>
          <w:sz w:val="24"/>
          <w:szCs w:val="24"/>
        </w:rPr>
        <w:t>for</w:t>
      </w:r>
      <w:r w:rsidRPr="00324B42">
        <w:rPr>
          <w:color w:val="333333"/>
          <w:spacing w:val="1"/>
          <w:sz w:val="24"/>
          <w:szCs w:val="24"/>
        </w:rPr>
        <w:t xml:space="preserve"> </w:t>
      </w:r>
      <w:r w:rsidRPr="00324B42">
        <w:rPr>
          <w:color w:val="333333"/>
          <w:sz w:val="24"/>
          <w:szCs w:val="24"/>
        </w:rPr>
        <w:t>Traffic Sign Detection and</w:t>
      </w:r>
      <w:r w:rsidRPr="00324B42">
        <w:rPr>
          <w:color w:val="333333"/>
          <w:spacing w:val="70"/>
          <w:sz w:val="24"/>
          <w:szCs w:val="24"/>
        </w:rPr>
        <w:t xml:space="preserve"> </w:t>
      </w:r>
      <w:r w:rsidRPr="00324B42">
        <w:rPr>
          <w:color w:val="333333"/>
          <w:sz w:val="24"/>
          <w:szCs w:val="24"/>
        </w:rPr>
        <w:t>Recognition using image</w:t>
      </w:r>
      <w:r w:rsidRPr="00324B42">
        <w:rPr>
          <w:color w:val="333333"/>
          <w:spacing w:val="70"/>
          <w:sz w:val="24"/>
          <w:szCs w:val="24"/>
        </w:rPr>
        <w:t xml:space="preserve"> </w:t>
      </w:r>
      <w:r w:rsidRPr="00324B42">
        <w:rPr>
          <w:color w:val="333333"/>
          <w:sz w:val="24"/>
          <w:szCs w:val="24"/>
        </w:rPr>
        <w:t>processing</w:t>
      </w:r>
      <w:r w:rsidRPr="00324B42">
        <w:rPr>
          <w:color w:val="333333"/>
          <w:spacing w:val="-67"/>
          <w:sz w:val="24"/>
          <w:szCs w:val="24"/>
        </w:rPr>
        <w:t xml:space="preserve"> </w:t>
      </w:r>
      <w:r w:rsidRPr="00324B42">
        <w:rPr>
          <w:color w:val="333333"/>
          <w:sz w:val="24"/>
          <w:szCs w:val="24"/>
        </w:rPr>
        <w:t>for the detection of a sign and an ensemble of Convolutional Neural Networks</w:t>
      </w:r>
      <w:r w:rsidRPr="00324B42">
        <w:rPr>
          <w:color w:val="333333"/>
          <w:spacing w:val="1"/>
          <w:sz w:val="24"/>
          <w:szCs w:val="24"/>
        </w:rPr>
        <w:t xml:space="preserve"> </w:t>
      </w:r>
      <w:r w:rsidRPr="00324B42">
        <w:rPr>
          <w:color w:val="333333"/>
          <w:sz w:val="24"/>
          <w:szCs w:val="24"/>
        </w:rPr>
        <w:t>(CNN) for the recognition of the sign. CNNs have a high recognition rate, thus</w:t>
      </w:r>
      <w:r w:rsidRPr="00324B42">
        <w:rPr>
          <w:color w:val="333333"/>
          <w:spacing w:val="1"/>
          <w:sz w:val="24"/>
          <w:szCs w:val="24"/>
        </w:rPr>
        <w:t xml:space="preserve"> </w:t>
      </w:r>
      <w:r w:rsidRPr="00324B42">
        <w:rPr>
          <w:color w:val="333333"/>
          <w:sz w:val="24"/>
          <w:szCs w:val="24"/>
        </w:rPr>
        <w:t>making it desirable to use for implementing various computer vision tasks.</w:t>
      </w:r>
      <w:r w:rsidRPr="00324B42">
        <w:rPr>
          <w:color w:val="333333"/>
          <w:spacing w:val="1"/>
          <w:sz w:val="24"/>
          <w:szCs w:val="24"/>
        </w:rPr>
        <w:t xml:space="preserve"> </w:t>
      </w:r>
      <w:r w:rsidRPr="00324B42">
        <w:rPr>
          <w:color w:val="333333"/>
          <w:sz w:val="24"/>
          <w:szCs w:val="24"/>
        </w:rPr>
        <w:t xml:space="preserve">Tensor Flow is used for the implementation of the CNN. </w:t>
      </w:r>
    </w:p>
    <w:p w:rsidR="00455220" w:rsidRPr="00324B42" w:rsidRDefault="00455220" w:rsidP="00455220">
      <w:pPr>
        <w:pStyle w:val="BodyText"/>
        <w:spacing w:before="47" w:line="276" w:lineRule="auto"/>
        <w:ind w:left="100" w:right="1058"/>
        <w:jc w:val="both"/>
        <w:rPr>
          <w:sz w:val="24"/>
          <w:szCs w:val="24"/>
        </w:rPr>
      </w:pPr>
    </w:p>
    <w:p w:rsidR="00455220" w:rsidRPr="006D16F1" w:rsidRDefault="00455220" w:rsidP="006D16F1">
      <w:pPr>
        <w:pStyle w:val="BodyText"/>
        <w:spacing w:before="5" w:line="276" w:lineRule="auto"/>
        <w:ind w:left="100" w:right="1073"/>
        <w:jc w:val="both"/>
        <w:rPr>
          <w:sz w:val="24"/>
          <w:szCs w:val="24"/>
        </w:rPr>
        <w:sectPr w:rsidR="00455220" w:rsidRPr="006D16F1" w:rsidSect="00324B42">
          <w:pgSz w:w="11910" w:h="16840"/>
          <w:pgMar w:top="1699" w:right="1138" w:bottom="1411" w:left="1987" w:header="0" w:footer="994" w:gutter="0"/>
          <w:pgBorders w:offsetFrom="page">
            <w:top w:val="single" w:sz="4" w:space="24" w:color="auto"/>
            <w:left w:val="single" w:sz="4" w:space="24" w:color="auto"/>
            <w:bottom w:val="single" w:sz="4" w:space="24" w:color="auto"/>
            <w:right w:val="single" w:sz="4" w:space="24" w:color="auto"/>
          </w:pgBorders>
          <w:cols w:space="720"/>
        </w:sectPr>
      </w:pPr>
      <w:r w:rsidRPr="00324B42">
        <w:rPr>
          <w:b/>
          <w:bCs/>
          <w:color w:val="333333"/>
          <w:sz w:val="24"/>
          <w:szCs w:val="24"/>
        </w:rPr>
        <w:t>Keywords</w:t>
      </w:r>
      <w:r w:rsidRPr="00324B42">
        <w:rPr>
          <w:color w:val="333333"/>
          <w:sz w:val="24"/>
          <w:szCs w:val="24"/>
        </w:rPr>
        <w:t xml:space="preserve"> – Convolution neural network, Feature extraction, Road accidents,</w:t>
      </w:r>
      <w:r w:rsidRPr="00324B42">
        <w:rPr>
          <w:color w:val="333333"/>
          <w:spacing w:val="1"/>
          <w:sz w:val="24"/>
          <w:szCs w:val="24"/>
        </w:rPr>
        <w:t xml:space="preserve"> </w:t>
      </w:r>
      <w:r w:rsidRPr="00324B42">
        <w:rPr>
          <w:color w:val="333333"/>
          <w:sz w:val="24"/>
          <w:szCs w:val="24"/>
        </w:rPr>
        <w:t>Traffic</w:t>
      </w:r>
      <w:r w:rsidRPr="00324B42">
        <w:rPr>
          <w:color w:val="333333"/>
          <w:spacing w:val="1"/>
          <w:sz w:val="24"/>
          <w:szCs w:val="24"/>
        </w:rPr>
        <w:t xml:space="preserve"> </w:t>
      </w:r>
      <w:r w:rsidRPr="00324B42">
        <w:rPr>
          <w:color w:val="333333"/>
          <w:sz w:val="24"/>
          <w:szCs w:val="24"/>
        </w:rPr>
        <w:t>sign</w:t>
      </w:r>
      <w:r w:rsidRPr="00324B42">
        <w:rPr>
          <w:color w:val="333333"/>
          <w:spacing w:val="1"/>
          <w:sz w:val="24"/>
          <w:szCs w:val="24"/>
        </w:rPr>
        <w:t xml:space="preserve"> </w:t>
      </w:r>
      <w:r w:rsidR="006D16F1">
        <w:rPr>
          <w:color w:val="333333"/>
          <w:sz w:val="24"/>
          <w:szCs w:val="24"/>
        </w:rPr>
        <w:t>recognition</w:t>
      </w:r>
    </w:p>
    <w:p w:rsidR="00455220" w:rsidRPr="00AD5B40" w:rsidRDefault="00455220" w:rsidP="00333017">
      <w:pPr>
        <w:pStyle w:val="BodyText"/>
      </w:pPr>
      <w:r w:rsidRPr="00AD5B40">
        <w:lastRenderedPageBreak/>
        <w:t>Contents</w:t>
      </w:r>
    </w:p>
    <w:p w:rsidR="00455220" w:rsidRDefault="00455220" w:rsidP="00455220">
      <w:pPr>
        <w:rPr>
          <w:rFonts w:ascii="Cambria"/>
          <w:sz w:val="32"/>
        </w:rPr>
        <w:sectPr w:rsidR="00455220" w:rsidSect="002F18C8">
          <w:pgSz w:w="11910" w:h="16840"/>
          <w:pgMar w:top="1440" w:right="1800" w:bottom="1440" w:left="1800" w:header="0" w:footer="998" w:gutter="0"/>
          <w:pgBorders w:offsetFrom="page">
            <w:top w:val="single" w:sz="4" w:space="24" w:color="auto"/>
            <w:left w:val="single" w:sz="4" w:space="24" w:color="auto"/>
            <w:bottom w:val="single" w:sz="4" w:space="24" w:color="auto"/>
            <w:right w:val="single" w:sz="4" w:space="24" w:color="auto"/>
          </w:pgBorders>
          <w:cols w:space="720"/>
          <w:docGrid w:linePitch="299"/>
        </w:sectPr>
      </w:pPr>
    </w:p>
    <w:sdt>
      <w:sdtPr>
        <w:rPr>
          <w:rFonts w:ascii="Times New Roman" w:eastAsia="Times New Roman" w:hAnsi="Times New Roman" w:cs="Times New Roman"/>
          <w:color w:val="auto"/>
          <w:sz w:val="22"/>
          <w:szCs w:val="22"/>
        </w:rPr>
        <w:id w:val="1232509296"/>
        <w:docPartObj>
          <w:docPartGallery w:val="Table of Contents"/>
          <w:docPartUnique/>
        </w:docPartObj>
      </w:sdtPr>
      <w:sdtEndPr>
        <w:rPr>
          <w:b/>
          <w:bCs/>
          <w:noProof/>
        </w:rPr>
      </w:sdtEndPr>
      <w:sdtContent>
        <w:p w:rsidR="009518D9" w:rsidRDefault="009518D9">
          <w:pPr>
            <w:pStyle w:val="TOCHeading"/>
          </w:pPr>
          <w:r>
            <w:t>Contents</w:t>
          </w:r>
        </w:p>
        <w:p w:rsidR="00A66593" w:rsidRDefault="009518D9">
          <w:pPr>
            <w:pStyle w:val="TOC1"/>
            <w:tabs>
              <w:tab w:val="right" w:leader="dot" w:pos="830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3596397" w:history="1">
            <w:r w:rsidR="00A66593" w:rsidRPr="0041108D">
              <w:rPr>
                <w:rStyle w:val="Hyperlink"/>
                <w:b/>
                <w:noProof/>
              </w:rPr>
              <w:t>CHAPTER-1</w:t>
            </w:r>
            <w:r w:rsidR="00A66593">
              <w:rPr>
                <w:noProof/>
                <w:webHidden/>
              </w:rPr>
              <w:tab/>
            </w:r>
            <w:r w:rsidR="00A66593">
              <w:rPr>
                <w:noProof/>
                <w:webHidden/>
              </w:rPr>
              <w:fldChar w:fldCharType="begin"/>
            </w:r>
            <w:r w:rsidR="00A66593">
              <w:rPr>
                <w:noProof/>
                <w:webHidden/>
              </w:rPr>
              <w:instrText xml:space="preserve"> PAGEREF _Toc163596397 \h </w:instrText>
            </w:r>
            <w:r w:rsidR="00A66593">
              <w:rPr>
                <w:noProof/>
                <w:webHidden/>
              </w:rPr>
            </w:r>
            <w:r w:rsidR="00A66593">
              <w:rPr>
                <w:noProof/>
                <w:webHidden/>
              </w:rPr>
              <w:fldChar w:fldCharType="separate"/>
            </w:r>
            <w:r w:rsidR="00A66593">
              <w:rPr>
                <w:noProof/>
                <w:webHidden/>
              </w:rPr>
              <w:t>1</w:t>
            </w:r>
            <w:r w:rsidR="00A66593">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398" w:history="1">
            <w:r w:rsidRPr="0041108D">
              <w:rPr>
                <w:rStyle w:val="Hyperlink"/>
                <w:noProof/>
              </w:rPr>
              <w:t>1.1. Introduction</w:t>
            </w:r>
            <w:r>
              <w:rPr>
                <w:noProof/>
                <w:webHidden/>
              </w:rPr>
              <w:tab/>
            </w:r>
            <w:r>
              <w:rPr>
                <w:noProof/>
                <w:webHidden/>
              </w:rPr>
              <w:fldChar w:fldCharType="begin"/>
            </w:r>
            <w:r>
              <w:rPr>
                <w:noProof/>
                <w:webHidden/>
              </w:rPr>
              <w:instrText xml:space="preserve"> PAGEREF _Toc163596398 \h </w:instrText>
            </w:r>
            <w:r>
              <w:rPr>
                <w:noProof/>
                <w:webHidden/>
              </w:rPr>
            </w:r>
            <w:r>
              <w:rPr>
                <w:noProof/>
                <w:webHidden/>
              </w:rPr>
              <w:fldChar w:fldCharType="separate"/>
            </w:r>
            <w:r>
              <w:rPr>
                <w:noProof/>
                <w:webHidden/>
              </w:rPr>
              <w:t>1</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399" w:history="1">
            <w:r w:rsidRPr="0041108D">
              <w:rPr>
                <w:rStyle w:val="Hyperlink"/>
                <w:noProof/>
              </w:rPr>
              <w:t>1.2 Problem</w:t>
            </w:r>
            <w:r w:rsidRPr="0041108D">
              <w:rPr>
                <w:rStyle w:val="Hyperlink"/>
                <w:noProof/>
                <w:spacing w:val="-18"/>
              </w:rPr>
              <w:t xml:space="preserve"> </w:t>
            </w:r>
            <w:r w:rsidRPr="0041108D">
              <w:rPr>
                <w:rStyle w:val="Hyperlink"/>
                <w:noProof/>
              </w:rPr>
              <w:t>Statement</w:t>
            </w:r>
            <w:r>
              <w:rPr>
                <w:noProof/>
                <w:webHidden/>
              </w:rPr>
              <w:tab/>
            </w:r>
            <w:r>
              <w:rPr>
                <w:noProof/>
                <w:webHidden/>
              </w:rPr>
              <w:fldChar w:fldCharType="begin"/>
            </w:r>
            <w:r>
              <w:rPr>
                <w:noProof/>
                <w:webHidden/>
              </w:rPr>
              <w:instrText xml:space="preserve"> PAGEREF _Toc163596399 \h </w:instrText>
            </w:r>
            <w:r>
              <w:rPr>
                <w:noProof/>
                <w:webHidden/>
              </w:rPr>
            </w:r>
            <w:r>
              <w:rPr>
                <w:noProof/>
                <w:webHidden/>
              </w:rPr>
              <w:fldChar w:fldCharType="separate"/>
            </w:r>
            <w:r>
              <w:rPr>
                <w:noProof/>
                <w:webHidden/>
              </w:rPr>
              <w:t>2</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00" w:history="1">
            <w:r w:rsidRPr="0041108D">
              <w:rPr>
                <w:rStyle w:val="Hyperlink"/>
                <w:noProof/>
              </w:rPr>
              <w:t>1.3 Introduction</w:t>
            </w:r>
            <w:r w:rsidRPr="0041108D">
              <w:rPr>
                <w:rStyle w:val="Hyperlink"/>
                <w:noProof/>
                <w:spacing w:val="-8"/>
              </w:rPr>
              <w:t xml:space="preserve"> </w:t>
            </w:r>
            <w:r w:rsidRPr="0041108D">
              <w:rPr>
                <w:rStyle w:val="Hyperlink"/>
                <w:noProof/>
              </w:rPr>
              <w:t>to</w:t>
            </w:r>
            <w:r w:rsidRPr="0041108D">
              <w:rPr>
                <w:rStyle w:val="Hyperlink"/>
                <w:noProof/>
                <w:spacing w:val="-7"/>
              </w:rPr>
              <w:t xml:space="preserve"> </w:t>
            </w:r>
            <w:r w:rsidRPr="0041108D">
              <w:rPr>
                <w:rStyle w:val="Hyperlink"/>
                <w:noProof/>
              </w:rPr>
              <w:t>Convolutional</w:t>
            </w:r>
            <w:r w:rsidRPr="0041108D">
              <w:rPr>
                <w:rStyle w:val="Hyperlink"/>
                <w:noProof/>
                <w:spacing w:val="-5"/>
              </w:rPr>
              <w:t xml:space="preserve"> </w:t>
            </w:r>
            <w:r w:rsidRPr="0041108D">
              <w:rPr>
                <w:rStyle w:val="Hyperlink"/>
                <w:noProof/>
              </w:rPr>
              <w:t>Neural</w:t>
            </w:r>
            <w:r w:rsidRPr="0041108D">
              <w:rPr>
                <w:rStyle w:val="Hyperlink"/>
                <w:noProof/>
                <w:spacing w:val="5"/>
              </w:rPr>
              <w:t xml:space="preserve"> </w:t>
            </w:r>
            <w:r w:rsidRPr="0041108D">
              <w:rPr>
                <w:rStyle w:val="Hyperlink"/>
                <w:noProof/>
              </w:rPr>
              <w:t>Networks</w:t>
            </w:r>
            <w:r w:rsidRPr="0041108D">
              <w:rPr>
                <w:rStyle w:val="Hyperlink"/>
                <w:noProof/>
                <w:spacing w:val="-6"/>
              </w:rPr>
              <w:t xml:space="preserve"> </w:t>
            </w:r>
            <w:r w:rsidRPr="0041108D">
              <w:rPr>
                <w:rStyle w:val="Hyperlink"/>
                <w:noProof/>
              </w:rPr>
              <w:t>(CNN)</w:t>
            </w:r>
            <w:r>
              <w:rPr>
                <w:noProof/>
                <w:webHidden/>
              </w:rPr>
              <w:tab/>
            </w:r>
            <w:r>
              <w:rPr>
                <w:noProof/>
                <w:webHidden/>
              </w:rPr>
              <w:fldChar w:fldCharType="begin"/>
            </w:r>
            <w:r>
              <w:rPr>
                <w:noProof/>
                <w:webHidden/>
              </w:rPr>
              <w:instrText xml:space="preserve"> PAGEREF _Toc163596400 \h </w:instrText>
            </w:r>
            <w:r>
              <w:rPr>
                <w:noProof/>
                <w:webHidden/>
              </w:rPr>
            </w:r>
            <w:r>
              <w:rPr>
                <w:noProof/>
                <w:webHidden/>
              </w:rPr>
              <w:fldChar w:fldCharType="separate"/>
            </w:r>
            <w:r>
              <w:rPr>
                <w:noProof/>
                <w:webHidden/>
              </w:rPr>
              <w:t>3</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01" w:history="1">
            <w:r w:rsidRPr="0041108D">
              <w:rPr>
                <w:rStyle w:val="Hyperlink"/>
                <w:noProof/>
              </w:rPr>
              <w:t>1.4 Aims</w:t>
            </w:r>
            <w:r w:rsidRPr="0041108D">
              <w:rPr>
                <w:rStyle w:val="Hyperlink"/>
                <w:noProof/>
                <w:spacing w:val="-3"/>
              </w:rPr>
              <w:t xml:space="preserve"> </w:t>
            </w:r>
            <w:r w:rsidRPr="0041108D">
              <w:rPr>
                <w:rStyle w:val="Hyperlink"/>
                <w:noProof/>
              </w:rPr>
              <w:t>and</w:t>
            </w:r>
            <w:r w:rsidRPr="0041108D">
              <w:rPr>
                <w:rStyle w:val="Hyperlink"/>
                <w:noProof/>
                <w:spacing w:val="-5"/>
              </w:rPr>
              <w:t xml:space="preserve"> </w:t>
            </w:r>
            <w:r w:rsidRPr="0041108D">
              <w:rPr>
                <w:rStyle w:val="Hyperlink"/>
                <w:noProof/>
              </w:rPr>
              <w:t>Objectives</w:t>
            </w:r>
            <w:r w:rsidRPr="0041108D">
              <w:rPr>
                <w:rStyle w:val="Hyperlink"/>
                <w:noProof/>
                <w:spacing w:val="-3"/>
              </w:rPr>
              <w:t xml:space="preserve"> </w:t>
            </w:r>
            <w:r w:rsidRPr="0041108D">
              <w:rPr>
                <w:rStyle w:val="Hyperlink"/>
                <w:noProof/>
              </w:rPr>
              <w:t>of</w:t>
            </w:r>
            <w:r w:rsidRPr="0041108D">
              <w:rPr>
                <w:rStyle w:val="Hyperlink"/>
                <w:noProof/>
                <w:spacing w:val="-1"/>
              </w:rPr>
              <w:t xml:space="preserve"> </w:t>
            </w:r>
            <w:r w:rsidRPr="0041108D">
              <w:rPr>
                <w:rStyle w:val="Hyperlink"/>
                <w:noProof/>
              </w:rPr>
              <w:t>the</w:t>
            </w:r>
            <w:r w:rsidRPr="0041108D">
              <w:rPr>
                <w:rStyle w:val="Hyperlink"/>
                <w:noProof/>
                <w:spacing w:val="1"/>
              </w:rPr>
              <w:t xml:space="preserve"> </w:t>
            </w:r>
            <w:r w:rsidRPr="0041108D">
              <w:rPr>
                <w:rStyle w:val="Hyperlink"/>
                <w:noProof/>
              </w:rPr>
              <w:t>Research</w:t>
            </w:r>
            <w:r>
              <w:rPr>
                <w:noProof/>
                <w:webHidden/>
              </w:rPr>
              <w:tab/>
            </w:r>
            <w:r>
              <w:rPr>
                <w:noProof/>
                <w:webHidden/>
              </w:rPr>
              <w:fldChar w:fldCharType="begin"/>
            </w:r>
            <w:r>
              <w:rPr>
                <w:noProof/>
                <w:webHidden/>
              </w:rPr>
              <w:instrText xml:space="preserve"> PAGEREF _Toc163596401 \h </w:instrText>
            </w:r>
            <w:r>
              <w:rPr>
                <w:noProof/>
                <w:webHidden/>
              </w:rPr>
            </w:r>
            <w:r>
              <w:rPr>
                <w:noProof/>
                <w:webHidden/>
              </w:rPr>
              <w:fldChar w:fldCharType="separate"/>
            </w:r>
            <w:r>
              <w:rPr>
                <w:noProof/>
                <w:webHidden/>
              </w:rPr>
              <w:t>4</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02" w:history="1">
            <w:r w:rsidRPr="0041108D">
              <w:rPr>
                <w:rStyle w:val="Hyperlink"/>
                <w:noProof/>
              </w:rPr>
              <w:t>1.5 Goals</w:t>
            </w:r>
            <w:r>
              <w:rPr>
                <w:noProof/>
                <w:webHidden/>
              </w:rPr>
              <w:tab/>
            </w:r>
            <w:r>
              <w:rPr>
                <w:noProof/>
                <w:webHidden/>
              </w:rPr>
              <w:fldChar w:fldCharType="begin"/>
            </w:r>
            <w:r>
              <w:rPr>
                <w:noProof/>
                <w:webHidden/>
              </w:rPr>
              <w:instrText xml:space="preserve"> PAGEREF _Toc163596402 \h </w:instrText>
            </w:r>
            <w:r>
              <w:rPr>
                <w:noProof/>
                <w:webHidden/>
              </w:rPr>
            </w:r>
            <w:r>
              <w:rPr>
                <w:noProof/>
                <w:webHidden/>
              </w:rPr>
              <w:fldChar w:fldCharType="separate"/>
            </w:r>
            <w:r>
              <w:rPr>
                <w:noProof/>
                <w:webHidden/>
              </w:rPr>
              <w:t>4</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03" w:history="1">
            <w:r w:rsidRPr="0041108D">
              <w:rPr>
                <w:rStyle w:val="Hyperlink"/>
                <w:noProof/>
              </w:rPr>
              <w:t>1.6 Scope:</w:t>
            </w:r>
            <w:r>
              <w:rPr>
                <w:noProof/>
                <w:webHidden/>
              </w:rPr>
              <w:tab/>
            </w:r>
            <w:r>
              <w:rPr>
                <w:noProof/>
                <w:webHidden/>
              </w:rPr>
              <w:fldChar w:fldCharType="begin"/>
            </w:r>
            <w:r>
              <w:rPr>
                <w:noProof/>
                <w:webHidden/>
              </w:rPr>
              <w:instrText xml:space="preserve"> PAGEREF _Toc163596403 \h </w:instrText>
            </w:r>
            <w:r>
              <w:rPr>
                <w:noProof/>
                <w:webHidden/>
              </w:rPr>
            </w:r>
            <w:r>
              <w:rPr>
                <w:noProof/>
                <w:webHidden/>
              </w:rPr>
              <w:fldChar w:fldCharType="separate"/>
            </w:r>
            <w:r>
              <w:rPr>
                <w:noProof/>
                <w:webHidden/>
              </w:rPr>
              <w:t>5</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04" w:history="1">
            <w:r w:rsidRPr="0041108D">
              <w:rPr>
                <w:rStyle w:val="Hyperlink"/>
                <w:noProof/>
              </w:rPr>
              <w:t>1.7 Applications:</w:t>
            </w:r>
            <w:r>
              <w:rPr>
                <w:noProof/>
                <w:webHidden/>
              </w:rPr>
              <w:tab/>
            </w:r>
            <w:r>
              <w:rPr>
                <w:noProof/>
                <w:webHidden/>
              </w:rPr>
              <w:fldChar w:fldCharType="begin"/>
            </w:r>
            <w:r>
              <w:rPr>
                <w:noProof/>
                <w:webHidden/>
              </w:rPr>
              <w:instrText xml:space="preserve"> PAGEREF _Toc163596404 \h </w:instrText>
            </w:r>
            <w:r>
              <w:rPr>
                <w:noProof/>
                <w:webHidden/>
              </w:rPr>
            </w:r>
            <w:r>
              <w:rPr>
                <w:noProof/>
                <w:webHidden/>
              </w:rPr>
              <w:fldChar w:fldCharType="separate"/>
            </w:r>
            <w:r>
              <w:rPr>
                <w:noProof/>
                <w:webHidden/>
              </w:rPr>
              <w:t>6</w:t>
            </w:r>
            <w:r>
              <w:rPr>
                <w:noProof/>
                <w:webHidden/>
              </w:rPr>
              <w:fldChar w:fldCharType="end"/>
            </w:r>
          </w:hyperlink>
        </w:p>
        <w:p w:rsidR="00A66593" w:rsidRDefault="00A66593">
          <w:pPr>
            <w:pStyle w:val="TOC3"/>
            <w:tabs>
              <w:tab w:val="left" w:pos="1041"/>
              <w:tab w:val="right" w:leader="dot" w:pos="8300"/>
            </w:tabs>
            <w:rPr>
              <w:rFonts w:asciiTheme="minorHAnsi" w:eastAsiaTheme="minorEastAsia" w:hAnsiTheme="minorHAnsi" w:cstheme="minorBidi"/>
              <w:noProof/>
            </w:rPr>
          </w:pPr>
          <w:hyperlink w:anchor="_Toc163596405" w:history="1">
            <w:r w:rsidRPr="0041108D">
              <w:rPr>
                <w:rStyle w:val="Hyperlink"/>
                <w:noProof/>
              </w:rPr>
              <w:t>1.8</w:t>
            </w:r>
            <w:r>
              <w:rPr>
                <w:rFonts w:asciiTheme="minorHAnsi" w:eastAsiaTheme="minorEastAsia" w:hAnsiTheme="minorHAnsi" w:cstheme="minorBidi"/>
                <w:noProof/>
              </w:rPr>
              <w:tab/>
            </w:r>
            <w:r w:rsidRPr="0041108D">
              <w:rPr>
                <w:rStyle w:val="Hyperlink"/>
                <w:noProof/>
              </w:rPr>
              <w:t>Limitations:</w:t>
            </w:r>
            <w:r>
              <w:rPr>
                <w:noProof/>
                <w:webHidden/>
              </w:rPr>
              <w:tab/>
            </w:r>
            <w:r>
              <w:rPr>
                <w:noProof/>
                <w:webHidden/>
              </w:rPr>
              <w:fldChar w:fldCharType="begin"/>
            </w:r>
            <w:r>
              <w:rPr>
                <w:noProof/>
                <w:webHidden/>
              </w:rPr>
              <w:instrText xml:space="preserve"> PAGEREF _Toc163596405 \h </w:instrText>
            </w:r>
            <w:r>
              <w:rPr>
                <w:noProof/>
                <w:webHidden/>
              </w:rPr>
            </w:r>
            <w:r>
              <w:rPr>
                <w:noProof/>
                <w:webHidden/>
              </w:rPr>
              <w:fldChar w:fldCharType="separate"/>
            </w:r>
            <w:r>
              <w:rPr>
                <w:noProof/>
                <w:webHidden/>
              </w:rPr>
              <w:t>6</w:t>
            </w:r>
            <w:r>
              <w:rPr>
                <w:noProof/>
                <w:webHidden/>
              </w:rPr>
              <w:fldChar w:fldCharType="end"/>
            </w:r>
          </w:hyperlink>
        </w:p>
        <w:p w:rsidR="00A66593" w:rsidRDefault="00A66593">
          <w:pPr>
            <w:pStyle w:val="TOC1"/>
            <w:tabs>
              <w:tab w:val="right" w:leader="dot" w:pos="8300"/>
            </w:tabs>
            <w:rPr>
              <w:rFonts w:asciiTheme="minorHAnsi" w:eastAsiaTheme="minorEastAsia" w:hAnsiTheme="minorHAnsi" w:cstheme="minorBidi"/>
              <w:noProof/>
            </w:rPr>
          </w:pPr>
          <w:hyperlink w:anchor="_Toc163596406" w:history="1">
            <w:r w:rsidRPr="0041108D">
              <w:rPr>
                <w:rStyle w:val="Hyperlink"/>
                <w:b/>
                <w:noProof/>
              </w:rPr>
              <w:t>CHAPTER-2</w:t>
            </w:r>
            <w:r>
              <w:rPr>
                <w:noProof/>
                <w:webHidden/>
              </w:rPr>
              <w:tab/>
            </w:r>
            <w:r>
              <w:rPr>
                <w:noProof/>
                <w:webHidden/>
              </w:rPr>
              <w:fldChar w:fldCharType="begin"/>
            </w:r>
            <w:r>
              <w:rPr>
                <w:noProof/>
                <w:webHidden/>
              </w:rPr>
              <w:instrText xml:space="preserve"> PAGEREF _Toc163596406 \h </w:instrText>
            </w:r>
            <w:r>
              <w:rPr>
                <w:noProof/>
                <w:webHidden/>
              </w:rPr>
            </w:r>
            <w:r>
              <w:rPr>
                <w:noProof/>
                <w:webHidden/>
              </w:rPr>
              <w:fldChar w:fldCharType="separate"/>
            </w:r>
            <w:r>
              <w:rPr>
                <w:noProof/>
                <w:webHidden/>
              </w:rPr>
              <w:t>6</w:t>
            </w:r>
            <w:r>
              <w:rPr>
                <w:noProof/>
                <w:webHidden/>
              </w:rPr>
              <w:fldChar w:fldCharType="end"/>
            </w:r>
          </w:hyperlink>
        </w:p>
        <w:p w:rsidR="00A66593" w:rsidRDefault="00A66593">
          <w:pPr>
            <w:pStyle w:val="TOC2"/>
            <w:tabs>
              <w:tab w:val="right" w:leader="dot" w:pos="8300"/>
            </w:tabs>
            <w:rPr>
              <w:rFonts w:asciiTheme="minorHAnsi" w:eastAsiaTheme="minorEastAsia" w:hAnsiTheme="minorHAnsi" w:cstheme="minorBidi"/>
              <w:noProof/>
            </w:rPr>
          </w:pPr>
          <w:hyperlink w:anchor="_Toc163596407" w:history="1">
            <w:r w:rsidRPr="0041108D">
              <w:rPr>
                <w:rStyle w:val="Hyperlink"/>
                <w:noProof/>
              </w:rPr>
              <w:t>Literature Survey</w:t>
            </w:r>
            <w:r>
              <w:rPr>
                <w:noProof/>
                <w:webHidden/>
              </w:rPr>
              <w:tab/>
            </w:r>
            <w:r>
              <w:rPr>
                <w:noProof/>
                <w:webHidden/>
              </w:rPr>
              <w:fldChar w:fldCharType="begin"/>
            </w:r>
            <w:r>
              <w:rPr>
                <w:noProof/>
                <w:webHidden/>
              </w:rPr>
              <w:instrText xml:space="preserve"> PAGEREF _Toc163596407 \h </w:instrText>
            </w:r>
            <w:r>
              <w:rPr>
                <w:noProof/>
                <w:webHidden/>
              </w:rPr>
            </w:r>
            <w:r>
              <w:rPr>
                <w:noProof/>
                <w:webHidden/>
              </w:rPr>
              <w:fldChar w:fldCharType="separate"/>
            </w:r>
            <w:r>
              <w:rPr>
                <w:noProof/>
                <w:webHidden/>
              </w:rPr>
              <w:t>6</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08" w:history="1">
            <w:r w:rsidRPr="0041108D">
              <w:rPr>
                <w:rStyle w:val="Hyperlink"/>
                <w:noProof/>
              </w:rPr>
              <w:t>2.1 Collect</w:t>
            </w:r>
            <w:r w:rsidRPr="0041108D">
              <w:rPr>
                <w:rStyle w:val="Hyperlink"/>
                <w:noProof/>
                <w:spacing w:val="-12"/>
              </w:rPr>
              <w:t xml:space="preserve"> </w:t>
            </w:r>
            <w:r w:rsidRPr="0041108D">
              <w:rPr>
                <w:rStyle w:val="Hyperlink"/>
                <w:noProof/>
              </w:rPr>
              <w:t>Information</w:t>
            </w:r>
            <w:r>
              <w:rPr>
                <w:noProof/>
                <w:webHidden/>
              </w:rPr>
              <w:tab/>
            </w:r>
            <w:r>
              <w:rPr>
                <w:noProof/>
                <w:webHidden/>
              </w:rPr>
              <w:fldChar w:fldCharType="begin"/>
            </w:r>
            <w:r>
              <w:rPr>
                <w:noProof/>
                <w:webHidden/>
              </w:rPr>
              <w:instrText xml:space="preserve"> PAGEREF _Toc163596408 \h </w:instrText>
            </w:r>
            <w:r>
              <w:rPr>
                <w:noProof/>
                <w:webHidden/>
              </w:rPr>
            </w:r>
            <w:r>
              <w:rPr>
                <w:noProof/>
                <w:webHidden/>
              </w:rPr>
              <w:fldChar w:fldCharType="separate"/>
            </w:r>
            <w:r>
              <w:rPr>
                <w:noProof/>
                <w:webHidden/>
              </w:rPr>
              <w:t>6</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09" w:history="1">
            <w:r w:rsidRPr="0041108D">
              <w:rPr>
                <w:rStyle w:val="Hyperlink"/>
                <w:noProof/>
              </w:rPr>
              <w:t>2.2 Study:</w:t>
            </w:r>
            <w:r>
              <w:rPr>
                <w:noProof/>
                <w:webHidden/>
              </w:rPr>
              <w:tab/>
            </w:r>
            <w:r>
              <w:rPr>
                <w:noProof/>
                <w:webHidden/>
              </w:rPr>
              <w:fldChar w:fldCharType="begin"/>
            </w:r>
            <w:r>
              <w:rPr>
                <w:noProof/>
                <w:webHidden/>
              </w:rPr>
              <w:instrText xml:space="preserve"> PAGEREF _Toc163596409 \h </w:instrText>
            </w:r>
            <w:r>
              <w:rPr>
                <w:noProof/>
                <w:webHidden/>
              </w:rPr>
            </w:r>
            <w:r>
              <w:rPr>
                <w:noProof/>
                <w:webHidden/>
              </w:rPr>
              <w:fldChar w:fldCharType="separate"/>
            </w:r>
            <w:r>
              <w:rPr>
                <w:noProof/>
                <w:webHidden/>
              </w:rPr>
              <w:t>7</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10" w:history="1">
            <w:r w:rsidRPr="0041108D">
              <w:rPr>
                <w:rStyle w:val="Hyperlink"/>
                <w:noProof/>
              </w:rPr>
              <w:t>2.3 Benefits</w:t>
            </w:r>
            <w:r>
              <w:rPr>
                <w:noProof/>
                <w:webHidden/>
              </w:rPr>
              <w:tab/>
            </w:r>
            <w:r>
              <w:rPr>
                <w:noProof/>
                <w:webHidden/>
              </w:rPr>
              <w:fldChar w:fldCharType="begin"/>
            </w:r>
            <w:r>
              <w:rPr>
                <w:noProof/>
                <w:webHidden/>
              </w:rPr>
              <w:instrText xml:space="preserve"> PAGEREF _Toc163596410 \h </w:instrText>
            </w:r>
            <w:r>
              <w:rPr>
                <w:noProof/>
                <w:webHidden/>
              </w:rPr>
            </w:r>
            <w:r>
              <w:rPr>
                <w:noProof/>
                <w:webHidden/>
              </w:rPr>
              <w:fldChar w:fldCharType="separate"/>
            </w:r>
            <w:r>
              <w:rPr>
                <w:noProof/>
                <w:webHidden/>
              </w:rPr>
              <w:t>8</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11" w:history="1">
            <w:r w:rsidRPr="0041108D">
              <w:rPr>
                <w:rStyle w:val="Hyperlink"/>
                <w:noProof/>
              </w:rPr>
              <w:t>2.4 Summary:</w:t>
            </w:r>
            <w:r>
              <w:rPr>
                <w:noProof/>
                <w:webHidden/>
              </w:rPr>
              <w:tab/>
            </w:r>
            <w:r>
              <w:rPr>
                <w:noProof/>
                <w:webHidden/>
              </w:rPr>
              <w:fldChar w:fldCharType="begin"/>
            </w:r>
            <w:r>
              <w:rPr>
                <w:noProof/>
                <w:webHidden/>
              </w:rPr>
              <w:instrText xml:space="preserve"> PAGEREF _Toc163596411 \h </w:instrText>
            </w:r>
            <w:r>
              <w:rPr>
                <w:noProof/>
                <w:webHidden/>
              </w:rPr>
            </w:r>
            <w:r>
              <w:rPr>
                <w:noProof/>
                <w:webHidden/>
              </w:rPr>
              <w:fldChar w:fldCharType="separate"/>
            </w:r>
            <w:r>
              <w:rPr>
                <w:noProof/>
                <w:webHidden/>
              </w:rPr>
              <w:t>8</w:t>
            </w:r>
            <w:r>
              <w:rPr>
                <w:noProof/>
                <w:webHidden/>
              </w:rPr>
              <w:fldChar w:fldCharType="end"/>
            </w:r>
          </w:hyperlink>
        </w:p>
        <w:p w:rsidR="00A66593" w:rsidRDefault="00A66593">
          <w:pPr>
            <w:pStyle w:val="TOC1"/>
            <w:tabs>
              <w:tab w:val="right" w:leader="dot" w:pos="8300"/>
            </w:tabs>
            <w:rPr>
              <w:rFonts w:asciiTheme="minorHAnsi" w:eastAsiaTheme="minorEastAsia" w:hAnsiTheme="minorHAnsi" w:cstheme="minorBidi"/>
              <w:noProof/>
            </w:rPr>
          </w:pPr>
          <w:hyperlink w:anchor="_Toc163596412" w:history="1">
            <w:r w:rsidRPr="0041108D">
              <w:rPr>
                <w:rStyle w:val="Hyperlink"/>
                <w:b/>
                <w:noProof/>
              </w:rPr>
              <w:t>CHAPTER-3</w:t>
            </w:r>
            <w:r>
              <w:rPr>
                <w:noProof/>
                <w:webHidden/>
              </w:rPr>
              <w:tab/>
            </w:r>
            <w:r>
              <w:rPr>
                <w:noProof/>
                <w:webHidden/>
              </w:rPr>
              <w:fldChar w:fldCharType="begin"/>
            </w:r>
            <w:r>
              <w:rPr>
                <w:noProof/>
                <w:webHidden/>
              </w:rPr>
              <w:instrText xml:space="preserve"> PAGEREF _Toc163596412 \h </w:instrText>
            </w:r>
            <w:r>
              <w:rPr>
                <w:noProof/>
                <w:webHidden/>
              </w:rPr>
            </w:r>
            <w:r>
              <w:rPr>
                <w:noProof/>
                <w:webHidden/>
              </w:rPr>
              <w:fldChar w:fldCharType="separate"/>
            </w:r>
            <w:r>
              <w:rPr>
                <w:noProof/>
                <w:webHidden/>
              </w:rPr>
              <w:t>9</w:t>
            </w:r>
            <w:r>
              <w:rPr>
                <w:noProof/>
                <w:webHidden/>
              </w:rPr>
              <w:fldChar w:fldCharType="end"/>
            </w:r>
          </w:hyperlink>
        </w:p>
        <w:p w:rsidR="00A66593" w:rsidRDefault="00A66593">
          <w:pPr>
            <w:pStyle w:val="TOC2"/>
            <w:tabs>
              <w:tab w:val="right" w:leader="dot" w:pos="8300"/>
            </w:tabs>
            <w:rPr>
              <w:rFonts w:asciiTheme="minorHAnsi" w:eastAsiaTheme="minorEastAsia" w:hAnsiTheme="minorHAnsi" w:cstheme="minorBidi"/>
              <w:noProof/>
            </w:rPr>
          </w:pPr>
          <w:hyperlink w:anchor="_Toc163596413" w:history="1">
            <w:r w:rsidRPr="0041108D">
              <w:rPr>
                <w:rStyle w:val="Hyperlink"/>
                <w:noProof/>
              </w:rPr>
              <w:t>Analysis</w:t>
            </w:r>
            <w:r>
              <w:rPr>
                <w:noProof/>
                <w:webHidden/>
              </w:rPr>
              <w:tab/>
            </w:r>
            <w:r>
              <w:rPr>
                <w:noProof/>
                <w:webHidden/>
              </w:rPr>
              <w:fldChar w:fldCharType="begin"/>
            </w:r>
            <w:r>
              <w:rPr>
                <w:noProof/>
                <w:webHidden/>
              </w:rPr>
              <w:instrText xml:space="preserve"> PAGEREF _Toc163596413 \h </w:instrText>
            </w:r>
            <w:r>
              <w:rPr>
                <w:noProof/>
                <w:webHidden/>
              </w:rPr>
            </w:r>
            <w:r>
              <w:rPr>
                <w:noProof/>
                <w:webHidden/>
              </w:rPr>
              <w:fldChar w:fldCharType="separate"/>
            </w:r>
            <w:r>
              <w:rPr>
                <w:noProof/>
                <w:webHidden/>
              </w:rPr>
              <w:t>9</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14" w:history="1">
            <w:r w:rsidRPr="0041108D">
              <w:rPr>
                <w:rStyle w:val="Hyperlink"/>
                <w:noProof/>
              </w:rPr>
              <w:t>3.1 Existing</w:t>
            </w:r>
            <w:r w:rsidRPr="0041108D">
              <w:rPr>
                <w:rStyle w:val="Hyperlink"/>
                <w:noProof/>
                <w:spacing w:val="-4"/>
              </w:rPr>
              <w:t xml:space="preserve"> </w:t>
            </w:r>
            <w:r w:rsidRPr="0041108D">
              <w:rPr>
                <w:rStyle w:val="Hyperlink"/>
                <w:noProof/>
              </w:rPr>
              <w:t>system</w:t>
            </w:r>
            <w:r>
              <w:rPr>
                <w:noProof/>
                <w:webHidden/>
              </w:rPr>
              <w:tab/>
            </w:r>
            <w:r>
              <w:rPr>
                <w:noProof/>
                <w:webHidden/>
              </w:rPr>
              <w:fldChar w:fldCharType="begin"/>
            </w:r>
            <w:r>
              <w:rPr>
                <w:noProof/>
                <w:webHidden/>
              </w:rPr>
              <w:instrText xml:space="preserve"> PAGEREF _Toc163596414 \h </w:instrText>
            </w:r>
            <w:r>
              <w:rPr>
                <w:noProof/>
                <w:webHidden/>
              </w:rPr>
            </w:r>
            <w:r>
              <w:rPr>
                <w:noProof/>
                <w:webHidden/>
              </w:rPr>
              <w:fldChar w:fldCharType="separate"/>
            </w:r>
            <w:r>
              <w:rPr>
                <w:noProof/>
                <w:webHidden/>
              </w:rPr>
              <w:t>9</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15" w:history="1">
            <w:r w:rsidRPr="0041108D">
              <w:rPr>
                <w:rStyle w:val="Hyperlink"/>
                <w:noProof/>
              </w:rPr>
              <w:t>3.2 Disadvantages</w:t>
            </w:r>
            <w:r>
              <w:rPr>
                <w:noProof/>
                <w:webHidden/>
              </w:rPr>
              <w:tab/>
            </w:r>
            <w:r>
              <w:rPr>
                <w:noProof/>
                <w:webHidden/>
              </w:rPr>
              <w:fldChar w:fldCharType="begin"/>
            </w:r>
            <w:r>
              <w:rPr>
                <w:noProof/>
                <w:webHidden/>
              </w:rPr>
              <w:instrText xml:space="preserve"> PAGEREF _Toc163596415 \h </w:instrText>
            </w:r>
            <w:r>
              <w:rPr>
                <w:noProof/>
                <w:webHidden/>
              </w:rPr>
            </w:r>
            <w:r>
              <w:rPr>
                <w:noProof/>
                <w:webHidden/>
              </w:rPr>
              <w:fldChar w:fldCharType="separate"/>
            </w:r>
            <w:r>
              <w:rPr>
                <w:noProof/>
                <w:webHidden/>
              </w:rPr>
              <w:t>9</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16" w:history="1">
            <w:r w:rsidRPr="0041108D">
              <w:rPr>
                <w:rStyle w:val="Hyperlink"/>
                <w:noProof/>
              </w:rPr>
              <w:t>3.3 Overview</w:t>
            </w:r>
            <w:r w:rsidRPr="0041108D">
              <w:rPr>
                <w:rStyle w:val="Hyperlink"/>
                <w:noProof/>
                <w:spacing w:val="1"/>
              </w:rPr>
              <w:t xml:space="preserve"> </w:t>
            </w:r>
            <w:r w:rsidRPr="0041108D">
              <w:rPr>
                <w:rStyle w:val="Hyperlink"/>
                <w:noProof/>
              </w:rPr>
              <w:t>of</w:t>
            </w:r>
            <w:r w:rsidRPr="0041108D">
              <w:rPr>
                <w:rStyle w:val="Hyperlink"/>
                <w:noProof/>
                <w:spacing w:val="-6"/>
              </w:rPr>
              <w:t xml:space="preserve"> </w:t>
            </w:r>
            <w:r w:rsidRPr="0041108D">
              <w:rPr>
                <w:rStyle w:val="Hyperlink"/>
                <w:noProof/>
              </w:rPr>
              <w:t>the</w:t>
            </w:r>
            <w:r w:rsidRPr="0041108D">
              <w:rPr>
                <w:rStyle w:val="Hyperlink"/>
                <w:noProof/>
                <w:spacing w:val="-7"/>
              </w:rPr>
              <w:t xml:space="preserve"> </w:t>
            </w:r>
            <w:r w:rsidRPr="0041108D">
              <w:rPr>
                <w:rStyle w:val="Hyperlink"/>
                <w:noProof/>
              </w:rPr>
              <w:t>Proposed</w:t>
            </w:r>
            <w:r w:rsidRPr="0041108D">
              <w:rPr>
                <w:rStyle w:val="Hyperlink"/>
                <w:noProof/>
                <w:spacing w:val="-9"/>
              </w:rPr>
              <w:t xml:space="preserve"> </w:t>
            </w:r>
            <w:r w:rsidRPr="0041108D">
              <w:rPr>
                <w:rStyle w:val="Hyperlink"/>
                <w:noProof/>
              </w:rPr>
              <w:t>Approach</w:t>
            </w:r>
            <w:r>
              <w:rPr>
                <w:noProof/>
                <w:webHidden/>
              </w:rPr>
              <w:tab/>
            </w:r>
            <w:r>
              <w:rPr>
                <w:noProof/>
                <w:webHidden/>
              </w:rPr>
              <w:fldChar w:fldCharType="begin"/>
            </w:r>
            <w:r>
              <w:rPr>
                <w:noProof/>
                <w:webHidden/>
              </w:rPr>
              <w:instrText xml:space="preserve"> PAGEREF _Toc163596416 \h </w:instrText>
            </w:r>
            <w:r>
              <w:rPr>
                <w:noProof/>
                <w:webHidden/>
              </w:rPr>
            </w:r>
            <w:r>
              <w:rPr>
                <w:noProof/>
                <w:webHidden/>
              </w:rPr>
              <w:fldChar w:fldCharType="separate"/>
            </w:r>
            <w:r>
              <w:rPr>
                <w:noProof/>
                <w:webHidden/>
              </w:rPr>
              <w:t>10</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17" w:history="1">
            <w:r w:rsidRPr="0041108D">
              <w:rPr>
                <w:rStyle w:val="Hyperlink"/>
                <w:noProof/>
              </w:rPr>
              <w:t>3.4 Advantages</w:t>
            </w:r>
            <w:r w:rsidRPr="0041108D">
              <w:rPr>
                <w:rStyle w:val="Hyperlink"/>
                <w:noProof/>
                <w:spacing w:val="-4"/>
              </w:rPr>
              <w:t xml:space="preserve"> </w:t>
            </w:r>
            <w:r w:rsidRPr="0041108D">
              <w:rPr>
                <w:rStyle w:val="Hyperlink"/>
                <w:noProof/>
              </w:rPr>
              <w:t>of</w:t>
            </w:r>
            <w:r w:rsidRPr="0041108D">
              <w:rPr>
                <w:rStyle w:val="Hyperlink"/>
                <w:noProof/>
                <w:spacing w:val="-3"/>
              </w:rPr>
              <w:t xml:space="preserve"> </w:t>
            </w:r>
            <w:r w:rsidRPr="0041108D">
              <w:rPr>
                <w:rStyle w:val="Hyperlink"/>
                <w:noProof/>
              </w:rPr>
              <w:t>proposed</w:t>
            </w:r>
            <w:r w:rsidRPr="0041108D">
              <w:rPr>
                <w:rStyle w:val="Hyperlink"/>
                <w:noProof/>
                <w:spacing w:val="-7"/>
              </w:rPr>
              <w:t xml:space="preserve"> </w:t>
            </w:r>
            <w:r w:rsidRPr="0041108D">
              <w:rPr>
                <w:rStyle w:val="Hyperlink"/>
                <w:noProof/>
              </w:rPr>
              <w:t>system</w:t>
            </w:r>
            <w:r>
              <w:rPr>
                <w:noProof/>
                <w:webHidden/>
              </w:rPr>
              <w:tab/>
            </w:r>
            <w:r>
              <w:rPr>
                <w:noProof/>
                <w:webHidden/>
              </w:rPr>
              <w:fldChar w:fldCharType="begin"/>
            </w:r>
            <w:r>
              <w:rPr>
                <w:noProof/>
                <w:webHidden/>
              </w:rPr>
              <w:instrText xml:space="preserve"> PAGEREF _Toc163596417 \h </w:instrText>
            </w:r>
            <w:r>
              <w:rPr>
                <w:noProof/>
                <w:webHidden/>
              </w:rPr>
            </w:r>
            <w:r>
              <w:rPr>
                <w:noProof/>
                <w:webHidden/>
              </w:rPr>
              <w:fldChar w:fldCharType="separate"/>
            </w:r>
            <w:r>
              <w:rPr>
                <w:noProof/>
                <w:webHidden/>
              </w:rPr>
              <w:t>11</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18" w:history="1">
            <w:r w:rsidRPr="0041108D">
              <w:rPr>
                <w:rStyle w:val="Hyperlink"/>
                <w:noProof/>
              </w:rPr>
              <w:t>3.5 System</w:t>
            </w:r>
            <w:r w:rsidRPr="0041108D">
              <w:rPr>
                <w:rStyle w:val="Hyperlink"/>
                <w:noProof/>
                <w:spacing w:val="-19"/>
              </w:rPr>
              <w:t xml:space="preserve"> </w:t>
            </w:r>
            <w:r w:rsidRPr="0041108D">
              <w:rPr>
                <w:rStyle w:val="Hyperlink"/>
                <w:noProof/>
              </w:rPr>
              <w:t>Requirements</w:t>
            </w:r>
            <w:r>
              <w:rPr>
                <w:noProof/>
                <w:webHidden/>
              </w:rPr>
              <w:tab/>
            </w:r>
            <w:r>
              <w:rPr>
                <w:noProof/>
                <w:webHidden/>
              </w:rPr>
              <w:fldChar w:fldCharType="begin"/>
            </w:r>
            <w:r>
              <w:rPr>
                <w:noProof/>
                <w:webHidden/>
              </w:rPr>
              <w:instrText xml:space="preserve"> PAGEREF _Toc163596418 \h </w:instrText>
            </w:r>
            <w:r>
              <w:rPr>
                <w:noProof/>
                <w:webHidden/>
              </w:rPr>
            </w:r>
            <w:r>
              <w:rPr>
                <w:noProof/>
                <w:webHidden/>
              </w:rPr>
              <w:fldChar w:fldCharType="separate"/>
            </w:r>
            <w:r>
              <w:rPr>
                <w:noProof/>
                <w:webHidden/>
              </w:rPr>
              <w:t>11</w:t>
            </w:r>
            <w:r>
              <w:rPr>
                <w:noProof/>
                <w:webHidden/>
              </w:rPr>
              <w:fldChar w:fldCharType="end"/>
            </w:r>
          </w:hyperlink>
        </w:p>
        <w:p w:rsidR="00A66593" w:rsidRDefault="00A66593">
          <w:pPr>
            <w:pStyle w:val="TOC1"/>
            <w:tabs>
              <w:tab w:val="right" w:leader="dot" w:pos="8300"/>
            </w:tabs>
            <w:rPr>
              <w:rFonts w:asciiTheme="minorHAnsi" w:eastAsiaTheme="minorEastAsia" w:hAnsiTheme="minorHAnsi" w:cstheme="minorBidi"/>
              <w:noProof/>
            </w:rPr>
          </w:pPr>
          <w:hyperlink w:anchor="_Toc163596419" w:history="1">
            <w:r w:rsidRPr="0041108D">
              <w:rPr>
                <w:rStyle w:val="Hyperlink"/>
                <w:b/>
                <w:noProof/>
              </w:rPr>
              <w:t>CHAPTER-4</w:t>
            </w:r>
            <w:r>
              <w:rPr>
                <w:noProof/>
                <w:webHidden/>
              </w:rPr>
              <w:tab/>
            </w:r>
            <w:r>
              <w:rPr>
                <w:noProof/>
                <w:webHidden/>
              </w:rPr>
              <w:fldChar w:fldCharType="begin"/>
            </w:r>
            <w:r>
              <w:rPr>
                <w:noProof/>
                <w:webHidden/>
              </w:rPr>
              <w:instrText xml:space="preserve"> PAGEREF _Toc163596419 \h </w:instrText>
            </w:r>
            <w:r>
              <w:rPr>
                <w:noProof/>
                <w:webHidden/>
              </w:rPr>
            </w:r>
            <w:r>
              <w:rPr>
                <w:noProof/>
                <w:webHidden/>
              </w:rPr>
              <w:fldChar w:fldCharType="separate"/>
            </w:r>
            <w:r>
              <w:rPr>
                <w:noProof/>
                <w:webHidden/>
              </w:rPr>
              <w:t>12</w:t>
            </w:r>
            <w:r>
              <w:rPr>
                <w:noProof/>
                <w:webHidden/>
              </w:rPr>
              <w:fldChar w:fldCharType="end"/>
            </w:r>
          </w:hyperlink>
        </w:p>
        <w:p w:rsidR="00A66593" w:rsidRDefault="00A66593">
          <w:pPr>
            <w:pStyle w:val="TOC2"/>
            <w:tabs>
              <w:tab w:val="right" w:leader="dot" w:pos="8300"/>
            </w:tabs>
            <w:rPr>
              <w:rFonts w:asciiTheme="minorHAnsi" w:eastAsiaTheme="minorEastAsia" w:hAnsiTheme="minorHAnsi" w:cstheme="minorBidi"/>
              <w:noProof/>
            </w:rPr>
          </w:pPr>
          <w:hyperlink w:anchor="_Toc163596420" w:history="1">
            <w:r w:rsidRPr="0041108D">
              <w:rPr>
                <w:rStyle w:val="Hyperlink"/>
                <w:noProof/>
              </w:rPr>
              <w:t>System Design</w:t>
            </w:r>
            <w:r>
              <w:rPr>
                <w:noProof/>
                <w:webHidden/>
              </w:rPr>
              <w:tab/>
            </w:r>
            <w:r>
              <w:rPr>
                <w:noProof/>
                <w:webHidden/>
              </w:rPr>
              <w:fldChar w:fldCharType="begin"/>
            </w:r>
            <w:r>
              <w:rPr>
                <w:noProof/>
                <w:webHidden/>
              </w:rPr>
              <w:instrText xml:space="preserve"> PAGEREF _Toc163596420 \h </w:instrText>
            </w:r>
            <w:r>
              <w:rPr>
                <w:noProof/>
                <w:webHidden/>
              </w:rPr>
            </w:r>
            <w:r>
              <w:rPr>
                <w:noProof/>
                <w:webHidden/>
              </w:rPr>
              <w:fldChar w:fldCharType="separate"/>
            </w:r>
            <w:r>
              <w:rPr>
                <w:noProof/>
                <w:webHidden/>
              </w:rPr>
              <w:t>12</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21" w:history="1">
            <w:r w:rsidRPr="0041108D">
              <w:rPr>
                <w:rStyle w:val="Hyperlink"/>
                <w:noProof/>
              </w:rPr>
              <w:t>4.1 Design of the system</w:t>
            </w:r>
            <w:r>
              <w:rPr>
                <w:noProof/>
                <w:webHidden/>
              </w:rPr>
              <w:tab/>
            </w:r>
            <w:r>
              <w:rPr>
                <w:noProof/>
                <w:webHidden/>
              </w:rPr>
              <w:fldChar w:fldCharType="begin"/>
            </w:r>
            <w:r>
              <w:rPr>
                <w:noProof/>
                <w:webHidden/>
              </w:rPr>
              <w:instrText xml:space="preserve"> PAGEREF _Toc163596421 \h </w:instrText>
            </w:r>
            <w:r>
              <w:rPr>
                <w:noProof/>
                <w:webHidden/>
              </w:rPr>
            </w:r>
            <w:r>
              <w:rPr>
                <w:noProof/>
                <w:webHidden/>
              </w:rPr>
              <w:fldChar w:fldCharType="separate"/>
            </w:r>
            <w:r>
              <w:rPr>
                <w:noProof/>
                <w:webHidden/>
              </w:rPr>
              <w:t>12</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22" w:history="1">
            <w:r w:rsidRPr="0041108D">
              <w:rPr>
                <w:rStyle w:val="Hyperlink"/>
                <w:noProof/>
              </w:rPr>
              <w:t>4.1.4 DFD Diagram:</w:t>
            </w:r>
            <w:r>
              <w:rPr>
                <w:noProof/>
                <w:webHidden/>
              </w:rPr>
              <w:tab/>
            </w:r>
            <w:r>
              <w:rPr>
                <w:noProof/>
                <w:webHidden/>
              </w:rPr>
              <w:fldChar w:fldCharType="begin"/>
            </w:r>
            <w:r>
              <w:rPr>
                <w:noProof/>
                <w:webHidden/>
              </w:rPr>
              <w:instrText xml:space="preserve"> PAGEREF _Toc163596422 \h </w:instrText>
            </w:r>
            <w:r>
              <w:rPr>
                <w:noProof/>
                <w:webHidden/>
              </w:rPr>
            </w:r>
            <w:r>
              <w:rPr>
                <w:noProof/>
                <w:webHidden/>
              </w:rPr>
              <w:fldChar w:fldCharType="separate"/>
            </w:r>
            <w:r>
              <w:rPr>
                <w:noProof/>
                <w:webHidden/>
              </w:rPr>
              <w:t>16</w:t>
            </w:r>
            <w:r>
              <w:rPr>
                <w:noProof/>
                <w:webHidden/>
              </w:rPr>
              <w:fldChar w:fldCharType="end"/>
            </w:r>
          </w:hyperlink>
        </w:p>
        <w:p w:rsidR="00A66593" w:rsidRDefault="00A66593">
          <w:pPr>
            <w:pStyle w:val="TOC1"/>
            <w:tabs>
              <w:tab w:val="right" w:leader="dot" w:pos="8300"/>
            </w:tabs>
            <w:rPr>
              <w:rFonts w:asciiTheme="minorHAnsi" w:eastAsiaTheme="minorEastAsia" w:hAnsiTheme="minorHAnsi" w:cstheme="minorBidi"/>
              <w:noProof/>
            </w:rPr>
          </w:pPr>
          <w:hyperlink w:anchor="_Toc163596423" w:history="1">
            <w:r w:rsidRPr="0041108D">
              <w:rPr>
                <w:rStyle w:val="Hyperlink"/>
                <w:b/>
                <w:noProof/>
              </w:rPr>
              <w:t>CHAPTER-5</w:t>
            </w:r>
            <w:r>
              <w:rPr>
                <w:noProof/>
                <w:webHidden/>
              </w:rPr>
              <w:tab/>
            </w:r>
            <w:r>
              <w:rPr>
                <w:noProof/>
                <w:webHidden/>
              </w:rPr>
              <w:fldChar w:fldCharType="begin"/>
            </w:r>
            <w:r>
              <w:rPr>
                <w:noProof/>
                <w:webHidden/>
              </w:rPr>
              <w:instrText xml:space="preserve"> PAGEREF _Toc163596423 \h </w:instrText>
            </w:r>
            <w:r>
              <w:rPr>
                <w:noProof/>
                <w:webHidden/>
              </w:rPr>
            </w:r>
            <w:r>
              <w:rPr>
                <w:noProof/>
                <w:webHidden/>
              </w:rPr>
              <w:fldChar w:fldCharType="separate"/>
            </w:r>
            <w:r>
              <w:rPr>
                <w:noProof/>
                <w:webHidden/>
              </w:rPr>
              <w:t>18</w:t>
            </w:r>
            <w:r>
              <w:rPr>
                <w:noProof/>
                <w:webHidden/>
              </w:rPr>
              <w:fldChar w:fldCharType="end"/>
            </w:r>
          </w:hyperlink>
        </w:p>
        <w:p w:rsidR="00A66593" w:rsidRDefault="00A66593">
          <w:pPr>
            <w:pStyle w:val="TOC2"/>
            <w:tabs>
              <w:tab w:val="right" w:leader="dot" w:pos="8300"/>
            </w:tabs>
            <w:rPr>
              <w:rFonts w:asciiTheme="minorHAnsi" w:eastAsiaTheme="minorEastAsia" w:hAnsiTheme="minorHAnsi" w:cstheme="minorBidi"/>
              <w:noProof/>
            </w:rPr>
          </w:pPr>
          <w:hyperlink w:anchor="_Toc163596424" w:history="1">
            <w:r w:rsidRPr="0041108D">
              <w:rPr>
                <w:rStyle w:val="Hyperlink"/>
                <w:noProof/>
              </w:rPr>
              <w:t>System implementation using CNN</w:t>
            </w:r>
            <w:r>
              <w:rPr>
                <w:noProof/>
                <w:webHidden/>
              </w:rPr>
              <w:tab/>
            </w:r>
            <w:r>
              <w:rPr>
                <w:noProof/>
                <w:webHidden/>
              </w:rPr>
              <w:fldChar w:fldCharType="begin"/>
            </w:r>
            <w:r>
              <w:rPr>
                <w:noProof/>
                <w:webHidden/>
              </w:rPr>
              <w:instrText xml:space="preserve"> PAGEREF _Toc163596424 \h </w:instrText>
            </w:r>
            <w:r>
              <w:rPr>
                <w:noProof/>
                <w:webHidden/>
              </w:rPr>
            </w:r>
            <w:r>
              <w:rPr>
                <w:noProof/>
                <w:webHidden/>
              </w:rPr>
              <w:fldChar w:fldCharType="separate"/>
            </w:r>
            <w:r>
              <w:rPr>
                <w:noProof/>
                <w:webHidden/>
              </w:rPr>
              <w:t>18</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25" w:history="1">
            <w:r w:rsidRPr="0041108D">
              <w:rPr>
                <w:rStyle w:val="Hyperlink"/>
                <w:noProof/>
              </w:rPr>
              <w:t>5.1 Flow Chart For Traffic Sign Detection Model</w:t>
            </w:r>
            <w:r>
              <w:rPr>
                <w:noProof/>
                <w:webHidden/>
              </w:rPr>
              <w:tab/>
            </w:r>
            <w:r>
              <w:rPr>
                <w:noProof/>
                <w:webHidden/>
              </w:rPr>
              <w:fldChar w:fldCharType="begin"/>
            </w:r>
            <w:r>
              <w:rPr>
                <w:noProof/>
                <w:webHidden/>
              </w:rPr>
              <w:instrText xml:space="preserve"> PAGEREF _Toc163596425 \h </w:instrText>
            </w:r>
            <w:r>
              <w:rPr>
                <w:noProof/>
                <w:webHidden/>
              </w:rPr>
            </w:r>
            <w:r>
              <w:rPr>
                <w:noProof/>
                <w:webHidden/>
              </w:rPr>
              <w:fldChar w:fldCharType="separate"/>
            </w:r>
            <w:r>
              <w:rPr>
                <w:noProof/>
                <w:webHidden/>
              </w:rPr>
              <w:t>18</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26" w:history="1">
            <w:r w:rsidRPr="0041108D">
              <w:rPr>
                <w:rStyle w:val="Hyperlink"/>
                <w:noProof/>
              </w:rPr>
              <w:t>5.2 Code For Training the model</w:t>
            </w:r>
            <w:r>
              <w:rPr>
                <w:noProof/>
                <w:webHidden/>
              </w:rPr>
              <w:tab/>
            </w:r>
            <w:r>
              <w:rPr>
                <w:noProof/>
                <w:webHidden/>
              </w:rPr>
              <w:fldChar w:fldCharType="begin"/>
            </w:r>
            <w:r>
              <w:rPr>
                <w:noProof/>
                <w:webHidden/>
              </w:rPr>
              <w:instrText xml:space="preserve"> PAGEREF _Toc163596426 \h </w:instrText>
            </w:r>
            <w:r>
              <w:rPr>
                <w:noProof/>
                <w:webHidden/>
              </w:rPr>
            </w:r>
            <w:r>
              <w:rPr>
                <w:noProof/>
                <w:webHidden/>
              </w:rPr>
              <w:fldChar w:fldCharType="separate"/>
            </w:r>
            <w:r>
              <w:rPr>
                <w:noProof/>
                <w:webHidden/>
              </w:rPr>
              <w:t>20</w:t>
            </w:r>
            <w:r>
              <w:rPr>
                <w:noProof/>
                <w:webHidden/>
              </w:rPr>
              <w:fldChar w:fldCharType="end"/>
            </w:r>
          </w:hyperlink>
        </w:p>
        <w:p w:rsidR="00A66593" w:rsidRDefault="00A66593">
          <w:pPr>
            <w:pStyle w:val="TOC3"/>
            <w:tabs>
              <w:tab w:val="right" w:leader="dot" w:pos="8300"/>
            </w:tabs>
            <w:rPr>
              <w:rFonts w:asciiTheme="minorHAnsi" w:eastAsiaTheme="minorEastAsia" w:hAnsiTheme="minorHAnsi" w:cstheme="minorBidi"/>
              <w:noProof/>
            </w:rPr>
          </w:pPr>
          <w:hyperlink w:anchor="_Toc163596427" w:history="1">
            <w:r w:rsidRPr="0041108D">
              <w:rPr>
                <w:rStyle w:val="Hyperlink"/>
                <w:noProof/>
              </w:rPr>
              <w:t>5.3 Testing code:</w:t>
            </w:r>
            <w:r>
              <w:rPr>
                <w:noProof/>
                <w:webHidden/>
              </w:rPr>
              <w:tab/>
            </w:r>
            <w:r>
              <w:rPr>
                <w:noProof/>
                <w:webHidden/>
              </w:rPr>
              <w:fldChar w:fldCharType="begin"/>
            </w:r>
            <w:r>
              <w:rPr>
                <w:noProof/>
                <w:webHidden/>
              </w:rPr>
              <w:instrText xml:space="preserve"> PAGEREF _Toc163596427 \h </w:instrText>
            </w:r>
            <w:r>
              <w:rPr>
                <w:noProof/>
                <w:webHidden/>
              </w:rPr>
            </w:r>
            <w:r>
              <w:rPr>
                <w:noProof/>
                <w:webHidden/>
              </w:rPr>
              <w:fldChar w:fldCharType="separate"/>
            </w:r>
            <w:r>
              <w:rPr>
                <w:noProof/>
                <w:webHidden/>
              </w:rPr>
              <w:t>25</w:t>
            </w:r>
            <w:r>
              <w:rPr>
                <w:noProof/>
                <w:webHidden/>
              </w:rPr>
              <w:fldChar w:fldCharType="end"/>
            </w:r>
          </w:hyperlink>
        </w:p>
        <w:p w:rsidR="00A66593" w:rsidRDefault="00A66593">
          <w:pPr>
            <w:pStyle w:val="TOC1"/>
            <w:tabs>
              <w:tab w:val="right" w:leader="dot" w:pos="8300"/>
            </w:tabs>
            <w:rPr>
              <w:rFonts w:asciiTheme="minorHAnsi" w:eastAsiaTheme="minorEastAsia" w:hAnsiTheme="minorHAnsi" w:cstheme="minorBidi"/>
              <w:noProof/>
            </w:rPr>
          </w:pPr>
          <w:hyperlink w:anchor="_Toc163596428" w:history="1">
            <w:r w:rsidRPr="0041108D">
              <w:rPr>
                <w:rStyle w:val="Hyperlink"/>
                <w:b/>
                <w:noProof/>
              </w:rPr>
              <w:t>CHAPTER</w:t>
            </w:r>
            <w:r w:rsidRPr="0041108D">
              <w:rPr>
                <w:rStyle w:val="Hyperlink"/>
                <w:b/>
                <w:noProof/>
                <w:spacing w:val="-4"/>
              </w:rPr>
              <w:t xml:space="preserve"> </w:t>
            </w:r>
            <w:r w:rsidRPr="0041108D">
              <w:rPr>
                <w:rStyle w:val="Hyperlink"/>
                <w:b/>
                <w:noProof/>
              </w:rPr>
              <w:t>6</w:t>
            </w:r>
            <w:r>
              <w:rPr>
                <w:noProof/>
                <w:webHidden/>
              </w:rPr>
              <w:tab/>
            </w:r>
            <w:r>
              <w:rPr>
                <w:noProof/>
                <w:webHidden/>
              </w:rPr>
              <w:fldChar w:fldCharType="begin"/>
            </w:r>
            <w:r>
              <w:rPr>
                <w:noProof/>
                <w:webHidden/>
              </w:rPr>
              <w:instrText xml:space="preserve"> PAGEREF _Toc163596428 \h </w:instrText>
            </w:r>
            <w:r>
              <w:rPr>
                <w:noProof/>
                <w:webHidden/>
              </w:rPr>
            </w:r>
            <w:r>
              <w:rPr>
                <w:noProof/>
                <w:webHidden/>
              </w:rPr>
              <w:fldChar w:fldCharType="separate"/>
            </w:r>
            <w:r>
              <w:rPr>
                <w:noProof/>
                <w:webHidden/>
              </w:rPr>
              <w:t>30</w:t>
            </w:r>
            <w:r>
              <w:rPr>
                <w:noProof/>
                <w:webHidden/>
              </w:rPr>
              <w:fldChar w:fldCharType="end"/>
            </w:r>
          </w:hyperlink>
        </w:p>
        <w:p w:rsidR="00A66593" w:rsidRDefault="00A66593">
          <w:pPr>
            <w:pStyle w:val="TOC2"/>
            <w:tabs>
              <w:tab w:val="right" w:leader="dot" w:pos="8300"/>
            </w:tabs>
            <w:rPr>
              <w:rFonts w:asciiTheme="minorHAnsi" w:eastAsiaTheme="minorEastAsia" w:hAnsiTheme="minorHAnsi" w:cstheme="minorBidi"/>
              <w:noProof/>
            </w:rPr>
          </w:pPr>
          <w:hyperlink w:anchor="_Toc163596429" w:history="1">
            <w:r w:rsidRPr="0041108D">
              <w:rPr>
                <w:rStyle w:val="Hyperlink"/>
                <w:noProof/>
              </w:rPr>
              <w:t>System Testing</w:t>
            </w:r>
            <w:r>
              <w:rPr>
                <w:noProof/>
                <w:webHidden/>
              </w:rPr>
              <w:tab/>
            </w:r>
            <w:r>
              <w:rPr>
                <w:noProof/>
                <w:webHidden/>
              </w:rPr>
              <w:fldChar w:fldCharType="begin"/>
            </w:r>
            <w:r>
              <w:rPr>
                <w:noProof/>
                <w:webHidden/>
              </w:rPr>
              <w:instrText xml:space="preserve"> PAGEREF _Toc163596429 \h </w:instrText>
            </w:r>
            <w:r>
              <w:rPr>
                <w:noProof/>
                <w:webHidden/>
              </w:rPr>
            </w:r>
            <w:r>
              <w:rPr>
                <w:noProof/>
                <w:webHidden/>
              </w:rPr>
              <w:fldChar w:fldCharType="separate"/>
            </w:r>
            <w:r>
              <w:rPr>
                <w:noProof/>
                <w:webHidden/>
              </w:rPr>
              <w:t>30</w:t>
            </w:r>
            <w:r>
              <w:rPr>
                <w:noProof/>
                <w:webHidden/>
              </w:rPr>
              <w:fldChar w:fldCharType="end"/>
            </w:r>
          </w:hyperlink>
        </w:p>
        <w:p w:rsidR="00A66593" w:rsidRDefault="00A66593">
          <w:pPr>
            <w:pStyle w:val="TOC1"/>
            <w:tabs>
              <w:tab w:val="right" w:leader="dot" w:pos="8300"/>
            </w:tabs>
            <w:rPr>
              <w:rFonts w:asciiTheme="minorHAnsi" w:eastAsiaTheme="minorEastAsia" w:hAnsiTheme="minorHAnsi" w:cstheme="minorBidi"/>
              <w:noProof/>
            </w:rPr>
          </w:pPr>
          <w:hyperlink w:anchor="_Toc163596430" w:history="1">
            <w:r w:rsidRPr="0041108D">
              <w:rPr>
                <w:rStyle w:val="Hyperlink"/>
                <w:b/>
                <w:noProof/>
              </w:rPr>
              <w:t>CHAPTER 7</w:t>
            </w:r>
            <w:r>
              <w:rPr>
                <w:noProof/>
                <w:webHidden/>
              </w:rPr>
              <w:tab/>
            </w:r>
            <w:r>
              <w:rPr>
                <w:noProof/>
                <w:webHidden/>
              </w:rPr>
              <w:fldChar w:fldCharType="begin"/>
            </w:r>
            <w:r>
              <w:rPr>
                <w:noProof/>
                <w:webHidden/>
              </w:rPr>
              <w:instrText xml:space="preserve"> PAGEREF _Toc163596430 \h </w:instrText>
            </w:r>
            <w:r>
              <w:rPr>
                <w:noProof/>
                <w:webHidden/>
              </w:rPr>
            </w:r>
            <w:r>
              <w:rPr>
                <w:noProof/>
                <w:webHidden/>
              </w:rPr>
              <w:fldChar w:fldCharType="separate"/>
            </w:r>
            <w:r>
              <w:rPr>
                <w:noProof/>
                <w:webHidden/>
              </w:rPr>
              <w:t>33</w:t>
            </w:r>
            <w:r>
              <w:rPr>
                <w:noProof/>
                <w:webHidden/>
              </w:rPr>
              <w:fldChar w:fldCharType="end"/>
            </w:r>
          </w:hyperlink>
        </w:p>
        <w:p w:rsidR="00A66593" w:rsidRDefault="00A66593">
          <w:pPr>
            <w:pStyle w:val="TOC2"/>
            <w:tabs>
              <w:tab w:val="right" w:leader="dot" w:pos="8300"/>
            </w:tabs>
            <w:rPr>
              <w:rFonts w:asciiTheme="minorHAnsi" w:eastAsiaTheme="minorEastAsia" w:hAnsiTheme="minorHAnsi" w:cstheme="minorBidi"/>
              <w:noProof/>
            </w:rPr>
          </w:pPr>
          <w:hyperlink w:anchor="_Toc163596431" w:history="1">
            <w:r w:rsidRPr="0041108D">
              <w:rPr>
                <w:rStyle w:val="Hyperlink"/>
                <w:noProof/>
              </w:rPr>
              <w:t>7. Conclusion</w:t>
            </w:r>
            <w:r>
              <w:rPr>
                <w:noProof/>
                <w:webHidden/>
              </w:rPr>
              <w:tab/>
            </w:r>
            <w:r>
              <w:rPr>
                <w:noProof/>
                <w:webHidden/>
              </w:rPr>
              <w:fldChar w:fldCharType="begin"/>
            </w:r>
            <w:r>
              <w:rPr>
                <w:noProof/>
                <w:webHidden/>
              </w:rPr>
              <w:instrText xml:space="preserve"> PAGEREF _Toc163596431 \h </w:instrText>
            </w:r>
            <w:r>
              <w:rPr>
                <w:noProof/>
                <w:webHidden/>
              </w:rPr>
            </w:r>
            <w:r>
              <w:rPr>
                <w:noProof/>
                <w:webHidden/>
              </w:rPr>
              <w:fldChar w:fldCharType="separate"/>
            </w:r>
            <w:r>
              <w:rPr>
                <w:noProof/>
                <w:webHidden/>
              </w:rPr>
              <w:t>33</w:t>
            </w:r>
            <w:r>
              <w:rPr>
                <w:noProof/>
                <w:webHidden/>
              </w:rPr>
              <w:fldChar w:fldCharType="end"/>
            </w:r>
          </w:hyperlink>
        </w:p>
        <w:p w:rsidR="00A66593" w:rsidRDefault="00A66593">
          <w:pPr>
            <w:pStyle w:val="TOC1"/>
            <w:tabs>
              <w:tab w:val="right" w:leader="dot" w:pos="8300"/>
            </w:tabs>
            <w:rPr>
              <w:rFonts w:asciiTheme="minorHAnsi" w:eastAsiaTheme="minorEastAsia" w:hAnsiTheme="minorHAnsi" w:cstheme="minorBidi"/>
              <w:noProof/>
            </w:rPr>
          </w:pPr>
          <w:hyperlink w:anchor="_Toc163596432" w:history="1">
            <w:r w:rsidRPr="0041108D">
              <w:rPr>
                <w:rStyle w:val="Hyperlink"/>
                <w:b/>
                <w:noProof/>
              </w:rPr>
              <w:t>CHAPTER 8</w:t>
            </w:r>
            <w:r>
              <w:rPr>
                <w:noProof/>
                <w:webHidden/>
              </w:rPr>
              <w:tab/>
            </w:r>
            <w:r>
              <w:rPr>
                <w:noProof/>
                <w:webHidden/>
              </w:rPr>
              <w:fldChar w:fldCharType="begin"/>
            </w:r>
            <w:r>
              <w:rPr>
                <w:noProof/>
                <w:webHidden/>
              </w:rPr>
              <w:instrText xml:space="preserve"> PAGEREF _Toc163596432 \h </w:instrText>
            </w:r>
            <w:r>
              <w:rPr>
                <w:noProof/>
                <w:webHidden/>
              </w:rPr>
            </w:r>
            <w:r>
              <w:rPr>
                <w:noProof/>
                <w:webHidden/>
              </w:rPr>
              <w:fldChar w:fldCharType="separate"/>
            </w:r>
            <w:r>
              <w:rPr>
                <w:noProof/>
                <w:webHidden/>
              </w:rPr>
              <w:t>34</w:t>
            </w:r>
            <w:r>
              <w:rPr>
                <w:noProof/>
                <w:webHidden/>
              </w:rPr>
              <w:fldChar w:fldCharType="end"/>
            </w:r>
          </w:hyperlink>
        </w:p>
        <w:p w:rsidR="00A66593" w:rsidRDefault="00A66593">
          <w:pPr>
            <w:pStyle w:val="TOC2"/>
            <w:tabs>
              <w:tab w:val="right" w:leader="dot" w:pos="8300"/>
            </w:tabs>
            <w:rPr>
              <w:rFonts w:asciiTheme="minorHAnsi" w:eastAsiaTheme="minorEastAsia" w:hAnsiTheme="minorHAnsi" w:cstheme="minorBidi"/>
              <w:noProof/>
            </w:rPr>
          </w:pPr>
          <w:hyperlink w:anchor="_Toc163596433" w:history="1">
            <w:r w:rsidRPr="0041108D">
              <w:rPr>
                <w:rStyle w:val="Hyperlink"/>
                <w:noProof/>
              </w:rPr>
              <w:t>8. Future Enhancement</w:t>
            </w:r>
            <w:r>
              <w:rPr>
                <w:noProof/>
                <w:webHidden/>
              </w:rPr>
              <w:tab/>
            </w:r>
            <w:r>
              <w:rPr>
                <w:noProof/>
                <w:webHidden/>
              </w:rPr>
              <w:fldChar w:fldCharType="begin"/>
            </w:r>
            <w:r>
              <w:rPr>
                <w:noProof/>
                <w:webHidden/>
              </w:rPr>
              <w:instrText xml:space="preserve"> PAGEREF _Toc163596433 \h </w:instrText>
            </w:r>
            <w:r>
              <w:rPr>
                <w:noProof/>
                <w:webHidden/>
              </w:rPr>
            </w:r>
            <w:r>
              <w:rPr>
                <w:noProof/>
                <w:webHidden/>
              </w:rPr>
              <w:fldChar w:fldCharType="separate"/>
            </w:r>
            <w:r>
              <w:rPr>
                <w:noProof/>
                <w:webHidden/>
              </w:rPr>
              <w:t>34</w:t>
            </w:r>
            <w:r>
              <w:rPr>
                <w:noProof/>
                <w:webHidden/>
              </w:rPr>
              <w:fldChar w:fldCharType="end"/>
            </w:r>
          </w:hyperlink>
        </w:p>
        <w:p w:rsidR="00A66593" w:rsidRDefault="00A66593">
          <w:pPr>
            <w:pStyle w:val="TOC1"/>
            <w:tabs>
              <w:tab w:val="right" w:leader="dot" w:pos="8300"/>
            </w:tabs>
            <w:rPr>
              <w:rFonts w:asciiTheme="minorHAnsi" w:eastAsiaTheme="minorEastAsia" w:hAnsiTheme="minorHAnsi" w:cstheme="minorBidi"/>
              <w:noProof/>
            </w:rPr>
          </w:pPr>
          <w:hyperlink w:anchor="_Toc163596434" w:history="1">
            <w:r w:rsidRPr="0041108D">
              <w:rPr>
                <w:rStyle w:val="Hyperlink"/>
                <w:b/>
                <w:noProof/>
              </w:rPr>
              <w:t>CHAPTER 9</w:t>
            </w:r>
            <w:r>
              <w:rPr>
                <w:noProof/>
                <w:webHidden/>
              </w:rPr>
              <w:tab/>
            </w:r>
            <w:r>
              <w:rPr>
                <w:noProof/>
                <w:webHidden/>
              </w:rPr>
              <w:fldChar w:fldCharType="begin"/>
            </w:r>
            <w:r>
              <w:rPr>
                <w:noProof/>
                <w:webHidden/>
              </w:rPr>
              <w:instrText xml:space="preserve"> PAGEREF _Toc163596434 \h </w:instrText>
            </w:r>
            <w:r>
              <w:rPr>
                <w:noProof/>
                <w:webHidden/>
              </w:rPr>
            </w:r>
            <w:r>
              <w:rPr>
                <w:noProof/>
                <w:webHidden/>
              </w:rPr>
              <w:fldChar w:fldCharType="separate"/>
            </w:r>
            <w:r>
              <w:rPr>
                <w:noProof/>
                <w:webHidden/>
              </w:rPr>
              <w:t>35</w:t>
            </w:r>
            <w:r>
              <w:rPr>
                <w:noProof/>
                <w:webHidden/>
              </w:rPr>
              <w:fldChar w:fldCharType="end"/>
            </w:r>
          </w:hyperlink>
        </w:p>
        <w:p w:rsidR="00A66593" w:rsidRDefault="00A66593">
          <w:pPr>
            <w:pStyle w:val="TOC2"/>
            <w:tabs>
              <w:tab w:val="right" w:leader="dot" w:pos="8300"/>
            </w:tabs>
            <w:rPr>
              <w:rFonts w:asciiTheme="minorHAnsi" w:eastAsiaTheme="minorEastAsia" w:hAnsiTheme="minorHAnsi" w:cstheme="minorBidi"/>
              <w:noProof/>
            </w:rPr>
          </w:pPr>
          <w:hyperlink w:anchor="_Toc163596435" w:history="1">
            <w:r w:rsidRPr="0041108D">
              <w:rPr>
                <w:rStyle w:val="Hyperlink"/>
                <w:noProof/>
              </w:rPr>
              <w:t>REFERENCES</w:t>
            </w:r>
            <w:r>
              <w:rPr>
                <w:noProof/>
                <w:webHidden/>
              </w:rPr>
              <w:tab/>
            </w:r>
            <w:r>
              <w:rPr>
                <w:noProof/>
                <w:webHidden/>
              </w:rPr>
              <w:fldChar w:fldCharType="begin"/>
            </w:r>
            <w:r>
              <w:rPr>
                <w:noProof/>
                <w:webHidden/>
              </w:rPr>
              <w:instrText xml:space="preserve"> PAGEREF _Toc163596435 \h </w:instrText>
            </w:r>
            <w:r>
              <w:rPr>
                <w:noProof/>
                <w:webHidden/>
              </w:rPr>
            </w:r>
            <w:r>
              <w:rPr>
                <w:noProof/>
                <w:webHidden/>
              </w:rPr>
              <w:fldChar w:fldCharType="separate"/>
            </w:r>
            <w:r>
              <w:rPr>
                <w:noProof/>
                <w:webHidden/>
              </w:rPr>
              <w:t>35</w:t>
            </w:r>
            <w:r>
              <w:rPr>
                <w:noProof/>
                <w:webHidden/>
              </w:rPr>
              <w:fldChar w:fldCharType="end"/>
            </w:r>
          </w:hyperlink>
        </w:p>
        <w:p w:rsidR="009518D9" w:rsidRDefault="009518D9">
          <w:r>
            <w:rPr>
              <w:b/>
              <w:bCs/>
              <w:noProof/>
            </w:rPr>
            <w:fldChar w:fldCharType="end"/>
          </w:r>
        </w:p>
      </w:sdtContent>
    </w:sdt>
    <w:p w:rsidR="00112788" w:rsidRDefault="00112788" w:rsidP="00333017">
      <w:pPr>
        <w:pStyle w:val="BodyText"/>
      </w:pPr>
    </w:p>
    <w:p w:rsidR="00112788" w:rsidRDefault="00112788" w:rsidP="00112788">
      <w:pPr>
        <w:tabs>
          <w:tab w:val="left" w:pos="7254"/>
        </w:tabs>
      </w:pPr>
      <w:r>
        <w:tab/>
      </w:r>
    </w:p>
    <w:p w:rsidR="00455220" w:rsidRPr="00112788" w:rsidRDefault="00112788" w:rsidP="00112788">
      <w:pPr>
        <w:tabs>
          <w:tab w:val="left" w:pos="7254"/>
        </w:tabs>
        <w:sectPr w:rsidR="00455220" w:rsidRPr="00112788" w:rsidSect="002F18C8">
          <w:type w:val="continuous"/>
          <w:pgSz w:w="11910" w:h="16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tab/>
      </w:r>
    </w:p>
    <w:p w:rsidR="002141D1" w:rsidRPr="00D613C9" w:rsidRDefault="00455220" w:rsidP="002141D1">
      <w:pPr>
        <w:pStyle w:val="Heading1"/>
        <w:jc w:val="right"/>
        <w:rPr>
          <w:rFonts w:ascii="Times New Roman" w:hAnsi="Times New Roman" w:cs="Times New Roman"/>
          <w:b/>
          <w:color w:val="auto"/>
        </w:rPr>
      </w:pPr>
      <w:bookmarkStart w:id="3" w:name="CHAPTER-1"/>
      <w:bookmarkStart w:id="4" w:name="_Toc163596397"/>
      <w:bookmarkEnd w:id="3"/>
      <w:r w:rsidRPr="00D613C9">
        <w:rPr>
          <w:rFonts w:ascii="Times New Roman" w:hAnsi="Times New Roman" w:cs="Times New Roman"/>
          <w:b/>
          <w:color w:val="auto"/>
        </w:rPr>
        <w:lastRenderedPageBreak/>
        <w:t>CHAPTER-</w:t>
      </w:r>
      <w:bookmarkStart w:id="5" w:name="INTRODUCTION"/>
      <w:bookmarkEnd w:id="5"/>
      <w:r w:rsidR="00250E99" w:rsidRPr="00D613C9">
        <w:rPr>
          <w:rFonts w:ascii="Times New Roman" w:hAnsi="Times New Roman" w:cs="Times New Roman"/>
          <w:b/>
          <w:color w:val="auto"/>
        </w:rPr>
        <w:t>1</w:t>
      </w:r>
      <w:bookmarkEnd w:id="4"/>
    </w:p>
    <w:p w:rsidR="005001E7" w:rsidRDefault="005001E7" w:rsidP="005001E7">
      <w:pPr>
        <w:pStyle w:val="Heading3"/>
        <w:rPr>
          <w:rFonts w:ascii="Times New Roman" w:hAnsi="Times New Roman" w:cs="Times New Roman"/>
          <w:b/>
          <w:color w:val="000000" w:themeColor="text1"/>
          <w:sz w:val="28"/>
          <w:szCs w:val="28"/>
        </w:rPr>
      </w:pPr>
    </w:p>
    <w:p w:rsidR="00455220" w:rsidRPr="00F230AB" w:rsidRDefault="00F230AB" w:rsidP="005001E7">
      <w:pPr>
        <w:pStyle w:val="Heading3"/>
        <w:rPr>
          <w:rFonts w:ascii="Times New Roman" w:hAnsi="Times New Roman" w:cs="Times New Roman"/>
          <w:color w:val="000000" w:themeColor="text1"/>
          <w:sz w:val="28"/>
          <w:szCs w:val="28"/>
        </w:rPr>
      </w:pPr>
      <w:bookmarkStart w:id="6" w:name="_Toc163596398"/>
      <w:r w:rsidRPr="00F230AB">
        <w:rPr>
          <w:rFonts w:ascii="Times New Roman" w:hAnsi="Times New Roman" w:cs="Times New Roman"/>
          <w:color w:val="000000" w:themeColor="text1"/>
          <w:sz w:val="28"/>
          <w:szCs w:val="28"/>
        </w:rPr>
        <w:t>1.1.</w:t>
      </w:r>
      <w:r w:rsidR="001E22DE" w:rsidRPr="00F230AB">
        <w:rPr>
          <w:rFonts w:ascii="Times New Roman" w:hAnsi="Times New Roman" w:cs="Times New Roman"/>
          <w:color w:val="000000" w:themeColor="text1"/>
          <w:sz w:val="28"/>
          <w:szCs w:val="28"/>
        </w:rPr>
        <w:t xml:space="preserve"> </w:t>
      </w:r>
      <w:r w:rsidR="00D613C9" w:rsidRPr="00F230AB">
        <w:rPr>
          <w:rFonts w:ascii="Times New Roman" w:hAnsi="Times New Roman" w:cs="Times New Roman"/>
          <w:color w:val="000000" w:themeColor="text1"/>
          <w:sz w:val="28"/>
          <w:szCs w:val="28"/>
        </w:rPr>
        <w:t>Introduction</w:t>
      </w:r>
      <w:bookmarkEnd w:id="6"/>
    </w:p>
    <w:p w:rsidR="00455220" w:rsidRPr="00455220" w:rsidRDefault="00455220" w:rsidP="00455220"/>
    <w:p w:rsidR="00455220" w:rsidRPr="001E22DE" w:rsidRDefault="00455220" w:rsidP="00D54778">
      <w:pPr>
        <w:pStyle w:val="BodyText"/>
        <w:spacing w:line="276" w:lineRule="auto"/>
        <w:jc w:val="both"/>
        <w:rPr>
          <w:sz w:val="24"/>
          <w:szCs w:val="24"/>
        </w:rPr>
      </w:pPr>
      <w:r w:rsidRPr="001E22DE">
        <w:rPr>
          <w:sz w:val="24"/>
          <w:szCs w:val="24"/>
        </w:rPr>
        <w:t>In this era of Artificial Intelligence, humans are becoming more dependent on</w:t>
      </w:r>
      <w:r w:rsidRPr="001E22DE">
        <w:rPr>
          <w:spacing w:val="1"/>
          <w:sz w:val="24"/>
          <w:szCs w:val="24"/>
        </w:rPr>
        <w:t xml:space="preserve"> </w:t>
      </w:r>
      <w:r w:rsidRPr="001E22DE">
        <w:rPr>
          <w:sz w:val="24"/>
          <w:szCs w:val="24"/>
        </w:rPr>
        <w:t>technology.</w:t>
      </w:r>
      <w:r w:rsidRPr="001E22DE">
        <w:rPr>
          <w:spacing w:val="1"/>
          <w:sz w:val="24"/>
          <w:szCs w:val="24"/>
        </w:rPr>
        <w:t xml:space="preserve"> </w:t>
      </w:r>
      <w:r w:rsidRPr="001E22DE">
        <w:rPr>
          <w:sz w:val="24"/>
          <w:szCs w:val="24"/>
        </w:rPr>
        <w:t>With</w:t>
      </w:r>
      <w:r w:rsidRPr="001E22DE">
        <w:rPr>
          <w:spacing w:val="1"/>
          <w:sz w:val="24"/>
          <w:szCs w:val="24"/>
        </w:rPr>
        <w:t xml:space="preserve"> </w:t>
      </w:r>
      <w:r w:rsidRPr="001E22DE">
        <w:rPr>
          <w:sz w:val="24"/>
          <w:szCs w:val="24"/>
        </w:rPr>
        <w:t>the</w:t>
      </w:r>
      <w:r w:rsidRPr="001E22DE">
        <w:rPr>
          <w:spacing w:val="1"/>
          <w:sz w:val="24"/>
          <w:szCs w:val="24"/>
        </w:rPr>
        <w:t xml:space="preserve"> </w:t>
      </w:r>
      <w:r w:rsidRPr="001E22DE">
        <w:rPr>
          <w:sz w:val="24"/>
          <w:szCs w:val="24"/>
        </w:rPr>
        <w:t>enhanced</w:t>
      </w:r>
      <w:r w:rsidRPr="001E22DE">
        <w:rPr>
          <w:spacing w:val="1"/>
          <w:sz w:val="24"/>
          <w:szCs w:val="24"/>
        </w:rPr>
        <w:t xml:space="preserve"> </w:t>
      </w:r>
      <w:r w:rsidRPr="001E22DE">
        <w:rPr>
          <w:sz w:val="24"/>
          <w:szCs w:val="24"/>
        </w:rPr>
        <w:t>technology,</w:t>
      </w:r>
      <w:r w:rsidRPr="001E22DE">
        <w:rPr>
          <w:spacing w:val="1"/>
          <w:sz w:val="24"/>
          <w:szCs w:val="24"/>
        </w:rPr>
        <w:t xml:space="preserve"> </w:t>
      </w:r>
      <w:r w:rsidRPr="001E22DE">
        <w:rPr>
          <w:sz w:val="24"/>
          <w:szCs w:val="24"/>
        </w:rPr>
        <w:t>multinational</w:t>
      </w:r>
      <w:r w:rsidRPr="001E22DE">
        <w:rPr>
          <w:spacing w:val="1"/>
          <w:sz w:val="24"/>
          <w:szCs w:val="24"/>
        </w:rPr>
        <w:t xml:space="preserve"> </w:t>
      </w:r>
      <w:r w:rsidRPr="001E22DE">
        <w:rPr>
          <w:sz w:val="24"/>
          <w:szCs w:val="24"/>
        </w:rPr>
        <w:t>companies</w:t>
      </w:r>
      <w:r w:rsidRPr="001E22DE">
        <w:rPr>
          <w:spacing w:val="1"/>
          <w:sz w:val="24"/>
          <w:szCs w:val="24"/>
        </w:rPr>
        <w:t xml:space="preserve"> </w:t>
      </w:r>
      <w:r w:rsidRPr="001E22DE">
        <w:rPr>
          <w:sz w:val="24"/>
          <w:szCs w:val="24"/>
        </w:rPr>
        <w:t>like</w:t>
      </w:r>
      <w:r w:rsidRPr="001E22DE">
        <w:rPr>
          <w:spacing w:val="1"/>
          <w:sz w:val="24"/>
          <w:szCs w:val="24"/>
        </w:rPr>
        <w:t xml:space="preserve"> </w:t>
      </w:r>
      <w:r w:rsidRPr="001E22DE">
        <w:rPr>
          <w:sz w:val="24"/>
          <w:szCs w:val="24"/>
        </w:rPr>
        <w:t xml:space="preserve">Google, Tesla, </w:t>
      </w:r>
      <w:proofErr w:type="spellStart"/>
      <w:r w:rsidRPr="001E22DE">
        <w:rPr>
          <w:sz w:val="24"/>
          <w:szCs w:val="24"/>
        </w:rPr>
        <w:t>Uber</w:t>
      </w:r>
      <w:proofErr w:type="spellEnd"/>
      <w:r w:rsidRPr="001E22DE">
        <w:rPr>
          <w:sz w:val="24"/>
          <w:szCs w:val="24"/>
        </w:rPr>
        <w:t>, Ford, Audi, Toyota, Mercedes-Benz, and many more are</w:t>
      </w:r>
      <w:r w:rsidRPr="001E22DE">
        <w:rPr>
          <w:spacing w:val="1"/>
          <w:sz w:val="24"/>
          <w:szCs w:val="24"/>
        </w:rPr>
        <w:t xml:space="preserve"> </w:t>
      </w:r>
      <w:r w:rsidRPr="001E22DE">
        <w:rPr>
          <w:sz w:val="24"/>
          <w:szCs w:val="24"/>
        </w:rPr>
        <w:t>working</w:t>
      </w:r>
      <w:r w:rsidRPr="001E22DE">
        <w:rPr>
          <w:spacing w:val="1"/>
          <w:sz w:val="24"/>
          <w:szCs w:val="24"/>
        </w:rPr>
        <w:t xml:space="preserve"> </w:t>
      </w:r>
      <w:r w:rsidRPr="001E22DE">
        <w:rPr>
          <w:sz w:val="24"/>
          <w:szCs w:val="24"/>
        </w:rPr>
        <w:t>on</w:t>
      </w:r>
      <w:r w:rsidRPr="001E22DE">
        <w:rPr>
          <w:spacing w:val="1"/>
          <w:sz w:val="24"/>
          <w:szCs w:val="24"/>
        </w:rPr>
        <w:t xml:space="preserve"> </w:t>
      </w:r>
      <w:r w:rsidRPr="001E22DE">
        <w:rPr>
          <w:sz w:val="24"/>
          <w:szCs w:val="24"/>
        </w:rPr>
        <w:t>automating</w:t>
      </w:r>
      <w:r w:rsidRPr="001E22DE">
        <w:rPr>
          <w:spacing w:val="1"/>
          <w:sz w:val="24"/>
          <w:szCs w:val="24"/>
        </w:rPr>
        <w:t xml:space="preserve"> </w:t>
      </w:r>
      <w:r w:rsidRPr="001E22DE">
        <w:rPr>
          <w:sz w:val="24"/>
          <w:szCs w:val="24"/>
        </w:rPr>
        <w:t>vehicles.</w:t>
      </w:r>
      <w:r w:rsidRPr="001E22DE">
        <w:rPr>
          <w:spacing w:val="1"/>
          <w:sz w:val="24"/>
          <w:szCs w:val="24"/>
        </w:rPr>
        <w:t xml:space="preserve"> </w:t>
      </w:r>
      <w:r w:rsidRPr="001E22DE">
        <w:rPr>
          <w:sz w:val="24"/>
          <w:szCs w:val="24"/>
        </w:rPr>
        <w:t>They</w:t>
      </w:r>
      <w:r w:rsidRPr="001E22DE">
        <w:rPr>
          <w:spacing w:val="1"/>
          <w:sz w:val="24"/>
          <w:szCs w:val="24"/>
        </w:rPr>
        <w:t xml:space="preserve"> </w:t>
      </w:r>
      <w:r w:rsidRPr="001E22DE">
        <w:rPr>
          <w:sz w:val="24"/>
          <w:szCs w:val="24"/>
        </w:rPr>
        <w:t>are</w:t>
      </w:r>
      <w:r w:rsidRPr="001E22DE">
        <w:rPr>
          <w:spacing w:val="1"/>
          <w:sz w:val="24"/>
          <w:szCs w:val="24"/>
        </w:rPr>
        <w:t xml:space="preserve"> </w:t>
      </w:r>
      <w:r w:rsidRPr="001E22DE">
        <w:rPr>
          <w:sz w:val="24"/>
          <w:szCs w:val="24"/>
        </w:rPr>
        <w:t>trying</w:t>
      </w:r>
      <w:r w:rsidRPr="001E22DE">
        <w:rPr>
          <w:spacing w:val="1"/>
          <w:sz w:val="24"/>
          <w:szCs w:val="24"/>
        </w:rPr>
        <w:t xml:space="preserve"> </w:t>
      </w:r>
      <w:r w:rsidRPr="001E22DE">
        <w:rPr>
          <w:sz w:val="24"/>
          <w:szCs w:val="24"/>
        </w:rPr>
        <w:t>to</w:t>
      </w:r>
      <w:r w:rsidRPr="001E22DE">
        <w:rPr>
          <w:spacing w:val="1"/>
          <w:sz w:val="24"/>
          <w:szCs w:val="24"/>
        </w:rPr>
        <w:t xml:space="preserve"> </w:t>
      </w:r>
      <w:r w:rsidRPr="001E22DE">
        <w:rPr>
          <w:sz w:val="24"/>
          <w:szCs w:val="24"/>
        </w:rPr>
        <w:t>make</w:t>
      </w:r>
      <w:r w:rsidRPr="001E22DE">
        <w:rPr>
          <w:spacing w:val="1"/>
          <w:sz w:val="24"/>
          <w:szCs w:val="24"/>
        </w:rPr>
        <w:t xml:space="preserve"> </w:t>
      </w:r>
      <w:r w:rsidRPr="001E22DE">
        <w:rPr>
          <w:sz w:val="24"/>
          <w:szCs w:val="24"/>
        </w:rPr>
        <w:t>more</w:t>
      </w:r>
      <w:r w:rsidRPr="001E22DE">
        <w:rPr>
          <w:spacing w:val="1"/>
          <w:sz w:val="24"/>
          <w:szCs w:val="24"/>
        </w:rPr>
        <w:t xml:space="preserve"> </w:t>
      </w:r>
      <w:r w:rsidRPr="001E22DE">
        <w:rPr>
          <w:sz w:val="24"/>
          <w:szCs w:val="24"/>
        </w:rPr>
        <w:t>accurate</w:t>
      </w:r>
      <w:r w:rsidRPr="001E22DE">
        <w:rPr>
          <w:spacing w:val="1"/>
          <w:sz w:val="24"/>
          <w:szCs w:val="24"/>
        </w:rPr>
        <w:t xml:space="preserve"> </w:t>
      </w:r>
      <w:r w:rsidRPr="001E22DE">
        <w:rPr>
          <w:sz w:val="24"/>
          <w:szCs w:val="24"/>
        </w:rPr>
        <w:t>autonomous or driverless vehicles. You all might know about self-driving cars,</w:t>
      </w:r>
      <w:r w:rsidRPr="001E22DE">
        <w:rPr>
          <w:spacing w:val="1"/>
          <w:sz w:val="24"/>
          <w:szCs w:val="24"/>
        </w:rPr>
        <w:t xml:space="preserve"> </w:t>
      </w:r>
      <w:r w:rsidRPr="001E22DE">
        <w:rPr>
          <w:sz w:val="24"/>
          <w:szCs w:val="24"/>
        </w:rPr>
        <w:t>where</w:t>
      </w:r>
      <w:r w:rsidRPr="001E22DE">
        <w:rPr>
          <w:spacing w:val="-2"/>
          <w:sz w:val="24"/>
          <w:szCs w:val="24"/>
        </w:rPr>
        <w:t xml:space="preserve"> </w:t>
      </w:r>
      <w:r w:rsidRPr="001E22DE">
        <w:rPr>
          <w:sz w:val="24"/>
          <w:szCs w:val="24"/>
        </w:rPr>
        <w:t>the</w:t>
      </w:r>
      <w:r w:rsidRPr="001E22DE">
        <w:rPr>
          <w:spacing w:val="4"/>
          <w:sz w:val="24"/>
          <w:szCs w:val="24"/>
        </w:rPr>
        <w:t xml:space="preserve"> </w:t>
      </w:r>
      <w:r w:rsidRPr="001E22DE">
        <w:rPr>
          <w:sz w:val="24"/>
          <w:szCs w:val="24"/>
        </w:rPr>
        <w:t>vehicle</w:t>
      </w:r>
      <w:r w:rsidRPr="001E22DE">
        <w:rPr>
          <w:spacing w:val="3"/>
          <w:sz w:val="24"/>
          <w:szCs w:val="24"/>
        </w:rPr>
        <w:t xml:space="preserve"> </w:t>
      </w:r>
      <w:r w:rsidRPr="001E22DE">
        <w:rPr>
          <w:sz w:val="24"/>
          <w:szCs w:val="24"/>
        </w:rPr>
        <w:t>itself</w:t>
      </w:r>
      <w:r w:rsidRPr="001E22DE">
        <w:rPr>
          <w:spacing w:val="-9"/>
          <w:sz w:val="24"/>
          <w:szCs w:val="24"/>
        </w:rPr>
        <w:t xml:space="preserve"> </w:t>
      </w:r>
      <w:r w:rsidRPr="001E22DE">
        <w:rPr>
          <w:sz w:val="24"/>
          <w:szCs w:val="24"/>
        </w:rPr>
        <w:t>behaves</w:t>
      </w:r>
      <w:r w:rsidRPr="001E22DE">
        <w:rPr>
          <w:spacing w:val="5"/>
          <w:sz w:val="24"/>
          <w:szCs w:val="24"/>
        </w:rPr>
        <w:t xml:space="preserve"> </w:t>
      </w:r>
      <w:r w:rsidRPr="001E22DE">
        <w:rPr>
          <w:sz w:val="24"/>
          <w:szCs w:val="24"/>
        </w:rPr>
        <w:t>like</w:t>
      </w:r>
      <w:r w:rsidRPr="001E22DE">
        <w:rPr>
          <w:spacing w:val="-2"/>
          <w:sz w:val="24"/>
          <w:szCs w:val="24"/>
        </w:rPr>
        <w:t xml:space="preserve"> </w:t>
      </w:r>
      <w:r w:rsidRPr="001E22DE">
        <w:rPr>
          <w:sz w:val="24"/>
          <w:szCs w:val="24"/>
        </w:rPr>
        <w:t>a</w:t>
      </w:r>
      <w:r w:rsidRPr="001E22DE">
        <w:rPr>
          <w:spacing w:val="-1"/>
          <w:sz w:val="24"/>
          <w:szCs w:val="24"/>
        </w:rPr>
        <w:t xml:space="preserve"> </w:t>
      </w:r>
      <w:r w:rsidRPr="001E22DE">
        <w:rPr>
          <w:sz w:val="24"/>
          <w:szCs w:val="24"/>
        </w:rPr>
        <w:t>driver</w:t>
      </w:r>
      <w:r w:rsidRPr="001E22DE">
        <w:rPr>
          <w:spacing w:val="-3"/>
          <w:sz w:val="24"/>
          <w:szCs w:val="24"/>
        </w:rPr>
        <w:t xml:space="preserve"> </w:t>
      </w:r>
      <w:r w:rsidRPr="001E22DE">
        <w:rPr>
          <w:sz w:val="24"/>
          <w:szCs w:val="24"/>
        </w:rPr>
        <w:t>and</w:t>
      </w:r>
      <w:r w:rsidRPr="001E22DE">
        <w:rPr>
          <w:spacing w:val="-3"/>
          <w:sz w:val="24"/>
          <w:szCs w:val="24"/>
        </w:rPr>
        <w:t xml:space="preserve"> </w:t>
      </w:r>
      <w:r w:rsidRPr="001E22DE">
        <w:rPr>
          <w:sz w:val="24"/>
          <w:szCs w:val="24"/>
        </w:rPr>
        <w:t>does not</w:t>
      </w:r>
      <w:r w:rsidRPr="001E22DE">
        <w:rPr>
          <w:spacing w:val="3"/>
          <w:sz w:val="24"/>
          <w:szCs w:val="24"/>
        </w:rPr>
        <w:t xml:space="preserve"> </w:t>
      </w:r>
      <w:r w:rsidRPr="001E22DE">
        <w:rPr>
          <w:sz w:val="24"/>
          <w:szCs w:val="24"/>
        </w:rPr>
        <w:t>need</w:t>
      </w:r>
      <w:r w:rsidRPr="001E22DE">
        <w:rPr>
          <w:spacing w:val="-3"/>
          <w:sz w:val="24"/>
          <w:szCs w:val="24"/>
        </w:rPr>
        <w:t xml:space="preserve"> </w:t>
      </w:r>
      <w:r w:rsidRPr="001E22DE">
        <w:rPr>
          <w:sz w:val="24"/>
          <w:szCs w:val="24"/>
        </w:rPr>
        <w:t>any</w:t>
      </w:r>
      <w:r w:rsidRPr="001E22DE">
        <w:rPr>
          <w:spacing w:val="-2"/>
          <w:sz w:val="24"/>
          <w:szCs w:val="24"/>
        </w:rPr>
        <w:t xml:space="preserve"> </w:t>
      </w:r>
      <w:r w:rsidRPr="001E22DE">
        <w:rPr>
          <w:sz w:val="24"/>
          <w:szCs w:val="24"/>
        </w:rPr>
        <w:t>human</w:t>
      </w:r>
    </w:p>
    <w:p w:rsidR="00455220" w:rsidRPr="001E22DE" w:rsidRDefault="00455220" w:rsidP="00D54778">
      <w:pPr>
        <w:pStyle w:val="BodyText"/>
        <w:spacing w:line="276" w:lineRule="auto"/>
        <w:jc w:val="both"/>
        <w:rPr>
          <w:sz w:val="24"/>
          <w:szCs w:val="24"/>
        </w:rPr>
      </w:pPr>
    </w:p>
    <w:p w:rsidR="00455220" w:rsidRPr="001E22DE" w:rsidRDefault="00455220" w:rsidP="00D54778">
      <w:pPr>
        <w:pStyle w:val="BodyText"/>
        <w:spacing w:line="276" w:lineRule="auto"/>
        <w:jc w:val="both"/>
        <w:rPr>
          <w:sz w:val="24"/>
          <w:szCs w:val="24"/>
        </w:rPr>
      </w:pPr>
      <w:proofErr w:type="gramStart"/>
      <w:r w:rsidRPr="001E22DE">
        <w:rPr>
          <w:sz w:val="24"/>
          <w:szCs w:val="24"/>
        </w:rPr>
        <w:t>guidance</w:t>
      </w:r>
      <w:proofErr w:type="gramEnd"/>
      <w:r w:rsidRPr="001E22DE">
        <w:rPr>
          <w:spacing w:val="1"/>
          <w:sz w:val="24"/>
          <w:szCs w:val="24"/>
        </w:rPr>
        <w:t xml:space="preserve"> </w:t>
      </w:r>
      <w:r w:rsidRPr="001E22DE">
        <w:rPr>
          <w:sz w:val="24"/>
          <w:szCs w:val="24"/>
        </w:rPr>
        <w:t>to</w:t>
      </w:r>
      <w:r w:rsidRPr="001E22DE">
        <w:rPr>
          <w:spacing w:val="1"/>
          <w:sz w:val="24"/>
          <w:szCs w:val="24"/>
        </w:rPr>
        <w:t xml:space="preserve"> </w:t>
      </w:r>
      <w:r w:rsidRPr="001E22DE">
        <w:rPr>
          <w:sz w:val="24"/>
          <w:szCs w:val="24"/>
        </w:rPr>
        <w:t>run</w:t>
      </w:r>
      <w:r w:rsidRPr="001E22DE">
        <w:rPr>
          <w:spacing w:val="1"/>
          <w:sz w:val="24"/>
          <w:szCs w:val="24"/>
        </w:rPr>
        <w:t xml:space="preserve"> </w:t>
      </w:r>
      <w:r w:rsidRPr="001E22DE">
        <w:rPr>
          <w:sz w:val="24"/>
          <w:szCs w:val="24"/>
        </w:rPr>
        <w:t>on</w:t>
      </w:r>
      <w:r w:rsidRPr="001E22DE">
        <w:rPr>
          <w:spacing w:val="1"/>
          <w:sz w:val="24"/>
          <w:szCs w:val="24"/>
        </w:rPr>
        <w:t xml:space="preserve"> </w:t>
      </w:r>
      <w:r w:rsidRPr="001E22DE">
        <w:rPr>
          <w:sz w:val="24"/>
          <w:szCs w:val="24"/>
        </w:rPr>
        <w:t>the</w:t>
      </w:r>
      <w:r w:rsidRPr="001E22DE">
        <w:rPr>
          <w:spacing w:val="1"/>
          <w:sz w:val="24"/>
          <w:szCs w:val="24"/>
        </w:rPr>
        <w:t xml:space="preserve"> </w:t>
      </w:r>
      <w:r w:rsidRPr="001E22DE">
        <w:rPr>
          <w:sz w:val="24"/>
          <w:szCs w:val="24"/>
        </w:rPr>
        <w:t>road.</w:t>
      </w:r>
      <w:r w:rsidRPr="001E22DE">
        <w:rPr>
          <w:spacing w:val="1"/>
          <w:sz w:val="24"/>
          <w:szCs w:val="24"/>
        </w:rPr>
        <w:t xml:space="preserve"> </w:t>
      </w:r>
      <w:r w:rsidRPr="001E22DE">
        <w:rPr>
          <w:sz w:val="24"/>
          <w:szCs w:val="24"/>
        </w:rPr>
        <w:t>This</w:t>
      </w:r>
      <w:r w:rsidRPr="001E22DE">
        <w:rPr>
          <w:spacing w:val="1"/>
          <w:sz w:val="24"/>
          <w:szCs w:val="24"/>
        </w:rPr>
        <w:t xml:space="preserve"> </w:t>
      </w:r>
      <w:r w:rsidRPr="001E22DE">
        <w:rPr>
          <w:sz w:val="24"/>
          <w:szCs w:val="24"/>
        </w:rPr>
        <w:t>is</w:t>
      </w:r>
      <w:r w:rsidRPr="001E22DE">
        <w:rPr>
          <w:spacing w:val="1"/>
          <w:sz w:val="24"/>
          <w:szCs w:val="24"/>
        </w:rPr>
        <w:t xml:space="preserve"> </w:t>
      </w:r>
      <w:r w:rsidRPr="001E22DE">
        <w:rPr>
          <w:sz w:val="24"/>
          <w:szCs w:val="24"/>
        </w:rPr>
        <w:t>not</w:t>
      </w:r>
      <w:r w:rsidRPr="001E22DE">
        <w:rPr>
          <w:spacing w:val="1"/>
          <w:sz w:val="24"/>
          <w:szCs w:val="24"/>
        </w:rPr>
        <w:t xml:space="preserve"> </w:t>
      </w:r>
      <w:r w:rsidRPr="001E22DE">
        <w:rPr>
          <w:sz w:val="24"/>
          <w:szCs w:val="24"/>
        </w:rPr>
        <w:t>wrong</w:t>
      </w:r>
      <w:r w:rsidRPr="001E22DE">
        <w:rPr>
          <w:spacing w:val="1"/>
          <w:sz w:val="24"/>
          <w:szCs w:val="24"/>
        </w:rPr>
        <w:t xml:space="preserve"> </w:t>
      </w:r>
      <w:r w:rsidRPr="001E22DE">
        <w:rPr>
          <w:sz w:val="24"/>
          <w:szCs w:val="24"/>
        </w:rPr>
        <w:t>to</w:t>
      </w:r>
      <w:r w:rsidRPr="001E22DE">
        <w:rPr>
          <w:spacing w:val="1"/>
          <w:sz w:val="24"/>
          <w:szCs w:val="24"/>
        </w:rPr>
        <w:t xml:space="preserve"> </w:t>
      </w:r>
      <w:r w:rsidRPr="001E22DE">
        <w:rPr>
          <w:sz w:val="24"/>
          <w:szCs w:val="24"/>
        </w:rPr>
        <w:t>think</w:t>
      </w:r>
      <w:r w:rsidRPr="001E22DE">
        <w:rPr>
          <w:spacing w:val="1"/>
          <w:sz w:val="24"/>
          <w:szCs w:val="24"/>
        </w:rPr>
        <w:t xml:space="preserve"> </w:t>
      </w:r>
      <w:r w:rsidRPr="001E22DE">
        <w:rPr>
          <w:sz w:val="24"/>
          <w:szCs w:val="24"/>
        </w:rPr>
        <w:t>about</w:t>
      </w:r>
      <w:r w:rsidRPr="001E22DE">
        <w:rPr>
          <w:spacing w:val="1"/>
          <w:sz w:val="24"/>
          <w:szCs w:val="24"/>
        </w:rPr>
        <w:t xml:space="preserve"> </w:t>
      </w:r>
      <w:r w:rsidRPr="001E22DE">
        <w:rPr>
          <w:sz w:val="24"/>
          <w:szCs w:val="24"/>
        </w:rPr>
        <w:t>the</w:t>
      </w:r>
      <w:r w:rsidRPr="001E22DE">
        <w:rPr>
          <w:spacing w:val="1"/>
          <w:sz w:val="24"/>
          <w:szCs w:val="24"/>
        </w:rPr>
        <w:t xml:space="preserve"> </w:t>
      </w:r>
      <w:r w:rsidRPr="001E22DE">
        <w:rPr>
          <w:sz w:val="24"/>
          <w:szCs w:val="24"/>
        </w:rPr>
        <w:t>safety</w:t>
      </w:r>
      <w:r w:rsidRPr="001E22DE">
        <w:rPr>
          <w:spacing w:val="1"/>
          <w:sz w:val="24"/>
          <w:szCs w:val="24"/>
        </w:rPr>
        <w:t xml:space="preserve"> </w:t>
      </w:r>
      <w:r w:rsidRPr="001E22DE">
        <w:rPr>
          <w:sz w:val="24"/>
          <w:szCs w:val="24"/>
        </w:rPr>
        <w:t>aspects—a chance of significant accidents from machines. But no machines are</w:t>
      </w:r>
      <w:r w:rsidRPr="001E22DE">
        <w:rPr>
          <w:spacing w:val="1"/>
          <w:sz w:val="24"/>
          <w:szCs w:val="24"/>
        </w:rPr>
        <w:t xml:space="preserve"> </w:t>
      </w:r>
      <w:r w:rsidRPr="001E22DE">
        <w:rPr>
          <w:sz w:val="24"/>
          <w:szCs w:val="24"/>
        </w:rPr>
        <w:t>more accurate than humans. Researchers are running many algorithms to ensure</w:t>
      </w:r>
      <w:r w:rsidRPr="001E22DE">
        <w:rPr>
          <w:spacing w:val="-67"/>
          <w:sz w:val="24"/>
          <w:szCs w:val="24"/>
        </w:rPr>
        <w:t xml:space="preserve"> </w:t>
      </w:r>
      <w:r w:rsidRPr="001E22DE">
        <w:rPr>
          <w:sz w:val="24"/>
          <w:szCs w:val="24"/>
        </w:rPr>
        <w:t>100% road safety and accuracy. One such algorithm is Traffic Sign Recognition</w:t>
      </w:r>
      <w:r w:rsidRPr="001E22DE">
        <w:rPr>
          <w:spacing w:val="-67"/>
          <w:sz w:val="24"/>
          <w:szCs w:val="24"/>
        </w:rPr>
        <w:t xml:space="preserve"> </w:t>
      </w:r>
      <w:r w:rsidRPr="001E22DE">
        <w:rPr>
          <w:sz w:val="24"/>
          <w:szCs w:val="24"/>
        </w:rPr>
        <w:t>that we</w:t>
      </w:r>
      <w:r w:rsidRPr="001E22DE">
        <w:rPr>
          <w:spacing w:val="3"/>
          <w:sz w:val="24"/>
          <w:szCs w:val="24"/>
        </w:rPr>
        <w:t xml:space="preserve"> </w:t>
      </w:r>
      <w:r w:rsidRPr="001E22DE">
        <w:rPr>
          <w:sz w:val="24"/>
          <w:szCs w:val="24"/>
        </w:rPr>
        <w:t>talk</w:t>
      </w:r>
      <w:r w:rsidRPr="001E22DE">
        <w:rPr>
          <w:spacing w:val="1"/>
          <w:sz w:val="24"/>
          <w:szCs w:val="24"/>
        </w:rPr>
        <w:t xml:space="preserve"> </w:t>
      </w:r>
      <w:r w:rsidRPr="001E22DE">
        <w:rPr>
          <w:sz w:val="24"/>
          <w:szCs w:val="24"/>
        </w:rPr>
        <w:t>about</w:t>
      </w:r>
      <w:r w:rsidRPr="001E22DE">
        <w:rPr>
          <w:spacing w:val="5"/>
          <w:sz w:val="24"/>
          <w:szCs w:val="24"/>
        </w:rPr>
        <w:t xml:space="preserve"> </w:t>
      </w:r>
      <w:r w:rsidRPr="001E22DE">
        <w:rPr>
          <w:sz w:val="24"/>
          <w:szCs w:val="24"/>
        </w:rPr>
        <w:t>in</w:t>
      </w:r>
      <w:r w:rsidRPr="001E22DE">
        <w:rPr>
          <w:spacing w:val="-4"/>
          <w:sz w:val="24"/>
          <w:szCs w:val="24"/>
        </w:rPr>
        <w:t xml:space="preserve"> </w:t>
      </w:r>
      <w:r w:rsidRPr="001E22DE">
        <w:rPr>
          <w:sz w:val="24"/>
          <w:szCs w:val="24"/>
        </w:rPr>
        <w:t>this</w:t>
      </w:r>
      <w:r w:rsidRPr="001E22DE">
        <w:rPr>
          <w:spacing w:val="3"/>
          <w:sz w:val="24"/>
          <w:szCs w:val="24"/>
        </w:rPr>
        <w:t xml:space="preserve"> </w:t>
      </w:r>
      <w:r w:rsidRPr="001E22DE">
        <w:rPr>
          <w:sz w:val="24"/>
          <w:szCs w:val="24"/>
        </w:rPr>
        <w:t>project.</w:t>
      </w:r>
    </w:p>
    <w:p w:rsidR="00455220" w:rsidRPr="001E22DE" w:rsidRDefault="00455220" w:rsidP="00D54778">
      <w:pPr>
        <w:pStyle w:val="BodyText"/>
        <w:spacing w:line="276" w:lineRule="auto"/>
        <w:jc w:val="both"/>
        <w:rPr>
          <w:sz w:val="24"/>
          <w:szCs w:val="24"/>
        </w:rPr>
      </w:pPr>
    </w:p>
    <w:p w:rsidR="00455220" w:rsidRPr="001E22DE" w:rsidRDefault="00455220" w:rsidP="00D54778">
      <w:pPr>
        <w:pStyle w:val="BodyText"/>
        <w:spacing w:line="276" w:lineRule="auto"/>
        <w:jc w:val="both"/>
        <w:rPr>
          <w:sz w:val="24"/>
          <w:szCs w:val="24"/>
        </w:rPr>
      </w:pPr>
      <w:r w:rsidRPr="001E22DE">
        <w:rPr>
          <w:sz w:val="24"/>
          <w:szCs w:val="24"/>
        </w:rPr>
        <w:t>When you go on the road, you see various traffic signs like traffic signals, turn</w:t>
      </w:r>
      <w:r w:rsidRPr="001E22DE">
        <w:rPr>
          <w:spacing w:val="1"/>
          <w:sz w:val="24"/>
          <w:szCs w:val="24"/>
        </w:rPr>
        <w:t xml:space="preserve"> </w:t>
      </w:r>
      <w:r w:rsidRPr="001E22DE">
        <w:rPr>
          <w:sz w:val="24"/>
          <w:szCs w:val="24"/>
        </w:rPr>
        <w:t>left or right, speed limits, no passing of heavy vehicles, no entry, children</w:t>
      </w:r>
      <w:r w:rsidRPr="001E22DE">
        <w:rPr>
          <w:spacing w:val="1"/>
          <w:sz w:val="24"/>
          <w:szCs w:val="24"/>
        </w:rPr>
        <w:t xml:space="preserve"> </w:t>
      </w:r>
      <w:r w:rsidRPr="001E22DE">
        <w:rPr>
          <w:sz w:val="24"/>
          <w:szCs w:val="24"/>
        </w:rPr>
        <w:t>crossing, etc., that you need to follow for a safe drive. Likewise, autonomous</w:t>
      </w:r>
      <w:r w:rsidRPr="001E22DE">
        <w:rPr>
          <w:spacing w:val="1"/>
          <w:sz w:val="24"/>
          <w:szCs w:val="24"/>
        </w:rPr>
        <w:t xml:space="preserve"> </w:t>
      </w:r>
      <w:r w:rsidRPr="001E22DE">
        <w:rPr>
          <w:sz w:val="24"/>
          <w:szCs w:val="24"/>
        </w:rPr>
        <w:t>vehicles</w:t>
      </w:r>
      <w:r w:rsidRPr="001E22DE">
        <w:rPr>
          <w:spacing w:val="1"/>
          <w:sz w:val="24"/>
          <w:szCs w:val="24"/>
        </w:rPr>
        <w:t xml:space="preserve"> </w:t>
      </w:r>
      <w:r w:rsidRPr="001E22DE">
        <w:rPr>
          <w:sz w:val="24"/>
          <w:szCs w:val="24"/>
        </w:rPr>
        <w:t>also</w:t>
      </w:r>
      <w:r w:rsidRPr="001E22DE">
        <w:rPr>
          <w:spacing w:val="1"/>
          <w:sz w:val="24"/>
          <w:szCs w:val="24"/>
        </w:rPr>
        <w:t xml:space="preserve"> </w:t>
      </w:r>
      <w:r w:rsidRPr="001E22DE">
        <w:rPr>
          <w:sz w:val="24"/>
          <w:szCs w:val="24"/>
        </w:rPr>
        <w:t>have</w:t>
      </w:r>
      <w:r w:rsidRPr="001E22DE">
        <w:rPr>
          <w:spacing w:val="1"/>
          <w:sz w:val="24"/>
          <w:szCs w:val="24"/>
        </w:rPr>
        <w:t xml:space="preserve"> </w:t>
      </w:r>
      <w:r w:rsidRPr="001E22DE">
        <w:rPr>
          <w:sz w:val="24"/>
          <w:szCs w:val="24"/>
        </w:rPr>
        <w:t>to</w:t>
      </w:r>
      <w:r w:rsidRPr="001E22DE">
        <w:rPr>
          <w:spacing w:val="1"/>
          <w:sz w:val="24"/>
          <w:szCs w:val="24"/>
        </w:rPr>
        <w:t xml:space="preserve"> </w:t>
      </w:r>
      <w:r w:rsidRPr="001E22DE">
        <w:rPr>
          <w:sz w:val="24"/>
          <w:szCs w:val="24"/>
        </w:rPr>
        <w:t>interpret</w:t>
      </w:r>
      <w:r w:rsidRPr="001E22DE">
        <w:rPr>
          <w:spacing w:val="1"/>
          <w:sz w:val="24"/>
          <w:szCs w:val="24"/>
        </w:rPr>
        <w:t xml:space="preserve"> </w:t>
      </w:r>
      <w:r w:rsidRPr="001E22DE">
        <w:rPr>
          <w:sz w:val="24"/>
          <w:szCs w:val="24"/>
        </w:rPr>
        <w:t>these</w:t>
      </w:r>
      <w:r w:rsidRPr="001E22DE">
        <w:rPr>
          <w:spacing w:val="1"/>
          <w:sz w:val="24"/>
          <w:szCs w:val="24"/>
        </w:rPr>
        <w:t xml:space="preserve"> </w:t>
      </w:r>
      <w:r w:rsidRPr="001E22DE">
        <w:rPr>
          <w:sz w:val="24"/>
          <w:szCs w:val="24"/>
        </w:rPr>
        <w:t>signs</w:t>
      </w:r>
      <w:r w:rsidRPr="001E22DE">
        <w:rPr>
          <w:spacing w:val="1"/>
          <w:sz w:val="24"/>
          <w:szCs w:val="24"/>
        </w:rPr>
        <w:t xml:space="preserve"> </w:t>
      </w:r>
      <w:r w:rsidRPr="001E22DE">
        <w:rPr>
          <w:sz w:val="24"/>
          <w:szCs w:val="24"/>
        </w:rPr>
        <w:t>and</w:t>
      </w:r>
      <w:r w:rsidRPr="001E22DE">
        <w:rPr>
          <w:spacing w:val="1"/>
          <w:sz w:val="24"/>
          <w:szCs w:val="24"/>
        </w:rPr>
        <w:t xml:space="preserve"> </w:t>
      </w:r>
      <w:r w:rsidRPr="001E22DE">
        <w:rPr>
          <w:sz w:val="24"/>
          <w:szCs w:val="24"/>
        </w:rPr>
        <w:t>make</w:t>
      </w:r>
      <w:r w:rsidRPr="001E22DE">
        <w:rPr>
          <w:spacing w:val="1"/>
          <w:sz w:val="24"/>
          <w:szCs w:val="24"/>
        </w:rPr>
        <w:t xml:space="preserve"> </w:t>
      </w:r>
      <w:r w:rsidRPr="001E22DE">
        <w:rPr>
          <w:sz w:val="24"/>
          <w:szCs w:val="24"/>
        </w:rPr>
        <w:t>decisions</w:t>
      </w:r>
      <w:r w:rsidRPr="001E22DE">
        <w:rPr>
          <w:spacing w:val="1"/>
          <w:sz w:val="24"/>
          <w:szCs w:val="24"/>
        </w:rPr>
        <w:t xml:space="preserve"> </w:t>
      </w:r>
      <w:r w:rsidRPr="001E22DE">
        <w:rPr>
          <w:sz w:val="24"/>
          <w:szCs w:val="24"/>
        </w:rPr>
        <w:t>to</w:t>
      </w:r>
      <w:r w:rsidRPr="001E22DE">
        <w:rPr>
          <w:spacing w:val="1"/>
          <w:sz w:val="24"/>
          <w:szCs w:val="24"/>
        </w:rPr>
        <w:t xml:space="preserve"> </w:t>
      </w:r>
      <w:r w:rsidRPr="001E22DE">
        <w:rPr>
          <w:sz w:val="24"/>
          <w:szCs w:val="24"/>
        </w:rPr>
        <w:t>achieve</w:t>
      </w:r>
      <w:r w:rsidRPr="001E22DE">
        <w:rPr>
          <w:spacing w:val="1"/>
          <w:sz w:val="24"/>
          <w:szCs w:val="24"/>
        </w:rPr>
        <w:t xml:space="preserve"> </w:t>
      </w:r>
      <w:r w:rsidRPr="001E22DE">
        <w:rPr>
          <w:sz w:val="24"/>
          <w:szCs w:val="24"/>
        </w:rPr>
        <w:t>accuracy. The methodology of recognizing which class a traffic sign belongs to</w:t>
      </w:r>
      <w:r w:rsidRPr="001E22DE">
        <w:rPr>
          <w:spacing w:val="1"/>
          <w:sz w:val="24"/>
          <w:szCs w:val="24"/>
        </w:rPr>
        <w:t xml:space="preserve"> </w:t>
      </w:r>
      <w:r w:rsidRPr="001E22DE">
        <w:rPr>
          <w:sz w:val="24"/>
          <w:szCs w:val="24"/>
        </w:rPr>
        <w:t>is</w:t>
      </w:r>
      <w:r w:rsidRPr="001E22DE">
        <w:rPr>
          <w:spacing w:val="2"/>
          <w:sz w:val="24"/>
          <w:szCs w:val="24"/>
        </w:rPr>
        <w:t xml:space="preserve"> </w:t>
      </w:r>
      <w:r w:rsidRPr="001E22DE">
        <w:rPr>
          <w:sz w:val="24"/>
          <w:szCs w:val="24"/>
        </w:rPr>
        <w:t>called Traffic</w:t>
      </w:r>
      <w:r w:rsidRPr="001E22DE">
        <w:rPr>
          <w:spacing w:val="2"/>
          <w:sz w:val="24"/>
          <w:szCs w:val="24"/>
        </w:rPr>
        <w:t xml:space="preserve"> </w:t>
      </w:r>
      <w:r w:rsidRPr="001E22DE">
        <w:rPr>
          <w:sz w:val="24"/>
          <w:szCs w:val="24"/>
        </w:rPr>
        <w:t>signs</w:t>
      </w:r>
      <w:r w:rsidRPr="001E22DE">
        <w:rPr>
          <w:spacing w:val="2"/>
          <w:sz w:val="24"/>
          <w:szCs w:val="24"/>
        </w:rPr>
        <w:t xml:space="preserve"> </w:t>
      </w:r>
      <w:r w:rsidRPr="001E22DE">
        <w:rPr>
          <w:sz w:val="24"/>
          <w:szCs w:val="24"/>
        </w:rPr>
        <w:t>classification.</w:t>
      </w:r>
    </w:p>
    <w:p w:rsidR="00455220" w:rsidRPr="001E22DE" w:rsidRDefault="00455220" w:rsidP="00D54778">
      <w:pPr>
        <w:pStyle w:val="BodyText"/>
        <w:spacing w:line="276" w:lineRule="auto"/>
        <w:jc w:val="both"/>
        <w:rPr>
          <w:sz w:val="24"/>
          <w:szCs w:val="24"/>
        </w:rPr>
      </w:pPr>
    </w:p>
    <w:p w:rsidR="00455220" w:rsidRPr="001E22DE" w:rsidRDefault="00455220" w:rsidP="00D54778">
      <w:pPr>
        <w:pStyle w:val="BodyText"/>
        <w:spacing w:line="276" w:lineRule="auto"/>
        <w:jc w:val="both"/>
        <w:rPr>
          <w:sz w:val="24"/>
          <w:szCs w:val="24"/>
        </w:rPr>
      </w:pPr>
      <w:r w:rsidRPr="001E22DE">
        <w:rPr>
          <w:sz w:val="24"/>
          <w:szCs w:val="24"/>
        </w:rPr>
        <w:t>In this Deep Learning project, we will build a model for the classification of</w:t>
      </w:r>
      <w:r w:rsidRPr="001E22DE">
        <w:rPr>
          <w:spacing w:val="1"/>
          <w:sz w:val="24"/>
          <w:szCs w:val="24"/>
        </w:rPr>
        <w:t xml:space="preserve"> </w:t>
      </w:r>
      <w:r w:rsidRPr="001E22DE">
        <w:rPr>
          <w:sz w:val="24"/>
          <w:szCs w:val="24"/>
        </w:rPr>
        <w:t>traffic signs available in the image into many categories using a convolutional</w:t>
      </w:r>
      <w:r w:rsidRPr="001E22DE">
        <w:rPr>
          <w:spacing w:val="1"/>
          <w:sz w:val="24"/>
          <w:szCs w:val="24"/>
        </w:rPr>
        <w:t xml:space="preserve"> </w:t>
      </w:r>
      <w:r w:rsidRPr="001E22DE">
        <w:rPr>
          <w:sz w:val="24"/>
          <w:szCs w:val="24"/>
        </w:rPr>
        <w:t>neural</w:t>
      </w:r>
      <w:r w:rsidRPr="001E22DE">
        <w:rPr>
          <w:spacing w:val="-5"/>
          <w:sz w:val="24"/>
          <w:szCs w:val="24"/>
        </w:rPr>
        <w:t xml:space="preserve"> </w:t>
      </w:r>
      <w:proofErr w:type="gramStart"/>
      <w:r w:rsidRPr="001E22DE">
        <w:rPr>
          <w:sz w:val="24"/>
          <w:szCs w:val="24"/>
        </w:rPr>
        <w:t>network(</w:t>
      </w:r>
      <w:proofErr w:type="gramEnd"/>
      <w:r w:rsidRPr="001E22DE">
        <w:rPr>
          <w:sz w:val="24"/>
          <w:szCs w:val="24"/>
        </w:rPr>
        <w:t>CNN) and</w:t>
      </w:r>
      <w:r w:rsidRPr="001E22DE">
        <w:rPr>
          <w:spacing w:val="5"/>
          <w:sz w:val="24"/>
          <w:szCs w:val="24"/>
        </w:rPr>
        <w:t xml:space="preserve"> </w:t>
      </w:r>
      <w:proofErr w:type="spellStart"/>
      <w:r w:rsidRPr="001E22DE">
        <w:rPr>
          <w:sz w:val="24"/>
          <w:szCs w:val="24"/>
        </w:rPr>
        <w:t>Keras</w:t>
      </w:r>
      <w:proofErr w:type="spellEnd"/>
      <w:r w:rsidRPr="001E22DE">
        <w:rPr>
          <w:spacing w:val="7"/>
          <w:sz w:val="24"/>
          <w:szCs w:val="24"/>
        </w:rPr>
        <w:t xml:space="preserve"> </w:t>
      </w:r>
      <w:r w:rsidRPr="001E22DE">
        <w:rPr>
          <w:sz w:val="24"/>
          <w:szCs w:val="24"/>
        </w:rPr>
        <w:t>library.</w:t>
      </w:r>
    </w:p>
    <w:p w:rsidR="00455220" w:rsidRPr="001E22DE" w:rsidRDefault="00455220" w:rsidP="001E22DE">
      <w:pPr>
        <w:pStyle w:val="BodyText"/>
        <w:jc w:val="both"/>
        <w:rPr>
          <w:sz w:val="24"/>
          <w:szCs w:val="24"/>
        </w:rPr>
        <w:sectPr w:rsidR="00455220" w:rsidRPr="001E22DE" w:rsidSect="001E22DE">
          <w:footerReference w:type="default" r:id="rId11"/>
          <w:pgSz w:w="11910" w:h="16840"/>
          <w:pgMar w:top="1699" w:right="1138" w:bottom="1411" w:left="1987" w:header="0" w:footer="922"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455220" w:rsidRDefault="00455220" w:rsidP="00455220">
      <w:pPr>
        <w:pStyle w:val="BodyText"/>
        <w:rPr>
          <w:sz w:val="20"/>
        </w:rPr>
      </w:pPr>
    </w:p>
    <w:p w:rsidR="00455220" w:rsidRDefault="00455220" w:rsidP="00455220">
      <w:pPr>
        <w:pStyle w:val="BodyText"/>
        <w:spacing w:before="8"/>
        <w:rPr>
          <w:sz w:val="26"/>
        </w:rPr>
      </w:pPr>
    </w:p>
    <w:p w:rsidR="00455220" w:rsidRDefault="00455220" w:rsidP="00455220">
      <w:pPr>
        <w:pStyle w:val="BodyText"/>
        <w:ind w:left="100"/>
        <w:rPr>
          <w:sz w:val="20"/>
        </w:rPr>
      </w:pPr>
      <w:r>
        <w:rPr>
          <w:noProof/>
          <w:sz w:val="20"/>
        </w:rPr>
        <w:drawing>
          <wp:inline distT="0" distB="0" distL="0" distR="0" wp14:anchorId="184A31B4" wp14:editId="71619091">
            <wp:extent cx="5685754" cy="366036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685754" cy="3660362"/>
                    </a:xfrm>
                    <a:prstGeom prst="rect">
                      <a:avLst/>
                    </a:prstGeom>
                  </pic:spPr>
                </pic:pic>
              </a:graphicData>
            </a:graphic>
          </wp:inline>
        </w:drawing>
      </w:r>
    </w:p>
    <w:p w:rsidR="00455220" w:rsidRDefault="00455220" w:rsidP="00455220">
      <w:pPr>
        <w:pStyle w:val="BodyText"/>
        <w:rPr>
          <w:sz w:val="20"/>
        </w:rPr>
      </w:pPr>
    </w:p>
    <w:p w:rsidR="00455220" w:rsidRDefault="00455220" w:rsidP="00455220">
      <w:pPr>
        <w:pStyle w:val="BodyText"/>
        <w:rPr>
          <w:sz w:val="20"/>
        </w:rPr>
      </w:pPr>
    </w:p>
    <w:p w:rsidR="00455220" w:rsidRDefault="00455220" w:rsidP="00455220">
      <w:pPr>
        <w:pStyle w:val="BodyText"/>
        <w:rPr>
          <w:sz w:val="20"/>
        </w:rPr>
      </w:pPr>
    </w:p>
    <w:p w:rsidR="00455220" w:rsidRDefault="00455220" w:rsidP="00455220">
      <w:pPr>
        <w:pStyle w:val="BodyText"/>
        <w:rPr>
          <w:sz w:val="20"/>
        </w:rPr>
      </w:pPr>
    </w:p>
    <w:p w:rsidR="00455220" w:rsidRDefault="00455220" w:rsidP="00455220">
      <w:pPr>
        <w:pStyle w:val="BodyText"/>
        <w:rPr>
          <w:sz w:val="20"/>
        </w:rPr>
      </w:pPr>
    </w:p>
    <w:p w:rsidR="00455220" w:rsidRDefault="00455220" w:rsidP="00455220">
      <w:pPr>
        <w:pStyle w:val="BodyText"/>
        <w:rPr>
          <w:sz w:val="20"/>
        </w:rPr>
      </w:pPr>
    </w:p>
    <w:p w:rsidR="00455220" w:rsidRPr="00D613C9" w:rsidRDefault="00455220" w:rsidP="00D613C9">
      <w:pPr>
        <w:pStyle w:val="Heading2"/>
      </w:pPr>
    </w:p>
    <w:p w:rsidR="00455220" w:rsidRPr="00F230AB" w:rsidRDefault="00F230AB" w:rsidP="005001E7">
      <w:pPr>
        <w:pStyle w:val="Heading3"/>
        <w:rPr>
          <w:rFonts w:ascii="Times New Roman" w:hAnsi="Times New Roman" w:cs="Times New Roman"/>
          <w:color w:val="000000" w:themeColor="text1"/>
          <w:sz w:val="28"/>
          <w:szCs w:val="28"/>
        </w:rPr>
      </w:pPr>
      <w:bookmarkStart w:id="7" w:name="1.2_Problem_Statement"/>
      <w:bookmarkStart w:id="8" w:name="_Toc163596399"/>
      <w:bookmarkEnd w:id="7"/>
      <w:r w:rsidRPr="00F230AB">
        <w:rPr>
          <w:rFonts w:ascii="Times New Roman" w:hAnsi="Times New Roman" w:cs="Times New Roman"/>
          <w:color w:val="000000" w:themeColor="text1"/>
          <w:sz w:val="28"/>
          <w:szCs w:val="28"/>
        </w:rPr>
        <w:t>1.2</w:t>
      </w:r>
      <w:r w:rsidR="001E22DE" w:rsidRPr="00F230AB">
        <w:rPr>
          <w:rFonts w:ascii="Times New Roman" w:hAnsi="Times New Roman" w:cs="Times New Roman"/>
          <w:color w:val="000000" w:themeColor="text1"/>
          <w:sz w:val="28"/>
          <w:szCs w:val="28"/>
        </w:rPr>
        <w:t xml:space="preserve"> </w:t>
      </w:r>
      <w:r w:rsidR="00455220" w:rsidRPr="00F230AB">
        <w:rPr>
          <w:rFonts w:ascii="Times New Roman" w:hAnsi="Times New Roman" w:cs="Times New Roman"/>
          <w:color w:val="000000" w:themeColor="text1"/>
          <w:sz w:val="28"/>
          <w:szCs w:val="28"/>
        </w:rPr>
        <w:t>Problem</w:t>
      </w:r>
      <w:r w:rsidR="00455220" w:rsidRPr="00F230AB">
        <w:rPr>
          <w:rFonts w:ascii="Times New Roman" w:hAnsi="Times New Roman" w:cs="Times New Roman"/>
          <w:color w:val="000000" w:themeColor="text1"/>
          <w:spacing w:val="-18"/>
          <w:sz w:val="28"/>
          <w:szCs w:val="28"/>
        </w:rPr>
        <w:t xml:space="preserve"> </w:t>
      </w:r>
      <w:r w:rsidR="00455220" w:rsidRPr="00F230AB">
        <w:rPr>
          <w:rFonts w:ascii="Times New Roman" w:hAnsi="Times New Roman" w:cs="Times New Roman"/>
          <w:color w:val="000000" w:themeColor="text1"/>
          <w:sz w:val="28"/>
          <w:szCs w:val="28"/>
        </w:rPr>
        <w:t>Statement</w:t>
      </w:r>
      <w:bookmarkEnd w:id="8"/>
    </w:p>
    <w:p w:rsidR="00455220" w:rsidRPr="005A24C7" w:rsidRDefault="00455220" w:rsidP="00D54778">
      <w:pPr>
        <w:pStyle w:val="BodyText"/>
        <w:spacing w:before="265" w:line="276" w:lineRule="auto"/>
        <w:ind w:left="100" w:right="1104"/>
        <w:jc w:val="both"/>
        <w:rPr>
          <w:sz w:val="24"/>
          <w:szCs w:val="24"/>
        </w:rPr>
      </w:pPr>
      <w:r w:rsidRPr="005A24C7">
        <w:rPr>
          <w:sz w:val="24"/>
          <w:szCs w:val="24"/>
        </w:rPr>
        <w:t>The performance of the traffic sign recognition systems is improved by using a</w:t>
      </w:r>
      <w:r w:rsidRPr="005A24C7">
        <w:rPr>
          <w:spacing w:val="-67"/>
          <w:sz w:val="24"/>
          <w:szCs w:val="24"/>
        </w:rPr>
        <w:t xml:space="preserve"> </w:t>
      </w:r>
      <w:r w:rsidRPr="005A24C7">
        <w:rPr>
          <w:sz w:val="24"/>
          <w:szCs w:val="24"/>
        </w:rPr>
        <w:t>powerful neural network approach called Convolutional Neural Networks</w:t>
      </w:r>
      <w:r w:rsidRPr="005A24C7">
        <w:rPr>
          <w:spacing w:val="1"/>
          <w:sz w:val="24"/>
          <w:szCs w:val="24"/>
        </w:rPr>
        <w:t xml:space="preserve"> </w:t>
      </w:r>
      <w:r w:rsidRPr="005A24C7">
        <w:rPr>
          <w:sz w:val="24"/>
          <w:szCs w:val="24"/>
        </w:rPr>
        <w:t>(CNN) which acts as a powerful tool to classify and recognize the traffic signs.</w:t>
      </w:r>
      <w:r w:rsidRPr="005A24C7">
        <w:rPr>
          <w:spacing w:val="1"/>
          <w:sz w:val="24"/>
          <w:szCs w:val="24"/>
        </w:rPr>
        <w:t xml:space="preserve"> </w:t>
      </w:r>
      <w:r w:rsidRPr="005A24C7">
        <w:rPr>
          <w:sz w:val="24"/>
          <w:szCs w:val="24"/>
        </w:rPr>
        <w:t>In</w:t>
      </w:r>
      <w:r w:rsidRPr="005A24C7">
        <w:rPr>
          <w:spacing w:val="-9"/>
          <w:sz w:val="24"/>
          <w:szCs w:val="24"/>
        </w:rPr>
        <w:t xml:space="preserve"> </w:t>
      </w:r>
      <w:r w:rsidRPr="005A24C7">
        <w:rPr>
          <w:sz w:val="24"/>
          <w:szCs w:val="24"/>
        </w:rPr>
        <w:t>this</w:t>
      </w:r>
      <w:r w:rsidRPr="005A24C7">
        <w:rPr>
          <w:spacing w:val="-2"/>
          <w:sz w:val="24"/>
          <w:szCs w:val="24"/>
        </w:rPr>
        <w:t xml:space="preserve"> </w:t>
      </w:r>
      <w:r w:rsidRPr="005A24C7">
        <w:rPr>
          <w:sz w:val="24"/>
          <w:szCs w:val="24"/>
        </w:rPr>
        <w:t>paper,</w:t>
      </w:r>
      <w:r w:rsidRPr="005A24C7">
        <w:rPr>
          <w:spacing w:val="-2"/>
          <w:sz w:val="24"/>
          <w:szCs w:val="24"/>
        </w:rPr>
        <w:t xml:space="preserve"> </w:t>
      </w:r>
      <w:r w:rsidRPr="005A24C7">
        <w:rPr>
          <w:sz w:val="24"/>
          <w:szCs w:val="24"/>
        </w:rPr>
        <w:t>the</w:t>
      </w:r>
      <w:r w:rsidRPr="005A24C7">
        <w:rPr>
          <w:spacing w:val="1"/>
          <w:sz w:val="24"/>
          <w:szCs w:val="24"/>
        </w:rPr>
        <w:t xml:space="preserve"> </w:t>
      </w:r>
      <w:r w:rsidRPr="005A24C7">
        <w:rPr>
          <w:sz w:val="24"/>
          <w:szCs w:val="24"/>
        </w:rPr>
        <w:t>machine</w:t>
      </w:r>
      <w:r w:rsidRPr="005A24C7">
        <w:rPr>
          <w:spacing w:val="5"/>
          <w:sz w:val="24"/>
          <w:szCs w:val="24"/>
        </w:rPr>
        <w:t xml:space="preserve"> </w:t>
      </w:r>
      <w:r w:rsidRPr="005A24C7">
        <w:rPr>
          <w:sz w:val="24"/>
          <w:szCs w:val="24"/>
        </w:rPr>
        <w:t>learning model</w:t>
      </w:r>
      <w:r w:rsidRPr="005A24C7">
        <w:rPr>
          <w:spacing w:val="-4"/>
          <w:sz w:val="24"/>
          <w:szCs w:val="24"/>
        </w:rPr>
        <w:t xml:space="preserve"> </w:t>
      </w:r>
      <w:r w:rsidRPr="005A24C7">
        <w:rPr>
          <w:sz w:val="24"/>
          <w:szCs w:val="24"/>
        </w:rPr>
        <w:t>is</w:t>
      </w:r>
      <w:r w:rsidRPr="005A24C7">
        <w:rPr>
          <w:spacing w:val="-4"/>
          <w:sz w:val="24"/>
          <w:szCs w:val="24"/>
        </w:rPr>
        <w:t xml:space="preserve"> </w:t>
      </w:r>
      <w:r w:rsidRPr="005A24C7">
        <w:rPr>
          <w:sz w:val="24"/>
          <w:szCs w:val="24"/>
        </w:rPr>
        <w:t>designed</w:t>
      </w:r>
      <w:r w:rsidRPr="005A24C7">
        <w:rPr>
          <w:spacing w:val="-5"/>
          <w:sz w:val="24"/>
          <w:szCs w:val="24"/>
        </w:rPr>
        <w:t xml:space="preserve"> </w:t>
      </w:r>
      <w:r w:rsidRPr="005A24C7">
        <w:rPr>
          <w:sz w:val="24"/>
          <w:szCs w:val="24"/>
        </w:rPr>
        <w:t>and</w:t>
      </w:r>
      <w:r w:rsidRPr="005A24C7">
        <w:rPr>
          <w:spacing w:val="-4"/>
          <w:sz w:val="24"/>
          <w:szCs w:val="24"/>
        </w:rPr>
        <w:t xml:space="preserve"> </w:t>
      </w:r>
      <w:r w:rsidRPr="005A24C7">
        <w:rPr>
          <w:sz w:val="24"/>
          <w:szCs w:val="24"/>
        </w:rPr>
        <w:t>trained</w:t>
      </w:r>
      <w:r w:rsidRPr="005A24C7">
        <w:rPr>
          <w:spacing w:val="-5"/>
          <w:sz w:val="24"/>
          <w:szCs w:val="24"/>
        </w:rPr>
        <w:t xml:space="preserve"> </w:t>
      </w:r>
      <w:r w:rsidRPr="005A24C7">
        <w:rPr>
          <w:sz w:val="24"/>
          <w:szCs w:val="24"/>
        </w:rPr>
        <w:t>to</w:t>
      </w:r>
      <w:r w:rsidRPr="005A24C7">
        <w:rPr>
          <w:spacing w:val="-4"/>
          <w:sz w:val="24"/>
          <w:szCs w:val="24"/>
        </w:rPr>
        <w:t xml:space="preserve"> </w:t>
      </w:r>
      <w:r w:rsidRPr="005A24C7">
        <w:rPr>
          <w:sz w:val="24"/>
          <w:szCs w:val="24"/>
        </w:rPr>
        <w:t>classify</w:t>
      </w:r>
      <w:r w:rsidRPr="005A24C7">
        <w:rPr>
          <w:spacing w:val="-9"/>
          <w:sz w:val="24"/>
          <w:szCs w:val="24"/>
        </w:rPr>
        <w:t xml:space="preserve"> </w:t>
      </w:r>
      <w:r w:rsidRPr="005A24C7">
        <w:rPr>
          <w:sz w:val="24"/>
          <w:szCs w:val="24"/>
        </w:rPr>
        <w:t>and</w:t>
      </w:r>
      <w:r w:rsidRPr="005A24C7">
        <w:rPr>
          <w:spacing w:val="-67"/>
          <w:sz w:val="24"/>
          <w:szCs w:val="24"/>
        </w:rPr>
        <w:t xml:space="preserve"> </w:t>
      </w:r>
      <w:r w:rsidRPr="005A24C7">
        <w:rPr>
          <w:sz w:val="24"/>
          <w:szCs w:val="24"/>
        </w:rPr>
        <w:t>recognize the</w:t>
      </w:r>
      <w:r w:rsidRPr="005A24C7">
        <w:rPr>
          <w:spacing w:val="70"/>
          <w:sz w:val="24"/>
          <w:szCs w:val="24"/>
        </w:rPr>
        <w:t xml:space="preserve"> </w:t>
      </w:r>
      <w:r w:rsidRPr="005A24C7">
        <w:rPr>
          <w:sz w:val="24"/>
          <w:szCs w:val="24"/>
        </w:rPr>
        <w:t>traffic signs from the dataset provided by the German Traffic</w:t>
      </w:r>
      <w:r w:rsidRPr="005A24C7">
        <w:rPr>
          <w:spacing w:val="1"/>
          <w:sz w:val="24"/>
          <w:szCs w:val="24"/>
        </w:rPr>
        <w:t xml:space="preserve"> </w:t>
      </w:r>
      <w:r w:rsidRPr="005A24C7">
        <w:rPr>
          <w:sz w:val="24"/>
          <w:szCs w:val="24"/>
        </w:rPr>
        <w:t>Sign</w:t>
      </w:r>
      <w:r w:rsidRPr="005A24C7">
        <w:rPr>
          <w:spacing w:val="-4"/>
          <w:sz w:val="24"/>
          <w:szCs w:val="24"/>
        </w:rPr>
        <w:t xml:space="preserve"> </w:t>
      </w:r>
      <w:r w:rsidRPr="005A24C7">
        <w:rPr>
          <w:sz w:val="24"/>
          <w:szCs w:val="24"/>
        </w:rPr>
        <w:t>Benchmark</w:t>
      </w:r>
      <w:r w:rsidRPr="005A24C7">
        <w:rPr>
          <w:spacing w:val="2"/>
          <w:sz w:val="24"/>
          <w:szCs w:val="24"/>
        </w:rPr>
        <w:t xml:space="preserve"> </w:t>
      </w:r>
      <w:r w:rsidRPr="005A24C7">
        <w:rPr>
          <w:sz w:val="24"/>
          <w:szCs w:val="24"/>
        </w:rPr>
        <w:t>(GTSB).</w:t>
      </w:r>
      <w:r w:rsidRPr="005A24C7">
        <w:rPr>
          <w:spacing w:val="4"/>
          <w:sz w:val="24"/>
          <w:szCs w:val="24"/>
        </w:rPr>
        <w:t xml:space="preserve"> </w:t>
      </w:r>
      <w:r w:rsidRPr="005A24C7">
        <w:rPr>
          <w:sz w:val="24"/>
          <w:szCs w:val="24"/>
        </w:rPr>
        <w:t>The</w:t>
      </w:r>
      <w:r w:rsidRPr="005A24C7">
        <w:rPr>
          <w:spacing w:val="2"/>
          <w:sz w:val="24"/>
          <w:szCs w:val="24"/>
        </w:rPr>
        <w:t xml:space="preserve"> </w:t>
      </w:r>
      <w:r w:rsidRPr="005A24C7">
        <w:rPr>
          <w:sz w:val="24"/>
          <w:szCs w:val="24"/>
        </w:rPr>
        <w:t>coding</w:t>
      </w:r>
      <w:r w:rsidRPr="005A24C7">
        <w:rPr>
          <w:spacing w:val="-3"/>
          <w:sz w:val="24"/>
          <w:szCs w:val="24"/>
        </w:rPr>
        <w:t xml:space="preserve"> </w:t>
      </w:r>
      <w:r w:rsidRPr="005A24C7">
        <w:rPr>
          <w:sz w:val="24"/>
          <w:szCs w:val="24"/>
        </w:rPr>
        <w:t>of</w:t>
      </w:r>
      <w:r w:rsidRPr="005A24C7">
        <w:rPr>
          <w:spacing w:val="-4"/>
          <w:sz w:val="24"/>
          <w:szCs w:val="24"/>
        </w:rPr>
        <w:t xml:space="preserve"> </w:t>
      </w:r>
      <w:r w:rsidRPr="005A24C7">
        <w:rPr>
          <w:sz w:val="24"/>
          <w:szCs w:val="24"/>
        </w:rPr>
        <w:t>this</w:t>
      </w:r>
      <w:r w:rsidRPr="005A24C7">
        <w:rPr>
          <w:spacing w:val="3"/>
          <w:sz w:val="24"/>
          <w:szCs w:val="24"/>
        </w:rPr>
        <w:t xml:space="preserve"> </w:t>
      </w:r>
      <w:r w:rsidRPr="005A24C7">
        <w:rPr>
          <w:sz w:val="24"/>
          <w:szCs w:val="24"/>
        </w:rPr>
        <w:t>system</w:t>
      </w:r>
      <w:r w:rsidRPr="005A24C7">
        <w:rPr>
          <w:spacing w:val="2"/>
          <w:sz w:val="24"/>
          <w:szCs w:val="24"/>
        </w:rPr>
        <w:t xml:space="preserve"> </w:t>
      </w:r>
      <w:r w:rsidRPr="005A24C7">
        <w:rPr>
          <w:sz w:val="24"/>
          <w:szCs w:val="24"/>
        </w:rPr>
        <w:t>is</w:t>
      </w:r>
      <w:r w:rsidRPr="005A24C7">
        <w:rPr>
          <w:spacing w:val="3"/>
          <w:sz w:val="24"/>
          <w:szCs w:val="24"/>
        </w:rPr>
        <w:t xml:space="preserve"> </w:t>
      </w:r>
      <w:r w:rsidRPr="005A24C7">
        <w:rPr>
          <w:sz w:val="24"/>
          <w:szCs w:val="24"/>
        </w:rPr>
        <w:t>done</w:t>
      </w:r>
      <w:r w:rsidRPr="005A24C7">
        <w:rPr>
          <w:spacing w:val="7"/>
          <w:sz w:val="24"/>
          <w:szCs w:val="24"/>
        </w:rPr>
        <w:t xml:space="preserve"> </w:t>
      </w:r>
      <w:r w:rsidRPr="005A24C7">
        <w:rPr>
          <w:sz w:val="24"/>
          <w:szCs w:val="24"/>
        </w:rPr>
        <w:t>in</w:t>
      </w:r>
      <w:r w:rsidRPr="005A24C7">
        <w:rPr>
          <w:spacing w:val="-3"/>
          <w:sz w:val="24"/>
          <w:szCs w:val="24"/>
        </w:rPr>
        <w:t xml:space="preserve"> </w:t>
      </w:r>
      <w:r w:rsidRPr="005A24C7">
        <w:rPr>
          <w:sz w:val="24"/>
          <w:szCs w:val="24"/>
        </w:rPr>
        <w:t>python</w:t>
      </w:r>
      <w:r w:rsidRPr="005A24C7">
        <w:rPr>
          <w:spacing w:val="1"/>
          <w:sz w:val="24"/>
          <w:szCs w:val="24"/>
        </w:rPr>
        <w:t xml:space="preserve"> </w:t>
      </w:r>
      <w:r w:rsidRPr="005A24C7">
        <w:rPr>
          <w:sz w:val="24"/>
          <w:szCs w:val="24"/>
        </w:rPr>
        <w:t>language.</w:t>
      </w:r>
    </w:p>
    <w:p w:rsidR="00455220" w:rsidRDefault="00455220" w:rsidP="00455220">
      <w:pPr>
        <w:spacing w:line="276" w:lineRule="auto"/>
        <w:rPr>
          <w:sz w:val="32"/>
        </w:rPr>
        <w:sectPr w:rsidR="00455220" w:rsidSect="0007381C">
          <w:pgSz w:w="11910" w:h="16840"/>
          <w:pgMar w:top="1580" w:right="380" w:bottom="1180" w:left="1340" w:header="0" w:footer="918" w:gutter="0"/>
          <w:pgBorders w:offsetFrom="page">
            <w:top w:val="single" w:sz="4" w:space="24" w:color="auto"/>
            <w:left w:val="single" w:sz="4" w:space="24" w:color="auto"/>
            <w:bottom w:val="single" w:sz="4" w:space="24" w:color="auto"/>
            <w:right w:val="single" w:sz="4" w:space="24" w:color="auto"/>
          </w:pgBorders>
          <w:cols w:space="720"/>
        </w:sectPr>
      </w:pPr>
    </w:p>
    <w:p w:rsidR="00455220" w:rsidRDefault="00455220" w:rsidP="00455220">
      <w:pPr>
        <w:pStyle w:val="BodyText"/>
        <w:rPr>
          <w:sz w:val="20"/>
        </w:rPr>
      </w:pPr>
    </w:p>
    <w:p w:rsidR="00455220" w:rsidRDefault="00455220" w:rsidP="00455220">
      <w:pPr>
        <w:pStyle w:val="BodyText"/>
        <w:spacing w:before="5"/>
        <w:rPr>
          <w:sz w:val="20"/>
        </w:rPr>
      </w:pPr>
    </w:p>
    <w:p w:rsidR="00455220" w:rsidRDefault="00455220" w:rsidP="00455220">
      <w:pPr>
        <w:pStyle w:val="BodyText"/>
        <w:ind w:left="100"/>
        <w:rPr>
          <w:sz w:val="20"/>
        </w:rPr>
      </w:pPr>
      <w:r>
        <w:rPr>
          <w:noProof/>
          <w:sz w:val="20"/>
        </w:rPr>
        <w:drawing>
          <wp:anchor distT="0" distB="0" distL="114300" distR="114300" simplePos="0" relativeHeight="251680768" behindDoc="0" locked="0" layoutInCell="1" allowOverlap="1" wp14:anchorId="46F40422" wp14:editId="1A4F7721">
            <wp:simplePos x="914400" y="1302589"/>
            <wp:positionH relativeFrom="column">
              <wp:align>left</wp:align>
            </wp:positionH>
            <wp:positionV relativeFrom="paragraph">
              <wp:align>top</wp:align>
            </wp:positionV>
            <wp:extent cx="5715819" cy="2590800"/>
            <wp:effectExtent l="0" t="0" r="0" b="0"/>
            <wp:wrapSquare wrapText="bothSides"/>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819" cy="2590800"/>
                    </a:xfrm>
                    <a:prstGeom prst="rect">
                      <a:avLst/>
                    </a:prstGeom>
                  </pic:spPr>
                </pic:pic>
              </a:graphicData>
            </a:graphic>
          </wp:anchor>
        </w:drawing>
      </w:r>
      <w:r w:rsidR="009C2697">
        <w:rPr>
          <w:sz w:val="20"/>
        </w:rPr>
        <w:br w:type="textWrapping" w:clear="all"/>
      </w:r>
    </w:p>
    <w:p w:rsidR="009C2697" w:rsidRDefault="009C2697" w:rsidP="00455220">
      <w:pPr>
        <w:pStyle w:val="BodyText"/>
        <w:ind w:left="100"/>
        <w:rPr>
          <w:sz w:val="20"/>
        </w:rPr>
      </w:pPr>
    </w:p>
    <w:p w:rsidR="00455220" w:rsidRDefault="00455220" w:rsidP="00455220">
      <w:pPr>
        <w:pStyle w:val="BodyText"/>
        <w:spacing w:before="9"/>
        <w:rPr>
          <w:sz w:val="22"/>
        </w:rPr>
      </w:pPr>
    </w:p>
    <w:p w:rsidR="00455220" w:rsidRPr="00F230AB" w:rsidRDefault="002141D1" w:rsidP="005001E7">
      <w:pPr>
        <w:pStyle w:val="Heading3"/>
        <w:rPr>
          <w:rFonts w:ascii="Times New Roman" w:hAnsi="Times New Roman" w:cs="Times New Roman"/>
          <w:color w:val="auto"/>
          <w:sz w:val="28"/>
          <w:szCs w:val="28"/>
        </w:rPr>
      </w:pPr>
      <w:bookmarkStart w:id="9" w:name="1.3_Introduction_to_Convolutional_Neural"/>
      <w:bookmarkStart w:id="10" w:name="_Toc163596400"/>
      <w:bookmarkEnd w:id="9"/>
      <w:r w:rsidRPr="00F230AB">
        <w:rPr>
          <w:rFonts w:ascii="Times New Roman" w:hAnsi="Times New Roman" w:cs="Times New Roman"/>
          <w:color w:val="auto"/>
          <w:sz w:val="28"/>
          <w:szCs w:val="28"/>
        </w:rPr>
        <w:t>1.3</w:t>
      </w:r>
      <w:r w:rsidR="001E22DE" w:rsidRPr="00F230AB">
        <w:rPr>
          <w:rFonts w:ascii="Times New Roman" w:hAnsi="Times New Roman" w:cs="Times New Roman"/>
          <w:color w:val="auto"/>
          <w:sz w:val="28"/>
          <w:szCs w:val="28"/>
        </w:rPr>
        <w:t xml:space="preserve"> </w:t>
      </w:r>
      <w:r w:rsidR="00455220" w:rsidRPr="00F230AB">
        <w:rPr>
          <w:rFonts w:ascii="Times New Roman" w:hAnsi="Times New Roman" w:cs="Times New Roman"/>
          <w:color w:val="auto"/>
          <w:sz w:val="28"/>
          <w:szCs w:val="28"/>
        </w:rPr>
        <w:t>Introduction</w:t>
      </w:r>
      <w:r w:rsidR="00455220" w:rsidRPr="00F230AB">
        <w:rPr>
          <w:rFonts w:ascii="Times New Roman" w:hAnsi="Times New Roman" w:cs="Times New Roman"/>
          <w:color w:val="auto"/>
          <w:spacing w:val="-8"/>
          <w:sz w:val="28"/>
          <w:szCs w:val="28"/>
        </w:rPr>
        <w:t xml:space="preserve"> </w:t>
      </w:r>
      <w:r w:rsidR="00455220" w:rsidRPr="00F230AB">
        <w:rPr>
          <w:rFonts w:ascii="Times New Roman" w:hAnsi="Times New Roman" w:cs="Times New Roman"/>
          <w:color w:val="auto"/>
          <w:sz w:val="28"/>
          <w:szCs w:val="28"/>
        </w:rPr>
        <w:t>to</w:t>
      </w:r>
      <w:r w:rsidR="00455220" w:rsidRPr="00F230AB">
        <w:rPr>
          <w:rFonts w:ascii="Times New Roman" w:hAnsi="Times New Roman" w:cs="Times New Roman"/>
          <w:color w:val="auto"/>
          <w:spacing w:val="-7"/>
          <w:sz w:val="28"/>
          <w:szCs w:val="28"/>
        </w:rPr>
        <w:t xml:space="preserve"> </w:t>
      </w:r>
      <w:r w:rsidR="00455220" w:rsidRPr="00F230AB">
        <w:rPr>
          <w:rFonts w:ascii="Times New Roman" w:hAnsi="Times New Roman" w:cs="Times New Roman"/>
          <w:color w:val="auto"/>
          <w:sz w:val="28"/>
          <w:szCs w:val="28"/>
        </w:rPr>
        <w:t>Convolutional</w:t>
      </w:r>
      <w:r w:rsidR="00455220" w:rsidRPr="00F230AB">
        <w:rPr>
          <w:rFonts w:ascii="Times New Roman" w:hAnsi="Times New Roman" w:cs="Times New Roman"/>
          <w:color w:val="auto"/>
          <w:spacing w:val="-5"/>
          <w:sz w:val="28"/>
          <w:szCs w:val="28"/>
        </w:rPr>
        <w:t xml:space="preserve"> </w:t>
      </w:r>
      <w:r w:rsidR="00455220" w:rsidRPr="00F230AB">
        <w:rPr>
          <w:rFonts w:ascii="Times New Roman" w:hAnsi="Times New Roman" w:cs="Times New Roman"/>
          <w:color w:val="auto"/>
          <w:sz w:val="28"/>
          <w:szCs w:val="28"/>
        </w:rPr>
        <w:t>Neural</w:t>
      </w:r>
      <w:r w:rsidR="00455220" w:rsidRPr="00F230AB">
        <w:rPr>
          <w:rFonts w:ascii="Times New Roman" w:hAnsi="Times New Roman" w:cs="Times New Roman"/>
          <w:color w:val="auto"/>
          <w:spacing w:val="5"/>
          <w:sz w:val="28"/>
          <w:szCs w:val="28"/>
        </w:rPr>
        <w:t xml:space="preserve"> </w:t>
      </w:r>
      <w:r w:rsidR="00455220" w:rsidRPr="00F230AB">
        <w:rPr>
          <w:rFonts w:ascii="Times New Roman" w:hAnsi="Times New Roman" w:cs="Times New Roman"/>
          <w:color w:val="auto"/>
          <w:sz w:val="28"/>
          <w:szCs w:val="28"/>
        </w:rPr>
        <w:t>Networks</w:t>
      </w:r>
      <w:r w:rsidR="00455220" w:rsidRPr="00F230AB">
        <w:rPr>
          <w:rFonts w:ascii="Times New Roman" w:hAnsi="Times New Roman" w:cs="Times New Roman"/>
          <w:color w:val="auto"/>
          <w:spacing w:val="-6"/>
          <w:sz w:val="28"/>
          <w:szCs w:val="28"/>
        </w:rPr>
        <w:t xml:space="preserve"> </w:t>
      </w:r>
      <w:r w:rsidR="00455220" w:rsidRPr="00F230AB">
        <w:rPr>
          <w:rFonts w:ascii="Times New Roman" w:hAnsi="Times New Roman" w:cs="Times New Roman"/>
          <w:color w:val="auto"/>
          <w:sz w:val="28"/>
          <w:szCs w:val="28"/>
        </w:rPr>
        <w:t>(CNN)</w:t>
      </w:r>
      <w:bookmarkEnd w:id="10"/>
    </w:p>
    <w:p w:rsidR="00D54778" w:rsidRPr="00D54778" w:rsidRDefault="00D54778" w:rsidP="00D54778"/>
    <w:p w:rsidR="00455220" w:rsidRPr="00D54778" w:rsidRDefault="00455220" w:rsidP="00D54778">
      <w:pPr>
        <w:pStyle w:val="BodyText"/>
        <w:spacing w:line="276" w:lineRule="auto"/>
        <w:jc w:val="both"/>
        <w:rPr>
          <w:sz w:val="24"/>
          <w:szCs w:val="24"/>
        </w:rPr>
      </w:pPr>
      <w:r w:rsidRPr="00D54778">
        <w:rPr>
          <w:sz w:val="24"/>
          <w:szCs w:val="24"/>
        </w:rPr>
        <w:t>C</w:t>
      </w:r>
      <w:r w:rsidR="005A24C7" w:rsidRPr="00D54778">
        <w:rPr>
          <w:sz w:val="24"/>
          <w:szCs w:val="24"/>
        </w:rPr>
        <w:t xml:space="preserve">NN is one of the neural network </w:t>
      </w:r>
      <w:r w:rsidRPr="00D54778">
        <w:rPr>
          <w:sz w:val="24"/>
          <w:szCs w:val="24"/>
        </w:rPr>
        <w:t xml:space="preserve">models for deep learning, which has three specific characteristics, firstly it takes locally connected neurons, </w:t>
      </w:r>
      <w:proofErr w:type="gramStart"/>
      <w:r w:rsidRPr="00D54778">
        <w:rPr>
          <w:sz w:val="24"/>
          <w:szCs w:val="24"/>
        </w:rPr>
        <w:t>secondly</w:t>
      </w:r>
      <w:proofErr w:type="gramEnd"/>
      <w:r w:rsidRPr="00D54778">
        <w:rPr>
          <w:sz w:val="24"/>
          <w:szCs w:val="24"/>
        </w:rPr>
        <w:t xml:space="preserve">, it calculates shared weight and finally gives the spatial or temporal sub-sampling. Generally, CNN is </w:t>
      </w:r>
      <w:proofErr w:type="spellStart"/>
      <w:r w:rsidRPr="00D54778">
        <w:rPr>
          <w:sz w:val="24"/>
          <w:szCs w:val="24"/>
        </w:rPr>
        <w:t>compromised</w:t>
      </w:r>
      <w:proofErr w:type="spellEnd"/>
      <w:r w:rsidRPr="00D54778">
        <w:rPr>
          <w:sz w:val="24"/>
          <w:szCs w:val="24"/>
        </w:rPr>
        <w:t xml:space="preserve"> of two main parts (see Fig.1.2.1). The first contains alternating Convolutional and second is the </w:t>
      </w:r>
      <w:proofErr w:type="spellStart"/>
      <w:r w:rsidRPr="00D54778">
        <w:rPr>
          <w:sz w:val="24"/>
          <w:szCs w:val="24"/>
        </w:rPr>
        <w:t>maxpooling</w:t>
      </w:r>
      <w:proofErr w:type="spellEnd"/>
      <w:r w:rsidRPr="00D54778">
        <w:rPr>
          <w:sz w:val="24"/>
          <w:szCs w:val="24"/>
        </w:rPr>
        <w:t xml:space="preserve"> layers. The input of each layer is just the output of its previous layer. As a result, this forms a hierarchical feature extractor that maps the original input images into feature vectors. Then the second part classifies the extracted features vectors, that is, the fully-connected layers, which is a typical feed-forward neural network.</w:t>
      </w:r>
    </w:p>
    <w:p w:rsidR="009C2697" w:rsidRDefault="009C2697" w:rsidP="00455220">
      <w:pPr>
        <w:pStyle w:val="BodyText"/>
        <w:spacing w:before="275" w:line="276" w:lineRule="auto"/>
        <w:ind w:left="100" w:right="1167"/>
      </w:pPr>
    </w:p>
    <w:p w:rsidR="009C2697" w:rsidRDefault="009C2697" w:rsidP="00455220">
      <w:pPr>
        <w:pStyle w:val="BodyText"/>
        <w:spacing w:before="275" w:line="276" w:lineRule="auto"/>
        <w:ind w:left="100" w:right="1167"/>
      </w:pPr>
    </w:p>
    <w:p w:rsidR="00455220" w:rsidRDefault="00455220" w:rsidP="00455220">
      <w:pPr>
        <w:spacing w:line="276" w:lineRule="auto"/>
      </w:pPr>
    </w:p>
    <w:p w:rsidR="009C2697" w:rsidRDefault="009C2697" w:rsidP="005C6743">
      <w:pPr>
        <w:spacing w:line="276" w:lineRule="auto"/>
        <w:jc w:val="center"/>
      </w:pPr>
      <w:r>
        <w:rPr>
          <w:noProof/>
          <w:sz w:val="20"/>
        </w:rPr>
        <w:drawing>
          <wp:inline distT="0" distB="0" distL="0" distR="0" wp14:anchorId="7599DA3E" wp14:editId="2A5671A3">
            <wp:extent cx="4731026" cy="2831465"/>
            <wp:effectExtent l="0" t="0" r="0" b="6985"/>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830059" cy="2890735"/>
                    </a:xfrm>
                    <a:prstGeom prst="rect">
                      <a:avLst/>
                    </a:prstGeom>
                  </pic:spPr>
                </pic:pic>
              </a:graphicData>
            </a:graphic>
          </wp:inline>
        </w:drawing>
      </w:r>
    </w:p>
    <w:p w:rsidR="009C2697" w:rsidRDefault="009C2697" w:rsidP="009C2697"/>
    <w:p w:rsidR="009C2697" w:rsidRDefault="009C2697" w:rsidP="009C2697">
      <w:pPr>
        <w:spacing w:before="88"/>
        <w:jc w:val="both"/>
        <w:rPr>
          <w:rFonts w:ascii="Calibri"/>
        </w:rPr>
      </w:pPr>
      <w:r>
        <w:rPr>
          <w:sz w:val="32"/>
        </w:rPr>
        <w:t>Fig.</w:t>
      </w:r>
      <w:r>
        <w:rPr>
          <w:spacing w:val="-1"/>
          <w:sz w:val="32"/>
        </w:rPr>
        <w:t xml:space="preserve"> </w:t>
      </w:r>
      <w:r>
        <w:rPr>
          <w:sz w:val="32"/>
        </w:rPr>
        <w:t>1.2</w:t>
      </w:r>
      <w:r>
        <w:rPr>
          <w:spacing w:val="-3"/>
          <w:sz w:val="32"/>
        </w:rPr>
        <w:t xml:space="preserve"> </w:t>
      </w:r>
      <w:r>
        <w:rPr>
          <w:sz w:val="32"/>
        </w:rPr>
        <w:t>CNN</w:t>
      </w:r>
      <w:r>
        <w:rPr>
          <w:spacing w:val="-4"/>
          <w:sz w:val="32"/>
        </w:rPr>
        <w:t xml:space="preserve"> </w:t>
      </w:r>
      <w:r>
        <w:rPr>
          <w:sz w:val="32"/>
        </w:rPr>
        <w:t>feature</w:t>
      </w:r>
      <w:r>
        <w:rPr>
          <w:spacing w:val="-5"/>
          <w:sz w:val="32"/>
        </w:rPr>
        <w:t xml:space="preserve"> </w:t>
      </w:r>
      <w:r>
        <w:rPr>
          <w:sz w:val="32"/>
        </w:rPr>
        <w:t>extractor</w:t>
      </w:r>
      <w:r>
        <w:rPr>
          <w:spacing w:val="-8"/>
          <w:sz w:val="32"/>
        </w:rPr>
        <w:t xml:space="preserve"> </w:t>
      </w:r>
      <w:r>
        <w:rPr>
          <w:sz w:val="32"/>
        </w:rPr>
        <w:t>architecture</w:t>
      </w:r>
      <w:r>
        <w:rPr>
          <w:rFonts w:ascii="Calibri"/>
        </w:rPr>
        <w:t>.</w:t>
      </w:r>
    </w:p>
    <w:p w:rsidR="009C2697" w:rsidRDefault="009C2697" w:rsidP="009C2697">
      <w:pPr>
        <w:tabs>
          <w:tab w:val="left" w:pos="1440"/>
        </w:tabs>
        <w:rPr>
          <w:rFonts w:ascii="Calibri"/>
        </w:rPr>
      </w:pPr>
    </w:p>
    <w:p w:rsidR="009C2697" w:rsidRDefault="009C2697" w:rsidP="009C2697">
      <w:pPr>
        <w:tabs>
          <w:tab w:val="left" w:pos="1440"/>
        </w:tabs>
        <w:rPr>
          <w:rFonts w:ascii="Calibri"/>
        </w:rPr>
      </w:pPr>
    </w:p>
    <w:p w:rsidR="009C2697" w:rsidRDefault="009C2697" w:rsidP="009C2697">
      <w:pPr>
        <w:tabs>
          <w:tab w:val="left" w:pos="1440"/>
        </w:tabs>
        <w:rPr>
          <w:rFonts w:ascii="Calibri"/>
        </w:rPr>
      </w:pPr>
    </w:p>
    <w:p w:rsidR="009C2697" w:rsidRPr="00F230AB" w:rsidRDefault="002141D1" w:rsidP="00333017">
      <w:pPr>
        <w:pStyle w:val="Heading3"/>
        <w:rPr>
          <w:rFonts w:ascii="Times New Roman" w:hAnsi="Times New Roman" w:cs="Times New Roman"/>
          <w:color w:val="000000" w:themeColor="text1"/>
          <w:sz w:val="28"/>
          <w:szCs w:val="28"/>
        </w:rPr>
      </w:pPr>
      <w:bookmarkStart w:id="11" w:name="_Toc163596401"/>
      <w:r w:rsidRPr="00F230AB">
        <w:rPr>
          <w:rFonts w:ascii="Times New Roman" w:hAnsi="Times New Roman" w:cs="Times New Roman"/>
          <w:color w:val="000000" w:themeColor="text1"/>
          <w:sz w:val="28"/>
          <w:szCs w:val="28"/>
        </w:rPr>
        <w:t xml:space="preserve">1.4 </w:t>
      </w:r>
      <w:r w:rsidR="009C2697" w:rsidRPr="00F230AB">
        <w:rPr>
          <w:rFonts w:ascii="Times New Roman" w:hAnsi="Times New Roman" w:cs="Times New Roman"/>
          <w:color w:val="000000" w:themeColor="text1"/>
          <w:sz w:val="28"/>
          <w:szCs w:val="28"/>
        </w:rPr>
        <w:t>Aims</w:t>
      </w:r>
      <w:r w:rsidR="009C2697" w:rsidRPr="00F230AB">
        <w:rPr>
          <w:rFonts w:ascii="Times New Roman" w:hAnsi="Times New Roman" w:cs="Times New Roman"/>
          <w:color w:val="000000" w:themeColor="text1"/>
          <w:spacing w:val="-3"/>
          <w:sz w:val="28"/>
          <w:szCs w:val="28"/>
        </w:rPr>
        <w:t xml:space="preserve"> </w:t>
      </w:r>
      <w:r w:rsidR="009C2697" w:rsidRPr="00F230AB">
        <w:rPr>
          <w:rFonts w:ascii="Times New Roman" w:hAnsi="Times New Roman" w:cs="Times New Roman"/>
          <w:color w:val="000000" w:themeColor="text1"/>
          <w:sz w:val="28"/>
          <w:szCs w:val="28"/>
        </w:rPr>
        <w:t>and</w:t>
      </w:r>
      <w:r w:rsidR="009C2697" w:rsidRPr="00F230AB">
        <w:rPr>
          <w:rFonts w:ascii="Times New Roman" w:hAnsi="Times New Roman" w:cs="Times New Roman"/>
          <w:color w:val="000000" w:themeColor="text1"/>
          <w:spacing w:val="-5"/>
          <w:sz w:val="28"/>
          <w:szCs w:val="28"/>
        </w:rPr>
        <w:t xml:space="preserve"> </w:t>
      </w:r>
      <w:r w:rsidR="009C2697" w:rsidRPr="00F230AB">
        <w:rPr>
          <w:rFonts w:ascii="Times New Roman" w:hAnsi="Times New Roman" w:cs="Times New Roman"/>
          <w:color w:val="000000" w:themeColor="text1"/>
          <w:sz w:val="28"/>
          <w:szCs w:val="28"/>
        </w:rPr>
        <w:t>Objectives</w:t>
      </w:r>
      <w:r w:rsidR="009C2697" w:rsidRPr="00F230AB">
        <w:rPr>
          <w:rFonts w:ascii="Times New Roman" w:hAnsi="Times New Roman" w:cs="Times New Roman"/>
          <w:color w:val="000000" w:themeColor="text1"/>
          <w:spacing w:val="-3"/>
          <w:sz w:val="28"/>
          <w:szCs w:val="28"/>
        </w:rPr>
        <w:t xml:space="preserve"> </w:t>
      </w:r>
      <w:r w:rsidR="009C2697" w:rsidRPr="00F230AB">
        <w:rPr>
          <w:rFonts w:ascii="Times New Roman" w:hAnsi="Times New Roman" w:cs="Times New Roman"/>
          <w:color w:val="000000" w:themeColor="text1"/>
          <w:sz w:val="28"/>
          <w:szCs w:val="28"/>
        </w:rPr>
        <w:t>of</w:t>
      </w:r>
      <w:r w:rsidR="009C2697" w:rsidRPr="00F230AB">
        <w:rPr>
          <w:rFonts w:ascii="Times New Roman" w:hAnsi="Times New Roman" w:cs="Times New Roman"/>
          <w:color w:val="000000" w:themeColor="text1"/>
          <w:spacing w:val="-1"/>
          <w:sz w:val="28"/>
          <w:szCs w:val="28"/>
        </w:rPr>
        <w:t xml:space="preserve"> </w:t>
      </w:r>
      <w:r w:rsidR="009C2697" w:rsidRPr="00F230AB">
        <w:rPr>
          <w:rFonts w:ascii="Times New Roman" w:hAnsi="Times New Roman" w:cs="Times New Roman"/>
          <w:color w:val="000000" w:themeColor="text1"/>
          <w:sz w:val="28"/>
          <w:szCs w:val="28"/>
        </w:rPr>
        <w:t>the</w:t>
      </w:r>
      <w:r w:rsidR="009C2697" w:rsidRPr="00F230AB">
        <w:rPr>
          <w:rFonts w:ascii="Times New Roman" w:hAnsi="Times New Roman" w:cs="Times New Roman"/>
          <w:color w:val="000000" w:themeColor="text1"/>
          <w:spacing w:val="1"/>
          <w:sz w:val="28"/>
          <w:szCs w:val="28"/>
        </w:rPr>
        <w:t xml:space="preserve"> </w:t>
      </w:r>
      <w:r w:rsidR="009C2697" w:rsidRPr="00F230AB">
        <w:rPr>
          <w:rFonts w:ascii="Times New Roman" w:hAnsi="Times New Roman" w:cs="Times New Roman"/>
          <w:color w:val="000000" w:themeColor="text1"/>
          <w:sz w:val="28"/>
          <w:szCs w:val="28"/>
        </w:rPr>
        <w:t>Research</w:t>
      </w:r>
      <w:bookmarkEnd w:id="11"/>
    </w:p>
    <w:p w:rsidR="00D54778" w:rsidRPr="00D54778" w:rsidRDefault="00D54778" w:rsidP="00D54778"/>
    <w:p w:rsidR="009C2697" w:rsidRPr="00D54778" w:rsidRDefault="009C2697" w:rsidP="00D54778">
      <w:pPr>
        <w:pStyle w:val="BodyText"/>
        <w:spacing w:line="276" w:lineRule="auto"/>
        <w:jc w:val="both"/>
        <w:rPr>
          <w:sz w:val="24"/>
          <w:szCs w:val="24"/>
        </w:rPr>
      </w:pPr>
      <w:r w:rsidRPr="00D54778">
        <w:rPr>
          <w:sz w:val="24"/>
          <w:szCs w:val="24"/>
        </w:rPr>
        <w:t xml:space="preserve">The overall aim is to develop a system that can be used for traffic sign inventory. This system can assist local or national authorities in the task of maintaining and updating their road and traffic signs by automatically detecting and classifying one or more traffic signs from a complex scene (like the one shown in Figure 1.2) when captured by a camera from a vehicle. The main strategy is to find the right combination of </w:t>
      </w:r>
      <w:proofErr w:type="spellStart"/>
      <w:r w:rsidRPr="00D54778">
        <w:rPr>
          <w:sz w:val="24"/>
          <w:szCs w:val="24"/>
        </w:rPr>
        <w:t>colours</w:t>
      </w:r>
      <w:proofErr w:type="spellEnd"/>
      <w:r w:rsidRPr="00D54778">
        <w:rPr>
          <w:sz w:val="24"/>
          <w:szCs w:val="24"/>
        </w:rPr>
        <w:t xml:space="preserve"> in the scene so that one </w:t>
      </w:r>
      <w:proofErr w:type="spellStart"/>
      <w:r w:rsidRPr="00D54778">
        <w:rPr>
          <w:sz w:val="24"/>
          <w:szCs w:val="24"/>
        </w:rPr>
        <w:t>colour</w:t>
      </w:r>
      <w:proofErr w:type="spellEnd"/>
      <w:r w:rsidRPr="00D54778">
        <w:rPr>
          <w:sz w:val="24"/>
          <w:szCs w:val="24"/>
        </w:rPr>
        <w:t xml:space="preserve"> is located inside the convex hull of another </w:t>
      </w:r>
      <w:proofErr w:type="spellStart"/>
      <w:r w:rsidRPr="00D54778">
        <w:rPr>
          <w:sz w:val="24"/>
          <w:szCs w:val="24"/>
        </w:rPr>
        <w:t>colour</w:t>
      </w:r>
      <w:proofErr w:type="spellEnd"/>
      <w:r w:rsidRPr="00D54778">
        <w:rPr>
          <w:sz w:val="24"/>
          <w:szCs w:val="24"/>
        </w:rPr>
        <w:t xml:space="preserve"> and combine this with the right shape. If a candidate is found, the system tries to classify the object according to the </w:t>
      </w:r>
      <w:proofErr w:type="spellStart"/>
      <w:r w:rsidRPr="00D54778">
        <w:rPr>
          <w:sz w:val="24"/>
          <w:szCs w:val="24"/>
        </w:rPr>
        <w:t>rimpictogram</w:t>
      </w:r>
      <w:proofErr w:type="spellEnd"/>
      <w:r w:rsidRPr="00D54778">
        <w:rPr>
          <w:sz w:val="24"/>
          <w:szCs w:val="24"/>
        </w:rPr>
        <w:t xml:space="preserve"> combination and give the result of this classification.</w:t>
      </w:r>
    </w:p>
    <w:p w:rsidR="001E22DE" w:rsidRDefault="001E22DE" w:rsidP="00333017">
      <w:pPr>
        <w:pStyle w:val="Heading4"/>
        <w:rPr>
          <w:rFonts w:ascii="Times New Roman" w:hAnsi="Times New Roman" w:cs="Times New Roman"/>
          <w:i w:val="0"/>
          <w:color w:val="000000" w:themeColor="text1"/>
          <w:sz w:val="28"/>
          <w:szCs w:val="28"/>
        </w:rPr>
      </w:pPr>
    </w:p>
    <w:p w:rsidR="009C2697" w:rsidRPr="001E22DE" w:rsidRDefault="009C2697" w:rsidP="00333017">
      <w:pPr>
        <w:pStyle w:val="Heading4"/>
        <w:rPr>
          <w:rFonts w:ascii="Times New Roman" w:hAnsi="Times New Roman" w:cs="Times New Roman"/>
          <w:i w:val="0"/>
          <w:color w:val="000000" w:themeColor="text1"/>
          <w:sz w:val="28"/>
          <w:szCs w:val="28"/>
        </w:rPr>
      </w:pPr>
      <w:r w:rsidRPr="001E22DE">
        <w:rPr>
          <w:rFonts w:ascii="Times New Roman" w:hAnsi="Times New Roman" w:cs="Times New Roman"/>
          <w:i w:val="0"/>
          <w:color w:val="000000" w:themeColor="text1"/>
          <w:sz w:val="28"/>
          <w:szCs w:val="28"/>
        </w:rPr>
        <w:t>The</w:t>
      </w:r>
      <w:r w:rsidRPr="001E22DE">
        <w:rPr>
          <w:rFonts w:ascii="Times New Roman" w:hAnsi="Times New Roman" w:cs="Times New Roman"/>
          <w:i w:val="0"/>
          <w:color w:val="000000" w:themeColor="text1"/>
          <w:spacing w:val="-5"/>
          <w:sz w:val="28"/>
          <w:szCs w:val="28"/>
        </w:rPr>
        <w:t xml:space="preserve"> </w:t>
      </w:r>
      <w:r w:rsidRPr="001E22DE">
        <w:rPr>
          <w:rFonts w:ascii="Times New Roman" w:hAnsi="Times New Roman" w:cs="Times New Roman"/>
          <w:i w:val="0"/>
          <w:color w:val="000000" w:themeColor="text1"/>
          <w:sz w:val="28"/>
          <w:szCs w:val="28"/>
        </w:rPr>
        <w:t>objectives</w:t>
      </w:r>
      <w:r w:rsidRPr="001E22DE">
        <w:rPr>
          <w:rFonts w:ascii="Times New Roman" w:hAnsi="Times New Roman" w:cs="Times New Roman"/>
          <w:i w:val="0"/>
          <w:color w:val="000000" w:themeColor="text1"/>
          <w:spacing w:val="-1"/>
          <w:sz w:val="28"/>
          <w:szCs w:val="28"/>
        </w:rPr>
        <w:t xml:space="preserve"> </w:t>
      </w:r>
      <w:r w:rsidRPr="001E22DE">
        <w:rPr>
          <w:rFonts w:ascii="Times New Roman" w:hAnsi="Times New Roman" w:cs="Times New Roman"/>
          <w:i w:val="0"/>
          <w:color w:val="000000" w:themeColor="text1"/>
          <w:sz w:val="28"/>
          <w:szCs w:val="28"/>
        </w:rPr>
        <w:t>are</w:t>
      </w:r>
      <w:r w:rsidRPr="001E22DE">
        <w:rPr>
          <w:rFonts w:ascii="Times New Roman" w:hAnsi="Times New Roman" w:cs="Times New Roman"/>
          <w:i w:val="0"/>
          <w:color w:val="000000" w:themeColor="text1"/>
          <w:spacing w:val="-5"/>
          <w:sz w:val="28"/>
          <w:szCs w:val="28"/>
        </w:rPr>
        <w:t xml:space="preserve"> </w:t>
      </w:r>
      <w:r w:rsidRPr="001E22DE">
        <w:rPr>
          <w:rFonts w:ascii="Times New Roman" w:hAnsi="Times New Roman" w:cs="Times New Roman"/>
          <w:i w:val="0"/>
          <w:color w:val="000000" w:themeColor="text1"/>
          <w:sz w:val="28"/>
          <w:szCs w:val="28"/>
        </w:rPr>
        <w:t>thus:</w:t>
      </w:r>
    </w:p>
    <w:p w:rsidR="005A24C7" w:rsidRDefault="005A24C7" w:rsidP="005A24C7"/>
    <w:p w:rsidR="005A24C7" w:rsidRPr="005A24C7" w:rsidRDefault="005A24C7" w:rsidP="005A24C7">
      <w:pPr>
        <w:tabs>
          <w:tab w:val="left" w:pos="475"/>
        </w:tabs>
        <w:spacing w:before="255" w:line="276" w:lineRule="auto"/>
        <w:ind w:right="1067"/>
        <w:jc w:val="both"/>
        <w:rPr>
          <w:sz w:val="24"/>
          <w:szCs w:val="24"/>
        </w:rPr>
      </w:pPr>
      <w:proofErr w:type="gramStart"/>
      <w:r w:rsidRPr="005A24C7">
        <w:rPr>
          <w:sz w:val="24"/>
          <w:szCs w:val="24"/>
        </w:rPr>
        <w:t>1.</w:t>
      </w:r>
      <w:r w:rsidRPr="005C6743">
        <w:rPr>
          <w:rStyle w:val="BodyTextChar"/>
          <w:sz w:val="24"/>
          <w:szCs w:val="24"/>
        </w:rPr>
        <w:t>To</w:t>
      </w:r>
      <w:proofErr w:type="gramEnd"/>
      <w:r w:rsidR="005C6743">
        <w:rPr>
          <w:rStyle w:val="BodyTextChar"/>
          <w:sz w:val="24"/>
          <w:szCs w:val="24"/>
        </w:rPr>
        <w:t xml:space="preserve"> </w:t>
      </w:r>
      <w:r w:rsidRPr="005C6743">
        <w:rPr>
          <w:rStyle w:val="BodyTextChar"/>
          <w:sz w:val="24"/>
          <w:szCs w:val="24"/>
        </w:rPr>
        <w:t>understand the properties of road and traffic signs and their implications for image</w:t>
      </w:r>
      <w:r w:rsidR="005C6743" w:rsidRPr="005C6743">
        <w:rPr>
          <w:rStyle w:val="BodyTextChar"/>
          <w:sz w:val="24"/>
          <w:szCs w:val="24"/>
        </w:rPr>
        <w:t xml:space="preserve"> </w:t>
      </w:r>
      <w:r w:rsidRPr="005C6743">
        <w:rPr>
          <w:rStyle w:val="BodyTextChar"/>
          <w:sz w:val="24"/>
          <w:szCs w:val="24"/>
        </w:rPr>
        <w:t>processing for the recognition task.</w:t>
      </w:r>
    </w:p>
    <w:p w:rsidR="005A24C7" w:rsidRPr="005A24C7" w:rsidRDefault="005A24C7" w:rsidP="005A24C7">
      <w:pPr>
        <w:tabs>
          <w:tab w:val="left" w:pos="456"/>
        </w:tabs>
        <w:spacing w:before="201"/>
        <w:jc w:val="both"/>
        <w:rPr>
          <w:sz w:val="24"/>
          <w:szCs w:val="24"/>
        </w:rPr>
      </w:pPr>
      <w:proofErr w:type="gramStart"/>
      <w:r>
        <w:rPr>
          <w:sz w:val="24"/>
          <w:szCs w:val="24"/>
        </w:rPr>
        <w:t>2.</w:t>
      </w:r>
      <w:r w:rsidR="009C2697" w:rsidRPr="005C6743">
        <w:rPr>
          <w:rStyle w:val="BodyTextChar"/>
          <w:sz w:val="24"/>
          <w:szCs w:val="24"/>
        </w:rPr>
        <w:t>To</w:t>
      </w:r>
      <w:proofErr w:type="gramEnd"/>
      <w:r w:rsidR="009C2697" w:rsidRPr="005C6743">
        <w:rPr>
          <w:rStyle w:val="BodyTextChar"/>
          <w:sz w:val="24"/>
          <w:szCs w:val="24"/>
        </w:rPr>
        <w:t xml:space="preserve"> understand </w:t>
      </w:r>
      <w:proofErr w:type="spellStart"/>
      <w:r w:rsidR="009C2697" w:rsidRPr="005C6743">
        <w:rPr>
          <w:rStyle w:val="BodyTextChar"/>
          <w:sz w:val="24"/>
          <w:szCs w:val="24"/>
        </w:rPr>
        <w:t>colour</w:t>
      </w:r>
      <w:proofErr w:type="spellEnd"/>
      <w:r w:rsidR="009C2697" w:rsidRPr="005C6743">
        <w:rPr>
          <w:rStyle w:val="BodyTextChar"/>
          <w:sz w:val="24"/>
          <w:szCs w:val="24"/>
        </w:rPr>
        <w:t xml:space="preserve">, </w:t>
      </w:r>
      <w:proofErr w:type="spellStart"/>
      <w:r w:rsidR="009C2697" w:rsidRPr="005C6743">
        <w:rPr>
          <w:rStyle w:val="BodyTextChar"/>
          <w:sz w:val="24"/>
          <w:szCs w:val="24"/>
        </w:rPr>
        <w:t>colour</w:t>
      </w:r>
      <w:proofErr w:type="spellEnd"/>
      <w:r w:rsidR="009C2697" w:rsidRPr="005C6743">
        <w:rPr>
          <w:rStyle w:val="BodyTextChar"/>
          <w:sz w:val="24"/>
          <w:szCs w:val="24"/>
        </w:rPr>
        <w:t xml:space="preserve"> spaces and </w:t>
      </w:r>
      <w:proofErr w:type="spellStart"/>
      <w:r w:rsidR="009C2697" w:rsidRPr="005C6743">
        <w:rPr>
          <w:rStyle w:val="BodyTextChar"/>
          <w:sz w:val="24"/>
          <w:szCs w:val="24"/>
        </w:rPr>
        <w:t>colour</w:t>
      </w:r>
      <w:proofErr w:type="spellEnd"/>
      <w:r w:rsidR="009C2697" w:rsidRPr="005C6743">
        <w:rPr>
          <w:rStyle w:val="BodyTextChar"/>
          <w:sz w:val="24"/>
          <w:szCs w:val="24"/>
        </w:rPr>
        <w:t xml:space="preserve"> space conversion.</w:t>
      </w:r>
    </w:p>
    <w:p w:rsidR="00F16D4C" w:rsidRPr="005A24C7" w:rsidRDefault="00F16D4C" w:rsidP="005A24C7">
      <w:pPr>
        <w:tabs>
          <w:tab w:val="left" w:pos="456"/>
        </w:tabs>
        <w:spacing w:before="201"/>
        <w:jc w:val="both"/>
        <w:rPr>
          <w:sz w:val="24"/>
          <w:szCs w:val="24"/>
        </w:rPr>
      </w:pPr>
      <w:proofErr w:type="gramStart"/>
      <w:r w:rsidRPr="005A24C7">
        <w:rPr>
          <w:sz w:val="24"/>
          <w:szCs w:val="24"/>
        </w:rPr>
        <w:t>3.</w:t>
      </w:r>
      <w:r w:rsidRPr="005C6743">
        <w:rPr>
          <w:rStyle w:val="BodyTextChar"/>
          <w:sz w:val="24"/>
          <w:szCs w:val="24"/>
        </w:rPr>
        <w:t>To</w:t>
      </w:r>
      <w:proofErr w:type="gramEnd"/>
      <w:r w:rsidRPr="005C6743">
        <w:rPr>
          <w:rStyle w:val="BodyTextChar"/>
          <w:sz w:val="24"/>
          <w:szCs w:val="24"/>
        </w:rPr>
        <w:t xml:space="preserve"> develop robust </w:t>
      </w:r>
      <w:proofErr w:type="spellStart"/>
      <w:r w:rsidRPr="005C6743">
        <w:rPr>
          <w:rStyle w:val="BodyTextChar"/>
          <w:sz w:val="24"/>
          <w:szCs w:val="24"/>
        </w:rPr>
        <w:t>colour</w:t>
      </w:r>
      <w:proofErr w:type="spellEnd"/>
      <w:r w:rsidRPr="005C6743">
        <w:rPr>
          <w:rStyle w:val="BodyTextChar"/>
          <w:sz w:val="24"/>
          <w:szCs w:val="24"/>
        </w:rPr>
        <w:t xml:space="preserve"> segmentation algorithms that can be used in a wide range of environmental conditions.</w:t>
      </w:r>
    </w:p>
    <w:p w:rsidR="00F16D4C" w:rsidRPr="005A24C7" w:rsidRDefault="00F16D4C" w:rsidP="005A24C7">
      <w:pPr>
        <w:tabs>
          <w:tab w:val="left" w:pos="470"/>
        </w:tabs>
        <w:spacing w:before="201" w:line="276" w:lineRule="auto"/>
        <w:ind w:right="1061"/>
        <w:jc w:val="both"/>
        <w:rPr>
          <w:sz w:val="24"/>
          <w:szCs w:val="24"/>
        </w:rPr>
      </w:pPr>
      <w:proofErr w:type="gramStart"/>
      <w:r w:rsidRPr="005A24C7">
        <w:rPr>
          <w:sz w:val="24"/>
          <w:szCs w:val="24"/>
        </w:rPr>
        <w:t>4.</w:t>
      </w:r>
      <w:r w:rsidRPr="005C6743">
        <w:t>To</w:t>
      </w:r>
      <w:proofErr w:type="gramEnd"/>
      <w:r w:rsidR="005C6743" w:rsidRPr="005C6743">
        <w:t xml:space="preserve"> </w:t>
      </w:r>
      <w:r w:rsidRPr="005C6743">
        <w:t xml:space="preserve">develop a </w:t>
      </w:r>
      <w:proofErr w:type="spellStart"/>
      <w:r w:rsidRPr="005C6743">
        <w:t>recogniser</w:t>
      </w:r>
      <w:proofErr w:type="spellEnd"/>
      <w:r w:rsidRPr="005C6743">
        <w:t xml:space="preserve"> that is invariant to in-plane transformations such as </w:t>
      </w:r>
      <w:r w:rsidR="005A24C7" w:rsidRPr="005C6743">
        <w:t xml:space="preserve">         </w:t>
      </w:r>
      <w:r w:rsidRPr="005C6743">
        <w:t>translation, rotation, and scaling based on invariant shape measures.</w:t>
      </w:r>
    </w:p>
    <w:p w:rsidR="00F16D4C" w:rsidRPr="005A24C7" w:rsidRDefault="00F16D4C" w:rsidP="005A24C7">
      <w:pPr>
        <w:tabs>
          <w:tab w:val="left" w:pos="484"/>
        </w:tabs>
        <w:spacing w:before="200" w:line="276" w:lineRule="auto"/>
        <w:ind w:right="1073"/>
        <w:jc w:val="both"/>
        <w:rPr>
          <w:sz w:val="24"/>
          <w:szCs w:val="24"/>
        </w:rPr>
      </w:pPr>
      <w:proofErr w:type="gramStart"/>
      <w:r w:rsidRPr="005A24C7">
        <w:rPr>
          <w:sz w:val="24"/>
          <w:szCs w:val="24"/>
        </w:rPr>
        <w:t>5.To</w:t>
      </w:r>
      <w:proofErr w:type="gramEnd"/>
      <w:r w:rsidRPr="005A24C7">
        <w:rPr>
          <w:sz w:val="24"/>
          <w:szCs w:val="24"/>
        </w:rPr>
        <w:t xml:space="preserve"> identify the</w:t>
      </w:r>
      <w:r w:rsidRPr="005A24C7">
        <w:rPr>
          <w:spacing w:val="1"/>
          <w:sz w:val="24"/>
          <w:szCs w:val="24"/>
        </w:rPr>
        <w:t xml:space="preserve"> </w:t>
      </w:r>
      <w:r w:rsidRPr="005A24C7">
        <w:rPr>
          <w:sz w:val="24"/>
          <w:szCs w:val="24"/>
        </w:rPr>
        <w:t>most appropriate</w:t>
      </w:r>
      <w:r w:rsidRPr="005A24C7">
        <w:rPr>
          <w:spacing w:val="1"/>
          <w:sz w:val="24"/>
          <w:szCs w:val="24"/>
        </w:rPr>
        <w:t xml:space="preserve"> </w:t>
      </w:r>
      <w:r w:rsidRPr="005A24C7">
        <w:rPr>
          <w:sz w:val="24"/>
          <w:szCs w:val="24"/>
        </w:rPr>
        <w:t>approach for</w:t>
      </w:r>
      <w:r w:rsidRPr="005A24C7">
        <w:rPr>
          <w:spacing w:val="1"/>
          <w:sz w:val="24"/>
          <w:szCs w:val="24"/>
        </w:rPr>
        <w:t xml:space="preserve"> </w:t>
      </w:r>
      <w:r w:rsidRPr="005A24C7">
        <w:rPr>
          <w:sz w:val="24"/>
          <w:szCs w:val="24"/>
        </w:rPr>
        <w:t>feature</w:t>
      </w:r>
      <w:r w:rsidRPr="005A24C7">
        <w:rPr>
          <w:spacing w:val="1"/>
          <w:sz w:val="24"/>
          <w:szCs w:val="24"/>
        </w:rPr>
        <w:t xml:space="preserve"> </w:t>
      </w:r>
      <w:r w:rsidRPr="005A24C7">
        <w:rPr>
          <w:sz w:val="24"/>
          <w:szCs w:val="24"/>
        </w:rPr>
        <w:t>extraction from road</w:t>
      </w:r>
      <w:r w:rsidRPr="005A24C7">
        <w:rPr>
          <w:spacing w:val="-67"/>
          <w:sz w:val="24"/>
          <w:szCs w:val="24"/>
        </w:rPr>
        <w:t xml:space="preserve"> </w:t>
      </w:r>
      <w:r w:rsidRPr="005A24C7">
        <w:rPr>
          <w:sz w:val="24"/>
          <w:szCs w:val="24"/>
        </w:rPr>
        <w:t>signs.</w:t>
      </w:r>
    </w:p>
    <w:p w:rsidR="00F16D4C" w:rsidRPr="005A24C7" w:rsidRDefault="00F16D4C" w:rsidP="005A24C7">
      <w:pPr>
        <w:tabs>
          <w:tab w:val="left" w:pos="456"/>
        </w:tabs>
        <w:spacing w:before="200"/>
        <w:jc w:val="both"/>
        <w:rPr>
          <w:sz w:val="24"/>
          <w:szCs w:val="24"/>
        </w:rPr>
      </w:pPr>
      <w:proofErr w:type="gramStart"/>
      <w:r w:rsidRPr="005A24C7">
        <w:rPr>
          <w:sz w:val="24"/>
          <w:szCs w:val="24"/>
        </w:rPr>
        <w:t>6.To</w:t>
      </w:r>
      <w:proofErr w:type="gramEnd"/>
      <w:r w:rsidRPr="005A24C7">
        <w:rPr>
          <w:spacing w:val="-4"/>
          <w:sz w:val="24"/>
          <w:szCs w:val="24"/>
        </w:rPr>
        <w:t xml:space="preserve"> </w:t>
      </w:r>
      <w:r w:rsidRPr="005A24C7">
        <w:rPr>
          <w:sz w:val="24"/>
          <w:szCs w:val="24"/>
        </w:rPr>
        <w:t>develop</w:t>
      </w:r>
      <w:r w:rsidRPr="005A24C7">
        <w:rPr>
          <w:spacing w:val="-4"/>
          <w:sz w:val="24"/>
          <w:szCs w:val="24"/>
        </w:rPr>
        <w:t xml:space="preserve"> </w:t>
      </w:r>
      <w:r w:rsidRPr="005A24C7">
        <w:rPr>
          <w:sz w:val="24"/>
          <w:szCs w:val="24"/>
        </w:rPr>
        <w:t>an</w:t>
      </w:r>
      <w:r w:rsidRPr="005A24C7">
        <w:rPr>
          <w:spacing w:val="-7"/>
          <w:sz w:val="24"/>
          <w:szCs w:val="24"/>
        </w:rPr>
        <w:t xml:space="preserve"> </w:t>
      </w:r>
      <w:r w:rsidRPr="005A24C7">
        <w:rPr>
          <w:sz w:val="24"/>
          <w:szCs w:val="24"/>
        </w:rPr>
        <w:t>appropriate</w:t>
      </w:r>
      <w:r w:rsidRPr="005A24C7">
        <w:rPr>
          <w:spacing w:val="-3"/>
          <w:sz w:val="24"/>
          <w:szCs w:val="24"/>
        </w:rPr>
        <w:t xml:space="preserve"> </w:t>
      </w:r>
      <w:r w:rsidRPr="005A24C7">
        <w:rPr>
          <w:sz w:val="24"/>
          <w:szCs w:val="24"/>
        </w:rPr>
        <w:t>road</w:t>
      </w:r>
      <w:r w:rsidRPr="005A24C7">
        <w:rPr>
          <w:spacing w:val="-4"/>
          <w:sz w:val="24"/>
          <w:szCs w:val="24"/>
        </w:rPr>
        <w:t xml:space="preserve"> </w:t>
      </w:r>
      <w:r w:rsidRPr="005A24C7">
        <w:rPr>
          <w:sz w:val="24"/>
          <w:szCs w:val="24"/>
        </w:rPr>
        <w:t>sign</w:t>
      </w:r>
      <w:r w:rsidRPr="005A24C7">
        <w:rPr>
          <w:spacing w:val="-8"/>
          <w:sz w:val="24"/>
          <w:szCs w:val="24"/>
        </w:rPr>
        <w:t xml:space="preserve"> </w:t>
      </w:r>
      <w:r w:rsidRPr="005A24C7">
        <w:rPr>
          <w:sz w:val="24"/>
          <w:szCs w:val="24"/>
        </w:rPr>
        <w:t>classification</w:t>
      </w:r>
      <w:r w:rsidRPr="005A24C7">
        <w:rPr>
          <w:spacing w:val="-8"/>
          <w:sz w:val="24"/>
          <w:szCs w:val="24"/>
        </w:rPr>
        <w:t xml:space="preserve"> </w:t>
      </w:r>
      <w:r w:rsidRPr="005A24C7">
        <w:rPr>
          <w:sz w:val="24"/>
          <w:szCs w:val="24"/>
        </w:rPr>
        <w:t>algorithm.</w:t>
      </w:r>
    </w:p>
    <w:p w:rsidR="00F16D4C" w:rsidRDefault="00F16D4C" w:rsidP="005A24C7">
      <w:pPr>
        <w:tabs>
          <w:tab w:val="left" w:pos="417"/>
        </w:tabs>
        <w:spacing w:before="250" w:line="276" w:lineRule="auto"/>
        <w:ind w:right="1070"/>
        <w:jc w:val="both"/>
        <w:rPr>
          <w:sz w:val="24"/>
          <w:szCs w:val="24"/>
        </w:rPr>
      </w:pPr>
      <w:proofErr w:type="gramStart"/>
      <w:r w:rsidRPr="005A24C7">
        <w:rPr>
          <w:sz w:val="24"/>
          <w:szCs w:val="24"/>
        </w:rPr>
        <w:t>7.To</w:t>
      </w:r>
      <w:proofErr w:type="gramEnd"/>
      <w:r w:rsidRPr="005A24C7">
        <w:rPr>
          <w:spacing w:val="27"/>
          <w:sz w:val="24"/>
          <w:szCs w:val="24"/>
        </w:rPr>
        <w:t xml:space="preserve"> </w:t>
      </w:r>
      <w:r w:rsidRPr="005A24C7">
        <w:rPr>
          <w:sz w:val="24"/>
          <w:szCs w:val="24"/>
        </w:rPr>
        <w:t>evaluate</w:t>
      </w:r>
      <w:r w:rsidRPr="005A24C7">
        <w:rPr>
          <w:spacing w:val="27"/>
          <w:sz w:val="24"/>
          <w:szCs w:val="24"/>
        </w:rPr>
        <w:t xml:space="preserve"> </w:t>
      </w:r>
      <w:r w:rsidRPr="005A24C7">
        <w:rPr>
          <w:sz w:val="24"/>
          <w:szCs w:val="24"/>
        </w:rPr>
        <w:t>the</w:t>
      </w:r>
      <w:r w:rsidRPr="005A24C7">
        <w:rPr>
          <w:spacing w:val="28"/>
          <w:sz w:val="24"/>
          <w:szCs w:val="24"/>
        </w:rPr>
        <w:t xml:space="preserve"> </w:t>
      </w:r>
      <w:r w:rsidRPr="005A24C7">
        <w:rPr>
          <w:sz w:val="24"/>
          <w:szCs w:val="24"/>
        </w:rPr>
        <w:t>performance</w:t>
      </w:r>
      <w:r w:rsidRPr="005A24C7">
        <w:rPr>
          <w:spacing w:val="28"/>
          <w:sz w:val="24"/>
          <w:szCs w:val="24"/>
        </w:rPr>
        <w:t xml:space="preserve"> </w:t>
      </w:r>
      <w:r w:rsidRPr="005A24C7">
        <w:rPr>
          <w:sz w:val="24"/>
          <w:szCs w:val="24"/>
        </w:rPr>
        <w:t>of</w:t>
      </w:r>
      <w:r w:rsidRPr="005A24C7">
        <w:rPr>
          <w:spacing w:val="21"/>
          <w:sz w:val="24"/>
          <w:szCs w:val="24"/>
        </w:rPr>
        <w:t xml:space="preserve"> </w:t>
      </w:r>
      <w:r w:rsidRPr="005A24C7">
        <w:rPr>
          <w:sz w:val="24"/>
          <w:szCs w:val="24"/>
        </w:rPr>
        <w:t>the</w:t>
      </w:r>
      <w:r w:rsidRPr="005A24C7">
        <w:rPr>
          <w:spacing w:val="28"/>
          <w:sz w:val="24"/>
          <w:szCs w:val="24"/>
        </w:rPr>
        <w:t xml:space="preserve"> </w:t>
      </w:r>
      <w:r w:rsidRPr="005A24C7">
        <w:rPr>
          <w:sz w:val="24"/>
          <w:szCs w:val="24"/>
        </w:rPr>
        <w:t>aforementioned</w:t>
      </w:r>
      <w:r w:rsidRPr="005A24C7">
        <w:rPr>
          <w:spacing w:val="32"/>
          <w:sz w:val="24"/>
          <w:szCs w:val="24"/>
        </w:rPr>
        <w:t xml:space="preserve"> </w:t>
      </w:r>
      <w:r w:rsidRPr="005A24C7">
        <w:rPr>
          <w:sz w:val="24"/>
          <w:szCs w:val="24"/>
        </w:rPr>
        <w:t>methods</w:t>
      </w:r>
      <w:r w:rsidRPr="005A24C7">
        <w:rPr>
          <w:spacing w:val="29"/>
          <w:sz w:val="24"/>
          <w:szCs w:val="24"/>
        </w:rPr>
        <w:t xml:space="preserve"> </w:t>
      </w:r>
      <w:r w:rsidRPr="005A24C7">
        <w:rPr>
          <w:sz w:val="24"/>
          <w:szCs w:val="24"/>
        </w:rPr>
        <w:t>for</w:t>
      </w:r>
      <w:r w:rsidRPr="005A24C7">
        <w:rPr>
          <w:spacing w:val="25"/>
          <w:sz w:val="24"/>
          <w:szCs w:val="24"/>
        </w:rPr>
        <w:t xml:space="preserve"> </w:t>
      </w:r>
      <w:r w:rsidRPr="005A24C7">
        <w:rPr>
          <w:sz w:val="24"/>
          <w:szCs w:val="24"/>
        </w:rPr>
        <w:t>robustness</w:t>
      </w:r>
      <w:r w:rsidRPr="005A24C7">
        <w:rPr>
          <w:spacing w:val="-67"/>
          <w:sz w:val="24"/>
          <w:szCs w:val="24"/>
        </w:rPr>
        <w:t xml:space="preserve"> </w:t>
      </w:r>
      <w:r w:rsidRPr="005A24C7">
        <w:rPr>
          <w:sz w:val="24"/>
          <w:szCs w:val="24"/>
        </w:rPr>
        <w:t>under</w:t>
      </w:r>
      <w:r w:rsidRPr="005A24C7">
        <w:rPr>
          <w:spacing w:val="-2"/>
          <w:sz w:val="24"/>
          <w:szCs w:val="24"/>
        </w:rPr>
        <w:t xml:space="preserve"> </w:t>
      </w:r>
      <w:r w:rsidRPr="005A24C7">
        <w:rPr>
          <w:sz w:val="24"/>
          <w:szCs w:val="24"/>
        </w:rPr>
        <w:t>different</w:t>
      </w:r>
      <w:r w:rsidRPr="005A24C7">
        <w:rPr>
          <w:spacing w:val="-1"/>
          <w:sz w:val="24"/>
          <w:szCs w:val="24"/>
        </w:rPr>
        <w:t xml:space="preserve"> </w:t>
      </w:r>
      <w:r w:rsidRPr="005A24C7">
        <w:rPr>
          <w:sz w:val="24"/>
          <w:szCs w:val="24"/>
        </w:rPr>
        <w:t>conditions</w:t>
      </w:r>
      <w:r w:rsidRPr="005A24C7">
        <w:rPr>
          <w:spacing w:val="1"/>
          <w:sz w:val="24"/>
          <w:szCs w:val="24"/>
        </w:rPr>
        <w:t xml:space="preserve"> </w:t>
      </w:r>
      <w:r w:rsidRPr="005A24C7">
        <w:rPr>
          <w:sz w:val="24"/>
          <w:szCs w:val="24"/>
        </w:rPr>
        <w:t>of</w:t>
      </w:r>
      <w:r w:rsidRPr="005A24C7">
        <w:rPr>
          <w:spacing w:val="-6"/>
          <w:sz w:val="24"/>
          <w:szCs w:val="24"/>
        </w:rPr>
        <w:t xml:space="preserve"> </w:t>
      </w:r>
      <w:r w:rsidRPr="005A24C7">
        <w:rPr>
          <w:sz w:val="24"/>
          <w:szCs w:val="24"/>
        </w:rPr>
        <w:t>weather,</w:t>
      </w:r>
      <w:r w:rsidRPr="005A24C7">
        <w:rPr>
          <w:spacing w:val="2"/>
          <w:sz w:val="24"/>
          <w:szCs w:val="24"/>
        </w:rPr>
        <w:t xml:space="preserve"> </w:t>
      </w:r>
      <w:r w:rsidRPr="005A24C7">
        <w:rPr>
          <w:sz w:val="24"/>
          <w:szCs w:val="24"/>
        </w:rPr>
        <w:t>lighting</w:t>
      </w:r>
      <w:r w:rsidRPr="005A24C7">
        <w:rPr>
          <w:spacing w:val="-1"/>
          <w:sz w:val="24"/>
          <w:szCs w:val="24"/>
        </w:rPr>
        <w:t xml:space="preserve"> </w:t>
      </w:r>
      <w:r w:rsidRPr="005A24C7">
        <w:rPr>
          <w:sz w:val="24"/>
          <w:szCs w:val="24"/>
        </w:rPr>
        <w:t>geometry,</w:t>
      </w:r>
      <w:r w:rsidRPr="005A24C7">
        <w:rPr>
          <w:spacing w:val="3"/>
          <w:sz w:val="24"/>
          <w:szCs w:val="24"/>
        </w:rPr>
        <w:t xml:space="preserve"> </w:t>
      </w:r>
      <w:r w:rsidRPr="005A24C7">
        <w:rPr>
          <w:sz w:val="24"/>
          <w:szCs w:val="24"/>
        </w:rPr>
        <w:t>and</w:t>
      </w:r>
      <w:r w:rsidRPr="005A24C7">
        <w:rPr>
          <w:spacing w:val="-1"/>
          <w:sz w:val="24"/>
          <w:szCs w:val="24"/>
        </w:rPr>
        <w:t xml:space="preserve"> </w:t>
      </w:r>
      <w:r w:rsidRPr="005A24C7">
        <w:rPr>
          <w:sz w:val="24"/>
          <w:szCs w:val="24"/>
        </w:rPr>
        <w:t>sign.</w:t>
      </w:r>
    </w:p>
    <w:p w:rsidR="00F230AB" w:rsidRDefault="00F230AB" w:rsidP="005A24C7">
      <w:pPr>
        <w:tabs>
          <w:tab w:val="left" w:pos="417"/>
        </w:tabs>
        <w:spacing w:before="250" w:line="276" w:lineRule="auto"/>
        <w:ind w:right="1070"/>
        <w:jc w:val="both"/>
        <w:rPr>
          <w:sz w:val="24"/>
          <w:szCs w:val="24"/>
        </w:rPr>
      </w:pPr>
    </w:p>
    <w:p w:rsidR="0081687A" w:rsidRPr="00F230AB" w:rsidRDefault="00D0452A" w:rsidP="00D0452A">
      <w:pPr>
        <w:pStyle w:val="Heading3"/>
        <w:rPr>
          <w:rFonts w:ascii="Times New Roman" w:hAnsi="Times New Roman" w:cs="Times New Roman"/>
          <w:color w:val="000000" w:themeColor="text1"/>
          <w:sz w:val="28"/>
          <w:szCs w:val="28"/>
        </w:rPr>
      </w:pPr>
      <w:bookmarkStart w:id="12" w:name="_Toc163596402"/>
      <w:r w:rsidRPr="00F230AB">
        <w:rPr>
          <w:rFonts w:ascii="Times New Roman" w:hAnsi="Times New Roman" w:cs="Times New Roman"/>
          <w:color w:val="000000" w:themeColor="text1"/>
          <w:sz w:val="28"/>
          <w:szCs w:val="28"/>
        </w:rPr>
        <w:t>1.5 Goals</w:t>
      </w:r>
      <w:bookmarkEnd w:id="12"/>
    </w:p>
    <w:p w:rsidR="00D0452A" w:rsidRPr="00D0452A" w:rsidRDefault="00D0452A" w:rsidP="00D0452A"/>
    <w:p w:rsidR="0081687A" w:rsidRPr="0081687A" w:rsidRDefault="002141D1" w:rsidP="0081687A">
      <w:pPr>
        <w:pStyle w:val="BodyText"/>
        <w:spacing w:line="276" w:lineRule="auto"/>
        <w:jc w:val="both"/>
        <w:rPr>
          <w:sz w:val="24"/>
          <w:szCs w:val="24"/>
        </w:rPr>
      </w:pPr>
      <w:r w:rsidRPr="0081687A">
        <w:rPr>
          <w:sz w:val="24"/>
          <w:szCs w:val="24"/>
        </w:rPr>
        <w:t>A traffic sign recognition system using Convolutional Neural Networks (CNNs) aims to automatically detect and classify traffic signs from images or video feeds captured by cameras mounted on vehicles or at various locations on the road. The primary goals of such a system include:</w:t>
      </w:r>
    </w:p>
    <w:p w:rsidR="0081687A" w:rsidRPr="0081687A" w:rsidRDefault="0081687A" w:rsidP="0081687A">
      <w:pPr>
        <w:pStyle w:val="BodyText"/>
        <w:spacing w:line="276" w:lineRule="auto"/>
        <w:jc w:val="both"/>
        <w:rPr>
          <w:sz w:val="24"/>
          <w:szCs w:val="24"/>
        </w:rPr>
      </w:pPr>
    </w:p>
    <w:p w:rsidR="00250E99" w:rsidRPr="00250E99" w:rsidRDefault="0081687A" w:rsidP="00034DAE">
      <w:pPr>
        <w:pStyle w:val="BodyText"/>
        <w:numPr>
          <w:ilvl w:val="0"/>
          <w:numId w:val="12"/>
        </w:numPr>
        <w:spacing w:line="276" w:lineRule="auto"/>
        <w:jc w:val="both"/>
        <w:rPr>
          <w:sz w:val="24"/>
          <w:szCs w:val="24"/>
        </w:rPr>
      </w:pPr>
      <w:r w:rsidRPr="00250E99">
        <w:rPr>
          <w:b/>
          <w:sz w:val="24"/>
          <w:szCs w:val="24"/>
        </w:rPr>
        <w:t>Detection:</w:t>
      </w:r>
      <w:r w:rsidRPr="0081687A">
        <w:rPr>
          <w:sz w:val="24"/>
          <w:szCs w:val="24"/>
        </w:rPr>
        <w:t xml:space="preserve"> </w:t>
      </w:r>
      <w:r w:rsidR="002141D1" w:rsidRPr="0081687A">
        <w:rPr>
          <w:sz w:val="24"/>
          <w:szCs w:val="24"/>
        </w:rPr>
        <w:t>The system should accurately locate and identify traffic signs within images or video frames, regardless of factors such as lighting conditions, weather, and occlusions.</w:t>
      </w:r>
    </w:p>
    <w:p w:rsidR="0081687A" w:rsidRPr="00250E99" w:rsidRDefault="0081687A" w:rsidP="00034DAE">
      <w:pPr>
        <w:pStyle w:val="BodyText"/>
        <w:numPr>
          <w:ilvl w:val="0"/>
          <w:numId w:val="12"/>
        </w:numPr>
        <w:spacing w:line="276" w:lineRule="auto"/>
        <w:jc w:val="both"/>
        <w:rPr>
          <w:sz w:val="24"/>
          <w:szCs w:val="24"/>
        </w:rPr>
      </w:pPr>
      <w:r w:rsidRPr="00250E99">
        <w:rPr>
          <w:b/>
          <w:sz w:val="24"/>
          <w:szCs w:val="24"/>
        </w:rPr>
        <w:t>Classification:</w:t>
      </w:r>
      <w:r w:rsidRPr="0081687A">
        <w:rPr>
          <w:sz w:val="24"/>
          <w:szCs w:val="24"/>
        </w:rPr>
        <w:t xml:space="preserve"> </w:t>
      </w:r>
      <w:r w:rsidR="002141D1" w:rsidRPr="0081687A">
        <w:rPr>
          <w:sz w:val="24"/>
          <w:szCs w:val="24"/>
        </w:rPr>
        <w:t>Once detected, the system should correctly classify the type of traffic sign present in the image. This includes recognizing signs for speed limits, stop signs, yield signs, directional arrows, pedestrian crossings, etc.</w:t>
      </w:r>
    </w:p>
    <w:p w:rsidR="0081687A" w:rsidRPr="00250E99" w:rsidRDefault="0081687A" w:rsidP="00034DAE">
      <w:pPr>
        <w:pStyle w:val="BodyText"/>
        <w:numPr>
          <w:ilvl w:val="0"/>
          <w:numId w:val="12"/>
        </w:numPr>
        <w:spacing w:line="276" w:lineRule="auto"/>
        <w:jc w:val="both"/>
        <w:rPr>
          <w:sz w:val="24"/>
          <w:szCs w:val="24"/>
        </w:rPr>
      </w:pPr>
      <w:proofErr w:type="spellStart"/>
      <w:r w:rsidRPr="00250E99">
        <w:rPr>
          <w:b/>
          <w:sz w:val="24"/>
          <w:szCs w:val="24"/>
        </w:rPr>
        <w:lastRenderedPageBreak/>
        <w:t>Robustness</w:t>
      </w:r>
      <w:proofErr w:type="gramStart"/>
      <w:r w:rsidRPr="00250E99">
        <w:rPr>
          <w:b/>
          <w:sz w:val="24"/>
          <w:szCs w:val="24"/>
        </w:rPr>
        <w:t>:</w:t>
      </w:r>
      <w:r w:rsidR="002141D1" w:rsidRPr="0081687A">
        <w:rPr>
          <w:sz w:val="24"/>
          <w:szCs w:val="24"/>
        </w:rPr>
        <w:t>The</w:t>
      </w:r>
      <w:proofErr w:type="spellEnd"/>
      <w:proofErr w:type="gramEnd"/>
      <w:r w:rsidR="002141D1" w:rsidRPr="0081687A">
        <w:rPr>
          <w:sz w:val="24"/>
          <w:szCs w:val="24"/>
        </w:rPr>
        <w:t xml:space="preserve"> system should be robust to variations in the appearance of traffic signs due to factors such as occlusion, rotation, scale, weather conditions, variations in lighting, and degradation of sign quality over time.</w:t>
      </w:r>
    </w:p>
    <w:p w:rsidR="00250E99" w:rsidRPr="00250E99" w:rsidRDefault="0081687A" w:rsidP="00034DAE">
      <w:pPr>
        <w:pStyle w:val="BodyText"/>
        <w:numPr>
          <w:ilvl w:val="0"/>
          <w:numId w:val="12"/>
        </w:numPr>
        <w:spacing w:line="276" w:lineRule="auto"/>
        <w:jc w:val="both"/>
        <w:rPr>
          <w:sz w:val="24"/>
          <w:szCs w:val="24"/>
        </w:rPr>
      </w:pPr>
      <w:r w:rsidRPr="00250E99">
        <w:rPr>
          <w:b/>
          <w:sz w:val="24"/>
          <w:szCs w:val="24"/>
        </w:rPr>
        <w:t>Generalization:</w:t>
      </w:r>
      <w:r w:rsidRPr="0081687A">
        <w:rPr>
          <w:sz w:val="24"/>
          <w:szCs w:val="24"/>
        </w:rPr>
        <w:t xml:space="preserve"> </w:t>
      </w:r>
      <w:r w:rsidR="002141D1" w:rsidRPr="0081687A">
        <w:rPr>
          <w:sz w:val="24"/>
          <w:szCs w:val="24"/>
        </w:rPr>
        <w:t>The system should generalize well across different datasets and environments, meaning it should perform effectively on traffic signs from various regions, countries, and regulatory standards.</w:t>
      </w:r>
    </w:p>
    <w:p w:rsidR="0081687A" w:rsidRPr="0081687A" w:rsidRDefault="0081687A" w:rsidP="00034DAE">
      <w:pPr>
        <w:pStyle w:val="BodyText"/>
        <w:numPr>
          <w:ilvl w:val="0"/>
          <w:numId w:val="12"/>
        </w:numPr>
        <w:spacing w:line="276" w:lineRule="auto"/>
        <w:jc w:val="both"/>
        <w:rPr>
          <w:sz w:val="24"/>
          <w:szCs w:val="24"/>
        </w:rPr>
      </w:pPr>
      <w:proofErr w:type="spellStart"/>
      <w:r w:rsidRPr="00250E99">
        <w:rPr>
          <w:b/>
          <w:sz w:val="24"/>
          <w:szCs w:val="24"/>
        </w:rPr>
        <w:t>Accuracy</w:t>
      </w:r>
      <w:proofErr w:type="gramStart"/>
      <w:r w:rsidRPr="00250E99">
        <w:rPr>
          <w:b/>
          <w:sz w:val="24"/>
          <w:szCs w:val="24"/>
        </w:rPr>
        <w:t>:</w:t>
      </w:r>
      <w:r w:rsidR="002141D1" w:rsidRPr="0081687A">
        <w:rPr>
          <w:sz w:val="24"/>
          <w:szCs w:val="24"/>
        </w:rPr>
        <w:t>The</w:t>
      </w:r>
      <w:proofErr w:type="spellEnd"/>
      <w:proofErr w:type="gramEnd"/>
      <w:r w:rsidR="002141D1" w:rsidRPr="0081687A">
        <w:rPr>
          <w:sz w:val="24"/>
          <w:szCs w:val="24"/>
        </w:rPr>
        <w:t xml:space="preserve"> system should achieve high accuracy in both detection and classification tasks to minimize false positives and negatives, ensuring reliable performance in real-world scenarios.</w:t>
      </w:r>
    </w:p>
    <w:p w:rsidR="0081687A" w:rsidRPr="00250E99" w:rsidRDefault="0081687A" w:rsidP="00034DAE">
      <w:pPr>
        <w:pStyle w:val="BodyText"/>
        <w:numPr>
          <w:ilvl w:val="0"/>
          <w:numId w:val="12"/>
        </w:numPr>
        <w:spacing w:line="276" w:lineRule="auto"/>
        <w:jc w:val="both"/>
        <w:rPr>
          <w:sz w:val="24"/>
          <w:szCs w:val="24"/>
        </w:rPr>
      </w:pPr>
      <w:r w:rsidRPr="00250E99">
        <w:rPr>
          <w:b/>
          <w:sz w:val="24"/>
          <w:szCs w:val="24"/>
        </w:rPr>
        <w:t>Scalability:</w:t>
      </w:r>
      <w:r w:rsidRPr="0081687A">
        <w:rPr>
          <w:sz w:val="24"/>
          <w:szCs w:val="24"/>
        </w:rPr>
        <w:t xml:space="preserve"> </w:t>
      </w:r>
      <w:r w:rsidR="002141D1" w:rsidRPr="0081687A">
        <w:rPr>
          <w:sz w:val="24"/>
          <w:szCs w:val="24"/>
        </w:rPr>
        <w:t>The system should be scalable to handle large volumes of data and potentially support multiple cameras or sensors simultaneously.</w:t>
      </w:r>
    </w:p>
    <w:p w:rsidR="0081687A" w:rsidRPr="0081687A" w:rsidRDefault="0081687A" w:rsidP="0081687A">
      <w:pPr>
        <w:pStyle w:val="BodyText"/>
        <w:spacing w:line="276" w:lineRule="auto"/>
        <w:jc w:val="both"/>
        <w:rPr>
          <w:sz w:val="24"/>
          <w:szCs w:val="24"/>
        </w:rPr>
      </w:pPr>
    </w:p>
    <w:p w:rsidR="002141D1" w:rsidRDefault="002141D1" w:rsidP="0081687A">
      <w:pPr>
        <w:pStyle w:val="BodyText"/>
        <w:spacing w:line="276" w:lineRule="auto"/>
        <w:jc w:val="both"/>
        <w:rPr>
          <w:sz w:val="24"/>
          <w:szCs w:val="24"/>
        </w:rPr>
      </w:pPr>
      <w:r w:rsidRPr="0081687A">
        <w:rPr>
          <w:sz w:val="24"/>
          <w:szCs w:val="24"/>
        </w:rPr>
        <w:t>By achieving these goals, a traffic sign recognition system using CNNs can significantly contribute to improving road safety, facilitating autonomous driving, enhancing traffic management, and providing valuable insights for transportation planners and policymakers.</w:t>
      </w:r>
    </w:p>
    <w:p w:rsidR="00D0452A" w:rsidRDefault="00D0452A" w:rsidP="0081687A">
      <w:pPr>
        <w:pStyle w:val="BodyText"/>
        <w:spacing w:line="276" w:lineRule="auto"/>
        <w:jc w:val="both"/>
        <w:rPr>
          <w:sz w:val="24"/>
          <w:szCs w:val="24"/>
        </w:rPr>
      </w:pPr>
    </w:p>
    <w:p w:rsidR="002C131C" w:rsidRPr="00F230AB" w:rsidRDefault="00F230AB" w:rsidP="00D0452A">
      <w:pPr>
        <w:pStyle w:val="Heading3"/>
        <w:rPr>
          <w:rFonts w:ascii="Times New Roman" w:hAnsi="Times New Roman" w:cs="Times New Roman"/>
          <w:color w:val="auto"/>
          <w:sz w:val="28"/>
          <w:szCs w:val="28"/>
        </w:rPr>
      </w:pPr>
      <w:bookmarkStart w:id="13" w:name="_Toc163596403"/>
      <w:r>
        <w:rPr>
          <w:rFonts w:ascii="Times New Roman" w:hAnsi="Times New Roman" w:cs="Times New Roman"/>
          <w:color w:val="auto"/>
          <w:sz w:val="28"/>
          <w:szCs w:val="28"/>
        </w:rPr>
        <w:t>1.6</w:t>
      </w:r>
      <w:r w:rsidR="00D0452A" w:rsidRPr="00F230AB">
        <w:rPr>
          <w:rFonts w:ascii="Times New Roman" w:hAnsi="Times New Roman" w:cs="Times New Roman"/>
          <w:color w:val="auto"/>
          <w:sz w:val="28"/>
          <w:szCs w:val="28"/>
        </w:rPr>
        <w:t xml:space="preserve"> Scope:</w:t>
      </w:r>
      <w:bookmarkEnd w:id="13"/>
    </w:p>
    <w:p w:rsidR="00D0452A" w:rsidRPr="00D0452A" w:rsidRDefault="00D0452A" w:rsidP="00D0452A"/>
    <w:p w:rsidR="00D0452A" w:rsidRDefault="002C131C" w:rsidP="002C131C">
      <w:pPr>
        <w:pStyle w:val="BodyText"/>
        <w:spacing w:line="276" w:lineRule="auto"/>
        <w:jc w:val="both"/>
        <w:rPr>
          <w:sz w:val="24"/>
          <w:szCs w:val="24"/>
        </w:rPr>
      </w:pPr>
      <w:r w:rsidRPr="002C131C">
        <w:rPr>
          <w:sz w:val="24"/>
          <w:szCs w:val="24"/>
        </w:rPr>
        <w:t>The scope of a traffic sign recognition system using Convolutional Neural Networks (CNNs) encompasses various aspects related to its design, development, deployment, and application.</w:t>
      </w:r>
      <w:bookmarkStart w:id="14" w:name="_GoBack"/>
      <w:bookmarkEnd w:id="14"/>
      <w:r w:rsidRPr="002C131C">
        <w:rPr>
          <w:sz w:val="24"/>
          <w:szCs w:val="24"/>
        </w:rPr>
        <w:t xml:space="preserve"> Here's a breakdown of the key areas wi</w:t>
      </w:r>
      <w:r w:rsidR="00D0452A">
        <w:rPr>
          <w:sz w:val="24"/>
          <w:szCs w:val="24"/>
        </w:rPr>
        <w:t>thin the scope of such a system.</w:t>
      </w:r>
    </w:p>
    <w:p w:rsidR="00D0452A" w:rsidRPr="00D0452A" w:rsidRDefault="00D0452A" w:rsidP="00D0452A">
      <w:pPr>
        <w:pStyle w:val="BodyText"/>
        <w:spacing w:line="276" w:lineRule="auto"/>
        <w:jc w:val="both"/>
        <w:rPr>
          <w:sz w:val="24"/>
          <w:szCs w:val="24"/>
        </w:rPr>
      </w:pPr>
    </w:p>
    <w:p w:rsidR="00BA7456" w:rsidRDefault="00D0452A" w:rsidP="00034DAE">
      <w:pPr>
        <w:pStyle w:val="BodyText"/>
        <w:numPr>
          <w:ilvl w:val="0"/>
          <w:numId w:val="13"/>
        </w:numPr>
        <w:spacing w:line="276" w:lineRule="auto"/>
        <w:jc w:val="both"/>
        <w:rPr>
          <w:sz w:val="24"/>
          <w:szCs w:val="24"/>
        </w:rPr>
      </w:pPr>
      <w:r w:rsidRPr="00BA7456">
        <w:rPr>
          <w:b/>
          <w:sz w:val="24"/>
          <w:szCs w:val="24"/>
        </w:rPr>
        <w:t>Image Acquisition:</w:t>
      </w:r>
      <w:r>
        <w:t xml:space="preserve"> </w:t>
      </w:r>
      <w:r w:rsidR="002C131C" w:rsidRPr="00BA7456">
        <w:rPr>
          <w:sz w:val="24"/>
          <w:szCs w:val="24"/>
        </w:rPr>
        <w:t xml:space="preserve">This involves capturing images or video frames using cameras mounted on vehicles or at fixed locations along roads. </w:t>
      </w:r>
    </w:p>
    <w:p w:rsidR="00D0452A" w:rsidRPr="00BA7456" w:rsidRDefault="00D0452A" w:rsidP="00034DAE">
      <w:pPr>
        <w:pStyle w:val="BodyText"/>
        <w:numPr>
          <w:ilvl w:val="0"/>
          <w:numId w:val="13"/>
        </w:numPr>
        <w:spacing w:line="276" w:lineRule="auto"/>
        <w:jc w:val="both"/>
        <w:rPr>
          <w:sz w:val="24"/>
          <w:szCs w:val="24"/>
        </w:rPr>
      </w:pPr>
      <w:r w:rsidRPr="00BA7456">
        <w:rPr>
          <w:b/>
          <w:sz w:val="24"/>
          <w:szCs w:val="24"/>
        </w:rPr>
        <w:t>Preprocessing:</w:t>
      </w:r>
      <w:r>
        <w:t xml:space="preserve"> </w:t>
      </w:r>
      <w:r w:rsidRPr="00BA7456">
        <w:rPr>
          <w:sz w:val="24"/>
          <w:szCs w:val="24"/>
        </w:rPr>
        <w:t>S</w:t>
      </w:r>
      <w:r w:rsidR="002C131C" w:rsidRPr="00BA7456">
        <w:rPr>
          <w:sz w:val="24"/>
          <w:szCs w:val="24"/>
        </w:rPr>
        <w:t xml:space="preserve">teps may include image resizing, normalization, noise reduction, and augmentation techniques to enhance the quality and variability of the input data. </w:t>
      </w:r>
    </w:p>
    <w:p w:rsidR="00D0452A" w:rsidRPr="00D0452A" w:rsidRDefault="00D0452A" w:rsidP="00034DAE">
      <w:pPr>
        <w:pStyle w:val="BodyText"/>
        <w:numPr>
          <w:ilvl w:val="0"/>
          <w:numId w:val="13"/>
        </w:numPr>
        <w:spacing w:line="276" w:lineRule="auto"/>
        <w:jc w:val="both"/>
        <w:rPr>
          <w:sz w:val="24"/>
          <w:szCs w:val="24"/>
        </w:rPr>
      </w:pPr>
      <w:r w:rsidRPr="00B55A00">
        <w:rPr>
          <w:b/>
          <w:sz w:val="24"/>
          <w:szCs w:val="24"/>
        </w:rPr>
        <w:t>Dataset collection:</w:t>
      </w:r>
      <w:r>
        <w:t xml:space="preserve"> </w:t>
      </w:r>
      <w:r w:rsidR="002C131C" w:rsidRPr="00D0452A">
        <w:rPr>
          <w:sz w:val="24"/>
          <w:szCs w:val="24"/>
        </w:rPr>
        <w:t>Gathering a comprehensive dataset of annotated images containing various types of traffic signs is crucial for training and evaluating the CNN models.</w:t>
      </w:r>
    </w:p>
    <w:p w:rsidR="00D0452A" w:rsidRPr="00D0452A" w:rsidRDefault="00D0452A" w:rsidP="00034DAE">
      <w:pPr>
        <w:pStyle w:val="BodyText"/>
        <w:numPr>
          <w:ilvl w:val="0"/>
          <w:numId w:val="13"/>
        </w:numPr>
        <w:spacing w:line="276" w:lineRule="auto"/>
        <w:jc w:val="both"/>
        <w:rPr>
          <w:sz w:val="24"/>
          <w:szCs w:val="24"/>
        </w:rPr>
      </w:pPr>
      <w:r w:rsidRPr="00B55A00">
        <w:rPr>
          <w:b/>
          <w:sz w:val="24"/>
          <w:szCs w:val="24"/>
        </w:rPr>
        <w:t>Model Architecture-design:</w:t>
      </w:r>
      <w:r>
        <w:t xml:space="preserve"> </w:t>
      </w:r>
      <w:r w:rsidR="002C131C" w:rsidRPr="00D0452A">
        <w:rPr>
          <w:sz w:val="24"/>
          <w:szCs w:val="24"/>
        </w:rPr>
        <w:t xml:space="preserve">Designing the CNN architecture involves selecting appropriate network structures, such as convolutional layers, pooling layers, and fully connected layers, to effectively learn spatial hierarchies and features from input images. </w:t>
      </w:r>
    </w:p>
    <w:p w:rsidR="00D0452A" w:rsidRPr="00D0452A" w:rsidRDefault="00D0452A" w:rsidP="00034DAE">
      <w:pPr>
        <w:pStyle w:val="BodyText"/>
        <w:numPr>
          <w:ilvl w:val="0"/>
          <w:numId w:val="13"/>
        </w:numPr>
        <w:spacing w:line="276" w:lineRule="auto"/>
        <w:jc w:val="both"/>
        <w:rPr>
          <w:sz w:val="24"/>
          <w:szCs w:val="24"/>
        </w:rPr>
      </w:pPr>
      <w:r w:rsidRPr="00B55A00">
        <w:rPr>
          <w:b/>
          <w:sz w:val="24"/>
          <w:szCs w:val="24"/>
        </w:rPr>
        <w:t>Training:</w:t>
      </w:r>
      <w:r>
        <w:t xml:space="preserve"> </w:t>
      </w:r>
      <w:r w:rsidR="002C131C" w:rsidRPr="00D0452A">
        <w:rPr>
          <w:sz w:val="24"/>
          <w:szCs w:val="24"/>
        </w:rPr>
        <w:t>Training the CNN models involves feeding labeled images into the network and adjusting the model parameter</w:t>
      </w:r>
      <w:r w:rsidR="00BA7456">
        <w:rPr>
          <w:sz w:val="24"/>
          <w:szCs w:val="24"/>
        </w:rPr>
        <w:t>s to minimize prediction errors</w:t>
      </w:r>
      <w:r w:rsidR="002C131C" w:rsidRPr="00D0452A">
        <w:rPr>
          <w:sz w:val="24"/>
          <w:szCs w:val="24"/>
        </w:rPr>
        <w:t>.</w:t>
      </w:r>
    </w:p>
    <w:p w:rsidR="00D0452A" w:rsidRPr="00D0452A" w:rsidRDefault="00D0452A" w:rsidP="00034DAE">
      <w:pPr>
        <w:pStyle w:val="BodyText"/>
        <w:numPr>
          <w:ilvl w:val="0"/>
          <w:numId w:val="13"/>
        </w:numPr>
        <w:spacing w:line="276" w:lineRule="auto"/>
        <w:jc w:val="both"/>
        <w:rPr>
          <w:sz w:val="24"/>
          <w:szCs w:val="24"/>
        </w:rPr>
      </w:pPr>
      <w:r w:rsidRPr="00B55A00">
        <w:rPr>
          <w:b/>
          <w:sz w:val="24"/>
          <w:szCs w:val="24"/>
        </w:rPr>
        <w:t>Evaluation and validation:</w:t>
      </w:r>
      <w:r>
        <w:t xml:space="preserve"> </w:t>
      </w:r>
      <w:r w:rsidR="002C131C" w:rsidRPr="00D0452A">
        <w:rPr>
          <w:sz w:val="24"/>
          <w:szCs w:val="24"/>
        </w:rPr>
        <w:t>Assessing the performance of trained models involves evaluating their accuracy, precision, recall, and other metrics on v</w:t>
      </w:r>
      <w:r w:rsidR="00BA7456">
        <w:rPr>
          <w:sz w:val="24"/>
          <w:szCs w:val="24"/>
        </w:rPr>
        <w:t>alidation datasets</w:t>
      </w:r>
      <w:r w:rsidR="002C131C" w:rsidRPr="00D0452A">
        <w:rPr>
          <w:sz w:val="24"/>
          <w:szCs w:val="24"/>
        </w:rPr>
        <w:t>.</w:t>
      </w:r>
    </w:p>
    <w:p w:rsidR="00D0452A" w:rsidRPr="00BA7456" w:rsidRDefault="00D0452A" w:rsidP="00034DAE">
      <w:pPr>
        <w:pStyle w:val="BodyText"/>
        <w:numPr>
          <w:ilvl w:val="0"/>
          <w:numId w:val="13"/>
        </w:numPr>
        <w:spacing w:line="276" w:lineRule="auto"/>
        <w:jc w:val="both"/>
        <w:rPr>
          <w:sz w:val="24"/>
          <w:szCs w:val="24"/>
        </w:rPr>
      </w:pPr>
      <w:r w:rsidRPr="00BA7456">
        <w:rPr>
          <w:b/>
          <w:sz w:val="24"/>
          <w:szCs w:val="24"/>
        </w:rPr>
        <w:t>Deployment:</w:t>
      </w:r>
      <w:r w:rsidRPr="00BA7456">
        <w:rPr>
          <w:sz w:val="24"/>
          <w:szCs w:val="24"/>
        </w:rPr>
        <w:t xml:space="preserve"> </w:t>
      </w:r>
      <w:r w:rsidR="002C131C" w:rsidRPr="00BA7456">
        <w:rPr>
          <w:sz w:val="24"/>
          <w:szCs w:val="24"/>
        </w:rPr>
        <w:t xml:space="preserve">Deploying the trained CNN models into real-world applications involves integrating them into software systems or embedded devices. </w:t>
      </w:r>
    </w:p>
    <w:p w:rsidR="00D0452A" w:rsidRDefault="00D0452A" w:rsidP="00D0452A">
      <w:pPr>
        <w:pStyle w:val="BodyText"/>
        <w:spacing w:line="276" w:lineRule="auto"/>
        <w:jc w:val="both"/>
        <w:rPr>
          <w:sz w:val="24"/>
          <w:szCs w:val="24"/>
        </w:rPr>
      </w:pPr>
    </w:p>
    <w:p w:rsidR="005001E7" w:rsidRDefault="002C131C" w:rsidP="005001E7">
      <w:pPr>
        <w:pStyle w:val="BodyText"/>
        <w:spacing w:line="276" w:lineRule="auto"/>
        <w:jc w:val="both"/>
        <w:rPr>
          <w:sz w:val="24"/>
          <w:szCs w:val="24"/>
        </w:rPr>
      </w:pPr>
      <w:r w:rsidRPr="00D0452A">
        <w:rPr>
          <w:sz w:val="24"/>
          <w:szCs w:val="24"/>
        </w:rPr>
        <w:t>By addressing these aspects within its scope, a traffic sign recognition system using CNNs can contribute to enhancing road safety, optimizing traffic flow, and enabling more efficient and intelligent transportation systems.</w:t>
      </w:r>
    </w:p>
    <w:p w:rsidR="005001E7" w:rsidRDefault="005001E7" w:rsidP="005001E7">
      <w:pPr>
        <w:pStyle w:val="BodyText"/>
        <w:spacing w:line="276" w:lineRule="auto"/>
        <w:jc w:val="both"/>
        <w:rPr>
          <w:sz w:val="24"/>
          <w:szCs w:val="24"/>
        </w:rPr>
      </w:pPr>
    </w:p>
    <w:p w:rsidR="009A7984" w:rsidRPr="00F230AB" w:rsidRDefault="00F230AB" w:rsidP="005001E7">
      <w:pPr>
        <w:pStyle w:val="Heading3"/>
        <w:rPr>
          <w:rFonts w:ascii="Times New Roman" w:hAnsi="Times New Roman" w:cs="Times New Roman"/>
          <w:color w:val="000000" w:themeColor="text1"/>
          <w:sz w:val="28"/>
          <w:szCs w:val="28"/>
        </w:rPr>
      </w:pPr>
      <w:bookmarkStart w:id="15" w:name="_Toc163596404"/>
      <w:r w:rsidRPr="00F230AB">
        <w:rPr>
          <w:rFonts w:ascii="Times New Roman" w:hAnsi="Times New Roman" w:cs="Times New Roman"/>
          <w:color w:val="000000" w:themeColor="text1"/>
          <w:sz w:val="28"/>
          <w:szCs w:val="28"/>
        </w:rPr>
        <w:lastRenderedPageBreak/>
        <w:t>1.7</w:t>
      </w:r>
      <w:r w:rsidR="005001E7" w:rsidRPr="00F230AB">
        <w:rPr>
          <w:rFonts w:ascii="Times New Roman" w:hAnsi="Times New Roman" w:cs="Times New Roman"/>
          <w:color w:val="000000" w:themeColor="text1"/>
          <w:sz w:val="28"/>
          <w:szCs w:val="28"/>
        </w:rPr>
        <w:t xml:space="preserve"> </w:t>
      </w:r>
      <w:r w:rsidR="000C2471" w:rsidRPr="00F230AB">
        <w:rPr>
          <w:rFonts w:ascii="Times New Roman" w:hAnsi="Times New Roman" w:cs="Times New Roman"/>
          <w:color w:val="000000" w:themeColor="text1"/>
          <w:sz w:val="28"/>
          <w:szCs w:val="28"/>
        </w:rPr>
        <w:t>Applications:</w:t>
      </w:r>
      <w:bookmarkEnd w:id="15"/>
    </w:p>
    <w:p w:rsidR="009A7984" w:rsidRDefault="009A7984" w:rsidP="009A7984">
      <w:pPr>
        <w:pStyle w:val="Heading3"/>
        <w:rPr>
          <w:rFonts w:ascii="Times New Roman" w:hAnsi="Times New Roman" w:cs="Times New Roman"/>
          <w:color w:val="auto"/>
          <w:sz w:val="28"/>
          <w:szCs w:val="28"/>
        </w:rPr>
      </w:pPr>
    </w:p>
    <w:p w:rsidR="009A7984" w:rsidRDefault="000C2471" w:rsidP="009A7984">
      <w:pPr>
        <w:pStyle w:val="BodyText"/>
        <w:spacing w:line="276" w:lineRule="auto"/>
        <w:jc w:val="both"/>
        <w:rPr>
          <w:sz w:val="24"/>
          <w:szCs w:val="24"/>
        </w:rPr>
      </w:pPr>
      <w:r w:rsidRPr="009A7984">
        <w:rPr>
          <w:sz w:val="24"/>
          <w:szCs w:val="24"/>
        </w:rPr>
        <w:t>A traffic sign recognition system using Convolutional Neural Networks (CNNs) has a wide range of applications across various domains, including transportation, automotive, urban planning, and public safety. Some of the key applications include:</w:t>
      </w:r>
    </w:p>
    <w:p w:rsidR="009A7984" w:rsidRPr="00B55A00" w:rsidRDefault="009A7984" w:rsidP="00034DAE">
      <w:pPr>
        <w:pStyle w:val="BodyText"/>
        <w:numPr>
          <w:ilvl w:val="0"/>
          <w:numId w:val="17"/>
        </w:numPr>
        <w:spacing w:line="276" w:lineRule="auto"/>
        <w:jc w:val="both"/>
        <w:rPr>
          <w:sz w:val="24"/>
          <w:szCs w:val="24"/>
        </w:rPr>
      </w:pPr>
      <w:r w:rsidRPr="00B55A00">
        <w:rPr>
          <w:b/>
          <w:sz w:val="24"/>
          <w:szCs w:val="24"/>
        </w:rPr>
        <w:t>Advance driver assistance system:</w:t>
      </w:r>
      <w:r w:rsidRPr="009A7984">
        <w:rPr>
          <w:sz w:val="24"/>
          <w:szCs w:val="24"/>
        </w:rPr>
        <w:t xml:space="preserve"> </w:t>
      </w:r>
      <w:r w:rsidR="000C2471" w:rsidRPr="009A7984">
        <w:rPr>
          <w:sz w:val="24"/>
          <w:szCs w:val="24"/>
        </w:rPr>
        <w:t xml:space="preserve">Integrating traffic sign recognition into ADAS enhances vehicle safety by providing real-time alerts to drivers about speed limits, stop signs, yield signs, and other relevant traffic regulations. </w:t>
      </w:r>
    </w:p>
    <w:p w:rsidR="009A7984" w:rsidRPr="00B55A00" w:rsidRDefault="009A7984" w:rsidP="00034DAE">
      <w:pPr>
        <w:pStyle w:val="BodyText"/>
        <w:numPr>
          <w:ilvl w:val="0"/>
          <w:numId w:val="14"/>
        </w:numPr>
        <w:spacing w:line="276" w:lineRule="auto"/>
        <w:jc w:val="both"/>
        <w:rPr>
          <w:sz w:val="24"/>
          <w:szCs w:val="24"/>
        </w:rPr>
      </w:pPr>
      <w:r w:rsidRPr="00B55A00">
        <w:rPr>
          <w:b/>
          <w:sz w:val="24"/>
          <w:szCs w:val="24"/>
        </w:rPr>
        <w:t xml:space="preserve">Autonomous </w:t>
      </w:r>
      <w:proofErr w:type="spellStart"/>
      <w:r w:rsidRPr="00B55A00">
        <w:rPr>
          <w:b/>
          <w:sz w:val="24"/>
          <w:szCs w:val="24"/>
        </w:rPr>
        <w:t>vehcles</w:t>
      </w:r>
      <w:proofErr w:type="gramStart"/>
      <w:r w:rsidRPr="00B55A00">
        <w:rPr>
          <w:b/>
          <w:sz w:val="24"/>
          <w:szCs w:val="24"/>
        </w:rPr>
        <w:t>:</w:t>
      </w:r>
      <w:r w:rsidR="000C2471" w:rsidRPr="009A7984">
        <w:rPr>
          <w:sz w:val="24"/>
          <w:szCs w:val="24"/>
        </w:rPr>
        <w:t>Traffic</w:t>
      </w:r>
      <w:proofErr w:type="spellEnd"/>
      <w:proofErr w:type="gramEnd"/>
      <w:r w:rsidR="000C2471" w:rsidRPr="009A7984">
        <w:rPr>
          <w:sz w:val="24"/>
          <w:szCs w:val="24"/>
        </w:rPr>
        <w:t xml:space="preserve"> sign recognition is crucial for autonomous vehicles to navigate safely and follow traffic laws..</w:t>
      </w:r>
    </w:p>
    <w:p w:rsidR="009A7984" w:rsidRPr="00B55A00" w:rsidRDefault="009A7984" w:rsidP="00034DAE">
      <w:pPr>
        <w:pStyle w:val="BodyText"/>
        <w:numPr>
          <w:ilvl w:val="0"/>
          <w:numId w:val="14"/>
        </w:numPr>
        <w:spacing w:line="276" w:lineRule="auto"/>
        <w:jc w:val="both"/>
        <w:rPr>
          <w:sz w:val="24"/>
          <w:szCs w:val="24"/>
        </w:rPr>
      </w:pPr>
      <w:r w:rsidRPr="00B55A00">
        <w:rPr>
          <w:b/>
          <w:sz w:val="24"/>
          <w:szCs w:val="24"/>
        </w:rPr>
        <w:t>Smart cities and urban planning:</w:t>
      </w:r>
      <w:r w:rsidRPr="009A7984">
        <w:rPr>
          <w:sz w:val="24"/>
          <w:szCs w:val="24"/>
        </w:rPr>
        <w:t xml:space="preserve"> </w:t>
      </w:r>
      <w:r w:rsidR="000C2471" w:rsidRPr="009A7984">
        <w:rPr>
          <w:sz w:val="24"/>
          <w:szCs w:val="24"/>
        </w:rPr>
        <w:t>Implementing traffic sign recognition systems in smart city initiatives can help optimize traffic flow, reduce congestion, and enhance urban mobility. By analyzing traffic sign data, city planners can make informed decisions about road infrastructure, traffic signal timings, and public transportation routes.</w:t>
      </w:r>
    </w:p>
    <w:p w:rsidR="00B55A00" w:rsidRPr="00975B1A" w:rsidRDefault="009A7984" w:rsidP="00034DAE">
      <w:pPr>
        <w:pStyle w:val="BodyText"/>
        <w:numPr>
          <w:ilvl w:val="0"/>
          <w:numId w:val="14"/>
        </w:numPr>
        <w:spacing w:line="276" w:lineRule="auto"/>
        <w:jc w:val="both"/>
        <w:rPr>
          <w:sz w:val="24"/>
          <w:szCs w:val="24"/>
        </w:rPr>
      </w:pPr>
      <w:r w:rsidRPr="00B55A00">
        <w:rPr>
          <w:b/>
          <w:sz w:val="24"/>
          <w:szCs w:val="24"/>
        </w:rPr>
        <w:t>Traffic and monitoring management:</w:t>
      </w:r>
      <w:r w:rsidR="00975B1A">
        <w:rPr>
          <w:b/>
          <w:sz w:val="24"/>
          <w:szCs w:val="24"/>
        </w:rPr>
        <w:t xml:space="preserve"> </w:t>
      </w:r>
      <w:r w:rsidR="000C2471" w:rsidRPr="009A7984">
        <w:rPr>
          <w:sz w:val="24"/>
          <w:szCs w:val="24"/>
        </w:rPr>
        <w:t xml:space="preserve">Traffic sign recognition can be used for monitoring traffic conditions in real-time and managing traffic flow more efficiently. </w:t>
      </w:r>
    </w:p>
    <w:p w:rsidR="005001E7" w:rsidRPr="00F230AB" w:rsidRDefault="00F345C1" w:rsidP="00034DAE">
      <w:pPr>
        <w:pStyle w:val="Heading3"/>
        <w:numPr>
          <w:ilvl w:val="1"/>
          <w:numId w:val="15"/>
        </w:numPr>
        <w:rPr>
          <w:rFonts w:ascii="Times New Roman" w:hAnsi="Times New Roman" w:cs="Times New Roman"/>
          <w:color w:val="000000" w:themeColor="text1"/>
          <w:sz w:val="28"/>
          <w:szCs w:val="28"/>
        </w:rPr>
      </w:pPr>
      <w:bookmarkStart w:id="16" w:name="_Toc163596405"/>
      <w:r w:rsidRPr="00F230AB">
        <w:rPr>
          <w:rFonts w:ascii="Times New Roman" w:hAnsi="Times New Roman" w:cs="Times New Roman"/>
          <w:color w:val="000000" w:themeColor="text1"/>
          <w:sz w:val="28"/>
          <w:szCs w:val="28"/>
        </w:rPr>
        <w:t>Limitations:</w:t>
      </w:r>
      <w:bookmarkEnd w:id="16"/>
    </w:p>
    <w:p w:rsidR="005001E7" w:rsidRPr="005001E7" w:rsidRDefault="005001E7" w:rsidP="005001E7"/>
    <w:p w:rsidR="005001E7" w:rsidRPr="005001E7" w:rsidRDefault="005001E7" w:rsidP="00034DAE">
      <w:pPr>
        <w:pStyle w:val="BodyText"/>
        <w:numPr>
          <w:ilvl w:val="0"/>
          <w:numId w:val="16"/>
        </w:numPr>
        <w:spacing w:line="276" w:lineRule="auto"/>
        <w:jc w:val="both"/>
        <w:rPr>
          <w:sz w:val="24"/>
          <w:szCs w:val="24"/>
        </w:rPr>
      </w:pPr>
      <w:r w:rsidRPr="005001E7">
        <w:rPr>
          <w:b/>
          <w:color w:val="000000" w:themeColor="text1"/>
          <w:sz w:val="24"/>
          <w:szCs w:val="24"/>
        </w:rPr>
        <w:t>Variability in real world conditions</w:t>
      </w:r>
      <w:r w:rsidR="00B55A00" w:rsidRPr="005001E7">
        <w:rPr>
          <w:sz w:val="24"/>
          <w:szCs w:val="24"/>
        </w:rPr>
        <w:t xml:space="preserve">: Traffic signs can exhibit considerable variability in appearance due to factors such as lighting conditions, weather conditions (e.g., rain, snow), </w:t>
      </w:r>
      <w:proofErr w:type="gramStart"/>
      <w:r w:rsidR="00B55A00" w:rsidRPr="005001E7">
        <w:rPr>
          <w:sz w:val="24"/>
          <w:szCs w:val="24"/>
        </w:rPr>
        <w:t xml:space="preserve">occlusions </w:t>
      </w:r>
      <w:r w:rsidR="0089462A">
        <w:rPr>
          <w:sz w:val="24"/>
          <w:szCs w:val="24"/>
        </w:rPr>
        <w:t>.</w:t>
      </w:r>
      <w:proofErr w:type="gramEnd"/>
    </w:p>
    <w:p w:rsidR="005001E7" w:rsidRPr="00975B1A" w:rsidRDefault="005001E7" w:rsidP="00034DAE">
      <w:pPr>
        <w:pStyle w:val="BodyText"/>
        <w:numPr>
          <w:ilvl w:val="0"/>
          <w:numId w:val="16"/>
        </w:numPr>
        <w:spacing w:line="276" w:lineRule="auto"/>
        <w:jc w:val="both"/>
        <w:rPr>
          <w:sz w:val="24"/>
          <w:szCs w:val="24"/>
        </w:rPr>
      </w:pPr>
      <w:r w:rsidRPr="005001E7">
        <w:rPr>
          <w:b/>
          <w:sz w:val="24"/>
          <w:szCs w:val="24"/>
        </w:rPr>
        <w:t xml:space="preserve">Data </w:t>
      </w:r>
      <w:proofErr w:type="spellStart"/>
      <w:r w:rsidRPr="005001E7">
        <w:rPr>
          <w:b/>
          <w:sz w:val="24"/>
          <w:szCs w:val="24"/>
        </w:rPr>
        <w:t>imbalance</w:t>
      </w:r>
      <w:proofErr w:type="gramStart"/>
      <w:r w:rsidRPr="005001E7">
        <w:rPr>
          <w:b/>
          <w:sz w:val="24"/>
          <w:szCs w:val="24"/>
        </w:rPr>
        <w:t>:</w:t>
      </w:r>
      <w:r w:rsidR="00B55A00" w:rsidRPr="005001E7">
        <w:rPr>
          <w:sz w:val="24"/>
          <w:szCs w:val="24"/>
        </w:rPr>
        <w:t>Datasets</w:t>
      </w:r>
      <w:proofErr w:type="spellEnd"/>
      <w:proofErr w:type="gramEnd"/>
      <w:r w:rsidR="00B55A00" w:rsidRPr="005001E7">
        <w:rPr>
          <w:sz w:val="24"/>
          <w:szCs w:val="24"/>
        </w:rPr>
        <w:t xml:space="preserve"> for training traffic sign recognition models may suffer from class imbalance, where certain types of signs are overrepresented, while others are underrepresented..</w:t>
      </w:r>
    </w:p>
    <w:p w:rsidR="005001E7" w:rsidRDefault="005001E7" w:rsidP="00034DAE">
      <w:pPr>
        <w:pStyle w:val="BodyText"/>
        <w:numPr>
          <w:ilvl w:val="0"/>
          <w:numId w:val="16"/>
        </w:numPr>
        <w:spacing w:line="276" w:lineRule="auto"/>
        <w:jc w:val="both"/>
        <w:rPr>
          <w:sz w:val="24"/>
          <w:szCs w:val="24"/>
        </w:rPr>
      </w:pPr>
      <w:r w:rsidRPr="005001E7">
        <w:rPr>
          <w:b/>
          <w:sz w:val="24"/>
          <w:szCs w:val="24"/>
        </w:rPr>
        <w:t xml:space="preserve">Limited to </w:t>
      </w:r>
      <w:proofErr w:type="spellStart"/>
      <w:r w:rsidRPr="005001E7">
        <w:rPr>
          <w:b/>
          <w:sz w:val="24"/>
          <w:szCs w:val="24"/>
        </w:rPr>
        <w:t>recognization</w:t>
      </w:r>
      <w:proofErr w:type="spellEnd"/>
      <w:r w:rsidRPr="005001E7">
        <w:rPr>
          <w:b/>
          <w:sz w:val="24"/>
          <w:szCs w:val="24"/>
        </w:rPr>
        <w:t xml:space="preserve"> of uncommon </w:t>
      </w:r>
      <w:proofErr w:type="spellStart"/>
      <w:r w:rsidRPr="005001E7">
        <w:rPr>
          <w:b/>
          <w:sz w:val="24"/>
          <w:szCs w:val="24"/>
        </w:rPr>
        <w:t>signs</w:t>
      </w:r>
      <w:proofErr w:type="gramStart"/>
      <w:r w:rsidRPr="005001E7">
        <w:rPr>
          <w:b/>
          <w:sz w:val="24"/>
          <w:szCs w:val="24"/>
        </w:rPr>
        <w:t>:</w:t>
      </w:r>
      <w:r w:rsidR="00B55A00" w:rsidRPr="005001E7">
        <w:rPr>
          <w:sz w:val="24"/>
          <w:szCs w:val="24"/>
        </w:rPr>
        <w:t>CNN</w:t>
      </w:r>
      <w:proofErr w:type="gramEnd"/>
      <w:r w:rsidR="00B55A00" w:rsidRPr="005001E7">
        <w:rPr>
          <w:sz w:val="24"/>
          <w:szCs w:val="24"/>
        </w:rPr>
        <w:t>-based</w:t>
      </w:r>
      <w:proofErr w:type="spellEnd"/>
      <w:r w:rsidR="00B55A00" w:rsidRPr="005001E7">
        <w:rPr>
          <w:sz w:val="24"/>
          <w:szCs w:val="24"/>
        </w:rPr>
        <w:t xml:space="preserve"> models may struggle to recognize uncommon or rare traffic signs that are not well represented in the training data.</w:t>
      </w:r>
    </w:p>
    <w:p w:rsidR="005001E7" w:rsidRDefault="005001E7" w:rsidP="00034DAE">
      <w:pPr>
        <w:pStyle w:val="BodyText"/>
        <w:numPr>
          <w:ilvl w:val="0"/>
          <w:numId w:val="16"/>
        </w:numPr>
        <w:spacing w:line="276" w:lineRule="auto"/>
        <w:jc w:val="both"/>
        <w:rPr>
          <w:sz w:val="24"/>
          <w:szCs w:val="24"/>
        </w:rPr>
      </w:pPr>
      <w:r w:rsidRPr="005001E7">
        <w:rPr>
          <w:b/>
          <w:sz w:val="24"/>
          <w:szCs w:val="24"/>
        </w:rPr>
        <w:t xml:space="preserve">Performance degradation of challenging </w:t>
      </w:r>
      <w:proofErr w:type="spellStart"/>
      <w:r w:rsidRPr="005001E7">
        <w:rPr>
          <w:b/>
          <w:sz w:val="24"/>
          <w:szCs w:val="24"/>
        </w:rPr>
        <w:t>conditions</w:t>
      </w:r>
      <w:proofErr w:type="gramStart"/>
      <w:r w:rsidRPr="005001E7">
        <w:rPr>
          <w:b/>
          <w:sz w:val="24"/>
          <w:szCs w:val="24"/>
        </w:rPr>
        <w:t>:</w:t>
      </w:r>
      <w:r w:rsidR="00B55A00" w:rsidRPr="005001E7">
        <w:rPr>
          <w:sz w:val="24"/>
          <w:szCs w:val="24"/>
        </w:rPr>
        <w:t>CNN</w:t>
      </w:r>
      <w:proofErr w:type="spellEnd"/>
      <w:proofErr w:type="gramEnd"/>
      <w:r w:rsidR="00B55A00" w:rsidRPr="005001E7">
        <w:rPr>
          <w:sz w:val="24"/>
          <w:szCs w:val="24"/>
        </w:rPr>
        <w:t xml:space="preserve"> models may experience performance degradation in challenging conditions such as low lighting, heavy rain, fog, or adverse weather conditions..</w:t>
      </w:r>
    </w:p>
    <w:p w:rsidR="005001E7" w:rsidRPr="005001E7" w:rsidRDefault="005001E7" w:rsidP="005001E7">
      <w:pPr>
        <w:pStyle w:val="BodyText"/>
        <w:spacing w:line="276" w:lineRule="auto"/>
        <w:jc w:val="both"/>
        <w:rPr>
          <w:sz w:val="24"/>
          <w:szCs w:val="24"/>
        </w:rPr>
      </w:pPr>
    </w:p>
    <w:p w:rsidR="00F16D4C" w:rsidRPr="005001E7" w:rsidRDefault="00975B1A" w:rsidP="00975B1A">
      <w:pPr>
        <w:pStyle w:val="Heading1"/>
        <w:jc w:val="right"/>
        <w:rPr>
          <w:rFonts w:ascii="Times New Roman" w:hAnsi="Times New Roman" w:cs="Times New Roman"/>
          <w:b/>
          <w:color w:val="000000" w:themeColor="text1"/>
        </w:rPr>
      </w:pPr>
      <w:r>
        <w:rPr>
          <w:rFonts w:ascii="Times New Roman" w:hAnsi="Times New Roman" w:cs="Times New Roman"/>
          <w:color w:val="000000" w:themeColor="text1"/>
        </w:rPr>
        <w:t xml:space="preserve">                                                                               </w:t>
      </w:r>
      <w:bookmarkStart w:id="17" w:name="_Toc163596406"/>
      <w:r w:rsidR="00F16D4C" w:rsidRPr="005001E7">
        <w:rPr>
          <w:rFonts w:ascii="Times New Roman" w:hAnsi="Times New Roman" w:cs="Times New Roman"/>
          <w:b/>
          <w:color w:val="000000" w:themeColor="text1"/>
        </w:rPr>
        <w:t>CHAPTER-2</w:t>
      </w:r>
      <w:bookmarkEnd w:id="17"/>
    </w:p>
    <w:p w:rsidR="00F16D4C" w:rsidRDefault="00F16D4C" w:rsidP="00F16D4C">
      <w:pPr>
        <w:pStyle w:val="BodyText"/>
        <w:spacing w:before="1"/>
        <w:rPr>
          <w:b/>
          <w:sz w:val="47"/>
        </w:rPr>
      </w:pPr>
    </w:p>
    <w:p w:rsidR="00F16D4C" w:rsidRPr="00F230AB" w:rsidRDefault="005001E7" w:rsidP="005001E7">
      <w:pPr>
        <w:pStyle w:val="Heading2"/>
        <w:rPr>
          <w:b w:val="0"/>
        </w:rPr>
      </w:pPr>
      <w:r>
        <w:t xml:space="preserve">                    </w:t>
      </w:r>
      <w:bookmarkStart w:id="18" w:name="_Toc163596407"/>
      <w:r w:rsidR="00F16D4C" w:rsidRPr="00F230AB">
        <w:rPr>
          <w:b w:val="0"/>
        </w:rPr>
        <w:t>L</w:t>
      </w:r>
      <w:r w:rsidR="0035539D">
        <w:rPr>
          <w:b w:val="0"/>
        </w:rPr>
        <w:t>iterature Survey</w:t>
      </w:r>
      <w:bookmarkEnd w:id="18"/>
    </w:p>
    <w:p w:rsidR="001E22DE" w:rsidRDefault="001E22DE" w:rsidP="00333017">
      <w:pPr>
        <w:pStyle w:val="Heading3"/>
      </w:pPr>
    </w:p>
    <w:p w:rsidR="00F16D4C" w:rsidRPr="00F230AB" w:rsidRDefault="00333017" w:rsidP="00333017">
      <w:pPr>
        <w:pStyle w:val="Heading3"/>
        <w:rPr>
          <w:rFonts w:ascii="Times New Roman" w:hAnsi="Times New Roman" w:cs="Times New Roman"/>
          <w:color w:val="auto"/>
          <w:sz w:val="28"/>
          <w:szCs w:val="28"/>
        </w:rPr>
      </w:pPr>
      <w:bookmarkStart w:id="19" w:name="_Toc163596408"/>
      <w:r w:rsidRPr="00F230AB">
        <w:rPr>
          <w:rFonts w:ascii="Times New Roman" w:hAnsi="Times New Roman" w:cs="Times New Roman"/>
          <w:color w:val="auto"/>
          <w:sz w:val="28"/>
          <w:szCs w:val="28"/>
        </w:rPr>
        <w:t>2.1</w:t>
      </w:r>
      <w:r w:rsidR="001E22DE" w:rsidRPr="00F230AB">
        <w:rPr>
          <w:rFonts w:ascii="Times New Roman" w:hAnsi="Times New Roman" w:cs="Times New Roman"/>
          <w:color w:val="auto"/>
          <w:sz w:val="28"/>
          <w:szCs w:val="28"/>
        </w:rPr>
        <w:t xml:space="preserve"> </w:t>
      </w:r>
      <w:r w:rsidR="00F16D4C" w:rsidRPr="00F230AB">
        <w:rPr>
          <w:rFonts w:ascii="Times New Roman" w:hAnsi="Times New Roman" w:cs="Times New Roman"/>
          <w:color w:val="auto"/>
          <w:sz w:val="28"/>
          <w:szCs w:val="28"/>
        </w:rPr>
        <w:t>Collect</w:t>
      </w:r>
      <w:r w:rsidR="00F16D4C" w:rsidRPr="00F230AB">
        <w:rPr>
          <w:rFonts w:ascii="Times New Roman" w:hAnsi="Times New Roman" w:cs="Times New Roman"/>
          <w:color w:val="auto"/>
          <w:spacing w:val="-12"/>
          <w:sz w:val="28"/>
          <w:szCs w:val="28"/>
        </w:rPr>
        <w:t xml:space="preserve"> </w:t>
      </w:r>
      <w:r w:rsidR="00F16D4C" w:rsidRPr="00F230AB">
        <w:rPr>
          <w:rFonts w:ascii="Times New Roman" w:hAnsi="Times New Roman" w:cs="Times New Roman"/>
          <w:color w:val="auto"/>
          <w:sz w:val="28"/>
          <w:szCs w:val="28"/>
        </w:rPr>
        <w:t>Information</w:t>
      </w:r>
      <w:bookmarkEnd w:id="19"/>
    </w:p>
    <w:p w:rsidR="002C131C" w:rsidRDefault="002C131C" w:rsidP="00D54778">
      <w:pPr>
        <w:pStyle w:val="BodyText"/>
        <w:spacing w:line="276" w:lineRule="auto"/>
        <w:rPr>
          <w:sz w:val="24"/>
          <w:szCs w:val="24"/>
        </w:rPr>
      </w:pPr>
    </w:p>
    <w:p w:rsidR="00F16D4C" w:rsidRPr="00D54778" w:rsidRDefault="00F16D4C" w:rsidP="00D54778">
      <w:pPr>
        <w:pStyle w:val="BodyText"/>
        <w:spacing w:line="276" w:lineRule="auto"/>
        <w:rPr>
          <w:sz w:val="24"/>
          <w:szCs w:val="24"/>
        </w:rPr>
      </w:pPr>
      <w:r w:rsidRPr="00D54778">
        <w:rPr>
          <w:sz w:val="24"/>
          <w:szCs w:val="24"/>
        </w:rPr>
        <w:t>We have taken the information from the other sources like IEEE papers, and you tube reference videos and respected faculty members and my friends.</w:t>
      </w:r>
    </w:p>
    <w:p w:rsidR="00F16D4C" w:rsidRDefault="00F16D4C" w:rsidP="00F16D4C">
      <w:pPr>
        <w:pStyle w:val="BodyText"/>
        <w:spacing w:before="6"/>
        <w:rPr>
          <w:sz w:val="14"/>
        </w:rPr>
      </w:pPr>
    </w:p>
    <w:p w:rsidR="00F16D4C" w:rsidRDefault="00D36E7E" w:rsidP="00F16D4C">
      <w:pPr>
        <w:pStyle w:val="BodyText"/>
        <w:spacing w:before="4"/>
        <w:rPr>
          <w:sz w:val="26"/>
        </w:rPr>
      </w:pPr>
      <w:bookmarkStart w:id="20" w:name="_Toc161666351"/>
      <w:bookmarkStart w:id="21" w:name="_Toc161666466"/>
      <w:bookmarkStart w:id="22" w:name="_Toc161697353"/>
      <w:r>
        <w:rPr>
          <w:noProof/>
        </w:rPr>
        <w:lastRenderedPageBreak/>
        <w:drawing>
          <wp:anchor distT="0" distB="0" distL="0" distR="0" simplePos="0" relativeHeight="251682816" behindDoc="0" locked="0" layoutInCell="1" allowOverlap="1" wp14:anchorId="5F99C218" wp14:editId="28B7E956">
            <wp:simplePos x="0" y="0"/>
            <wp:positionH relativeFrom="margin">
              <wp:align>left</wp:align>
            </wp:positionH>
            <wp:positionV relativeFrom="paragraph">
              <wp:posOffset>216259</wp:posOffset>
            </wp:positionV>
            <wp:extent cx="5732696" cy="3375469"/>
            <wp:effectExtent l="0" t="0" r="1905" b="0"/>
            <wp:wrapTopAndBottom/>
            <wp:docPr id="4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732696" cy="3375469"/>
                    </a:xfrm>
                    <a:prstGeom prst="rect">
                      <a:avLst/>
                    </a:prstGeom>
                  </pic:spPr>
                </pic:pic>
              </a:graphicData>
            </a:graphic>
          </wp:anchor>
        </w:drawing>
      </w:r>
      <w:bookmarkEnd w:id="20"/>
      <w:bookmarkEnd w:id="21"/>
      <w:bookmarkEnd w:id="22"/>
    </w:p>
    <w:p w:rsidR="00C22A04" w:rsidRDefault="00C22A04" w:rsidP="00333017">
      <w:pPr>
        <w:pStyle w:val="Heading3"/>
        <w:rPr>
          <w:rFonts w:ascii="Times New Roman" w:hAnsi="Times New Roman" w:cs="Times New Roman"/>
          <w:color w:val="auto"/>
          <w:sz w:val="28"/>
          <w:szCs w:val="28"/>
        </w:rPr>
      </w:pPr>
    </w:p>
    <w:p w:rsidR="00C22A04" w:rsidRPr="00F230AB" w:rsidRDefault="0035539D" w:rsidP="00333017">
      <w:pPr>
        <w:pStyle w:val="Heading3"/>
        <w:rPr>
          <w:rFonts w:ascii="Times New Roman" w:hAnsi="Times New Roman" w:cs="Times New Roman"/>
          <w:color w:val="auto"/>
          <w:sz w:val="28"/>
          <w:szCs w:val="28"/>
        </w:rPr>
      </w:pPr>
      <w:bookmarkStart w:id="23" w:name="_Toc163596409"/>
      <w:r>
        <w:rPr>
          <w:rFonts w:ascii="Times New Roman" w:hAnsi="Times New Roman" w:cs="Times New Roman"/>
          <w:color w:val="auto"/>
          <w:sz w:val="28"/>
          <w:szCs w:val="28"/>
        </w:rPr>
        <w:t>2.2 Study</w:t>
      </w:r>
      <w:r w:rsidR="002C131C" w:rsidRPr="00F230AB">
        <w:rPr>
          <w:rFonts w:ascii="Times New Roman" w:hAnsi="Times New Roman" w:cs="Times New Roman"/>
          <w:color w:val="auto"/>
          <w:sz w:val="28"/>
          <w:szCs w:val="28"/>
        </w:rPr>
        <w:t>:</w:t>
      </w:r>
      <w:bookmarkEnd w:id="23"/>
    </w:p>
    <w:p w:rsidR="00C22A04" w:rsidRDefault="00C22A04" w:rsidP="00333017">
      <w:pPr>
        <w:pStyle w:val="Heading3"/>
        <w:rPr>
          <w:rFonts w:ascii="Times New Roman" w:hAnsi="Times New Roman" w:cs="Times New Roman"/>
          <w:color w:val="auto"/>
          <w:sz w:val="28"/>
          <w:szCs w:val="28"/>
        </w:rPr>
      </w:pPr>
    </w:p>
    <w:p w:rsidR="00F16D4C" w:rsidRPr="00C22A04" w:rsidRDefault="00F16D4C" w:rsidP="00C22A04">
      <w:pPr>
        <w:pStyle w:val="BodyText"/>
        <w:jc w:val="both"/>
      </w:pPr>
      <w:r w:rsidRPr="00C22A04">
        <w:t>Key</w:t>
      </w:r>
      <w:r w:rsidRPr="00C22A04">
        <w:rPr>
          <w:spacing w:val="-5"/>
        </w:rPr>
        <w:t xml:space="preserve"> </w:t>
      </w:r>
      <w:r w:rsidRPr="00C22A04">
        <w:t>Features</w:t>
      </w:r>
      <w:r w:rsidRPr="00C22A04">
        <w:rPr>
          <w:spacing w:val="-3"/>
        </w:rPr>
        <w:t xml:space="preserve"> </w:t>
      </w:r>
      <w:r w:rsidRPr="00C22A04">
        <w:t>in</w:t>
      </w:r>
      <w:r w:rsidRPr="00C22A04">
        <w:rPr>
          <w:spacing w:val="-6"/>
        </w:rPr>
        <w:t xml:space="preserve"> </w:t>
      </w:r>
      <w:r w:rsidRPr="00C22A04">
        <w:t>traffic</w:t>
      </w:r>
      <w:r w:rsidRPr="00C22A04">
        <w:rPr>
          <w:spacing w:val="-6"/>
        </w:rPr>
        <w:t xml:space="preserve"> </w:t>
      </w:r>
      <w:r w:rsidRPr="00C22A04">
        <w:t>sign</w:t>
      </w:r>
      <w:r w:rsidRPr="00C22A04">
        <w:rPr>
          <w:spacing w:val="-1"/>
        </w:rPr>
        <w:t xml:space="preserve"> </w:t>
      </w:r>
      <w:r w:rsidRPr="00C22A04">
        <w:t>recognition:</w:t>
      </w:r>
    </w:p>
    <w:p w:rsidR="00C22A04" w:rsidRPr="00C22A04" w:rsidRDefault="00C22A04" w:rsidP="00C22A04">
      <w:pPr>
        <w:pStyle w:val="BodyText"/>
        <w:jc w:val="both"/>
        <w:rPr>
          <w:sz w:val="24"/>
          <w:szCs w:val="24"/>
        </w:rPr>
      </w:pPr>
    </w:p>
    <w:p w:rsidR="00F16D4C" w:rsidRPr="00C22A04" w:rsidRDefault="00F16D4C" w:rsidP="00D54778">
      <w:pPr>
        <w:pStyle w:val="BodyText"/>
        <w:spacing w:line="276" w:lineRule="auto"/>
        <w:jc w:val="both"/>
        <w:rPr>
          <w:sz w:val="24"/>
          <w:szCs w:val="24"/>
        </w:rPr>
      </w:pPr>
      <w:r w:rsidRPr="00C22A04">
        <w:rPr>
          <w:sz w:val="24"/>
          <w:szCs w:val="24"/>
        </w:rPr>
        <w:t>A literature survey on traffic sign recognition project would involve reviewing</w:t>
      </w:r>
      <w:r w:rsidRPr="00C22A04">
        <w:rPr>
          <w:spacing w:val="1"/>
          <w:sz w:val="24"/>
          <w:szCs w:val="24"/>
        </w:rPr>
        <w:t xml:space="preserve"> </w:t>
      </w:r>
      <w:r w:rsidRPr="00C22A04">
        <w:rPr>
          <w:sz w:val="24"/>
          <w:szCs w:val="24"/>
        </w:rPr>
        <w:t>existing research on the topic, including methods, techniques, and algorithms</w:t>
      </w:r>
      <w:r w:rsidRPr="00C22A04">
        <w:rPr>
          <w:spacing w:val="1"/>
          <w:sz w:val="24"/>
          <w:szCs w:val="24"/>
        </w:rPr>
        <w:t xml:space="preserve"> </w:t>
      </w:r>
      <w:r w:rsidRPr="00C22A04">
        <w:rPr>
          <w:sz w:val="24"/>
          <w:szCs w:val="24"/>
        </w:rPr>
        <w:t>used in traffic sign recognition. Some important areas to consider in the survey</w:t>
      </w:r>
      <w:r w:rsidRPr="00C22A04">
        <w:rPr>
          <w:spacing w:val="1"/>
          <w:sz w:val="24"/>
          <w:szCs w:val="24"/>
        </w:rPr>
        <w:t xml:space="preserve"> </w:t>
      </w:r>
      <w:r w:rsidRPr="00C22A04">
        <w:rPr>
          <w:sz w:val="24"/>
          <w:szCs w:val="24"/>
        </w:rPr>
        <w:t>may include</w:t>
      </w:r>
    </w:p>
    <w:p w:rsidR="001E22DE" w:rsidRPr="00C22A04" w:rsidRDefault="001E22DE" w:rsidP="00C22A04">
      <w:pPr>
        <w:pStyle w:val="BodyText"/>
        <w:jc w:val="both"/>
        <w:rPr>
          <w:sz w:val="24"/>
          <w:szCs w:val="24"/>
        </w:rPr>
      </w:pPr>
    </w:p>
    <w:p w:rsidR="001E22DE" w:rsidRDefault="001E22DE" w:rsidP="00034DAE">
      <w:pPr>
        <w:pStyle w:val="BodyText"/>
        <w:numPr>
          <w:ilvl w:val="0"/>
          <w:numId w:val="7"/>
        </w:numPr>
        <w:spacing w:line="276" w:lineRule="auto"/>
        <w:jc w:val="both"/>
        <w:rPr>
          <w:sz w:val="24"/>
          <w:szCs w:val="24"/>
        </w:rPr>
      </w:pPr>
      <w:r w:rsidRPr="00C22A04">
        <w:rPr>
          <w:sz w:val="24"/>
          <w:szCs w:val="24"/>
        </w:rPr>
        <w:t>Object</w:t>
      </w:r>
      <w:r w:rsidRPr="00C22A04">
        <w:rPr>
          <w:spacing w:val="1"/>
          <w:sz w:val="24"/>
          <w:szCs w:val="24"/>
        </w:rPr>
        <w:t xml:space="preserve"> </w:t>
      </w:r>
      <w:r w:rsidRPr="00C22A04">
        <w:rPr>
          <w:sz w:val="24"/>
          <w:szCs w:val="24"/>
        </w:rPr>
        <w:t>detection</w:t>
      </w:r>
      <w:r w:rsidRPr="00C22A04">
        <w:rPr>
          <w:spacing w:val="1"/>
          <w:sz w:val="24"/>
          <w:szCs w:val="24"/>
        </w:rPr>
        <w:t xml:space="preserve"> </w:t>
      </w:r>
      <w:r w:rsidRPr="00C22A04">
        <w:rPr>
          <w:sz w:val="24"/>
          <w:szCs w:val="24"/>
        </w:rPr>
        <w:t>and</w:t>
      </w:r>
      <w:r w:rsidRPr="00C22A04">
        <w:rPr>
          <w:spacing w:val="1"/>
          <w:sz w:val="24"/>
          <w:szCs w:val="24"/>
        </w:rPr>
        <w:t xml:space="preserve"> </w:t>
      </w:r>
      <w:r w:rsidRPr="00C22A04">
        <w:rPr>
          <w:sz w:val="24"/>
          <w:szCs w:val="24"/>
        </w:rPr>
        <w:t>recognition</w:t>
      </w:r>
      <w:r w:rsidRPr="00C22A04">
        <w:rPr>
          <w:spacing w:val="1"/>
          <w:sz w:val="24"/>
          <w:szCs w:val="24"/>
        </w:rPr>
        <w:t xml:space="preserve"> </w:t>
      </w:r>
      <w:r w:rsidRPr="00C22A04">
        <w:rPr>
          <w:sz w:val="24"/>
          <w:szCs w:val="24"/>
        </w:rPr>
        <w:t>techniques:</w:t>
      </w:r>
      <w:r w:rsidRPr="00C22A04">
        <w:rPr>
          <w:spacing w:val="1"/>
          <w:sz w:val="24"/>
          <w:szCs w:val="24"/>
        </w:rPr>
        <w:t xml:space="preserve"> </w:t>
      </w:r>
      <w:r w:rsidRPr="00C22A04">
        <w:rPr>
          <w:sz w:val="24"/>
          <w:szCs w:val="24"/>
        </w:rPr>
        <w:t>This</w:t>
      </w:r>
      <w:r w:rsidRPr="00C22A04">
        <w:rPr>
          <w:spacing w:val="1"/>
          <w:sz w:val="24"/>
          <w:szCs w:val="24"/>
        </w:rPr>
        <w:t xml:space="preserve"> </w:t>
      </w:r>
      <w:r w:rsidRPr="00C22A04">
        <w:rPr>
          <w:sz w:val="24"/>
          <w:szCs w:val="24"/>
        </w:rPr>
        <w:t>involves</w:t>
      </w:r>
      <w:r w:rsidRPr="00C22A04">
        <w:rPr>
          <w:spacing w:val="1"/>
          <w:sz w:val="24"/>
          <w:szCs w:val="24"/>
        </w:rPr>
        <w:t xml:space="preserve"> </w:t>
      </w:r>
      <w:r w:rsidRPr="00C22A04">
        <w:rPr>
          <w:sz w:val="24"/>
          <w:szCs w:val="24"/>
        </w:rPr>
        <w:t>studying</w:t>
      </w:r>
      <w:r w:rsidRPr="00C22A04">
        <w:rPr>
          <w:spacing w:val="1"/>
          <w:sz w:val="24"/>
          <w:szCs w:val="24"/>
        </w:rPr>
        <w:t xml:space="preserve"> </w:t>
      </w:r>
      <w:r w:rsidRPr="00C22A04">
        <w:rPr>
          <w:sz w:val="24"/>
          <w:szCs w:val="24"/>
        </w:rPr>
        <w:t>different techniques used for object detection and recognition in traffic</w:t>
      </w:r>
      <w:r w:rsidRPr="00C22A04">
        <w:rPr>
          <w:spacing w:val="1"/>
          <w:sz w:val="24"/>
          <w:szCs w:val="24"/>
        </w:rPr>
        <w:t xml:space="preserve"> </w:t>
      </w:r>
      <w:r w:rsidRPr="00C22A04">
        <w:rPr>
          <w:sz w:val="24"/>
          <w:szCs w:val="24"/>
        </w:rPr>
        <w:t xml:space="preserve">sign recognition, such as </w:t>
      </w:r>
      <w:proofErr w:type="spellStart"/>
      <w:r w:rsidRPr="00C22A04">
        <w:rPr>
          <w:sz w:val="24"/>
          <w:szCs w:val="24"/>
        </w:rPr>
        <w:t>Haar</w:t>
      </w:r>
      <w:proofErr w:type="spellEnd"/>
      <w:r w:rsidRPr="00C22A04">
        <w:rPr>
          <w:sz w:val="24"/>
          <w:szCs w:val="24"/>
        </w:rPr>
        <w:t xml:space="preserve"> cascades, HOG features, and deep learning</w:t>
      </w:r>
      <w:r w:rsidRPr="00C22A04">
        <w:rPr>
          <w:spacing w:val="-67"/>
          <w:sz w:val="24"/>
          <w:szCs w:val="24"/>
        </w:rPr>
        <w:t xml:space="preserve"> </w:t>
      </w:r>
      <w:r w:rsidRPr="00C22A04">
        <w:rPr>
          <w:sz w:val="24"/>
          <w:szCs w:val="24"/>
        </w:rPr>
        <w:t>techniques.</w:t>
      </w:r>
    </w:p>
    <w:p w:rsidR="001E22DE" w:rsidRDefault="001E22DE" w:rsidP="00034DAE">
      <w:pPr>
        <w:pStyle w:val="BodyText"/>
        <w:numPr>
          <w:ilvl w:val="0"/>
          <w:numId w:val="7"/>
        </w:numPr>
        <w:spacing w:line="276" w:lineRule="auto"/>
        <w:jc w:val="both"/>
        <w:rPr>
          <w:sz w:val="24"/>
          <w:szCs w:val="24"/>
        </w:rPr>
      </w:pPr>
      <w:r w:rsidRPr="00C22A04">
        <w:rPr>
          <w:sz w:val="24"/>
          <w:szCs w:val="24"/>
        </w:rPr>
        <w:t>Feature</w:t>
      </w:r>
      <w:r w:rsidRPr="00C22A04">
        <w:rPr>
          <w:spacing w:val="1"/>
          <w:sz w:val="24"/>
          <w:szCs w:val="24"/>
        </w:rPr>
        <w:t xml:space="preserve"> </w:t>
      </w:r>
      <w:r w:rsidRPr="00C22A04">
        <w:rPr>
          <w:sz w:val="24"/>
          <w:szCs w:val="24"/>
        </w:rPr>
        <w:t>extraction</w:t>
      </w:r>
      <w:r w:rsidRPr="00C22A04">
        <w:rPr>
          <w:spacing w:val="1"/>
          <w:sz w:val="24"/>
          <w:szCs w:val="24"/>
        </w:rPr>
        <w:t xml:space="preserve"> </w:t>
      </w:r>
      <w:r w:rsidRPr="00C22A04">
        <w:rPr>
          <w:sz w:val="24"/>
          <w:szCs w:val="24"/>
        </w:rPr>
        <w:t>techniques:</w:t>
      </w:r>
      <w:r w:rsidRPr="00C22A04">
        <w:rPr>
          <w:spacing w:val="1"/>
          <w:sz w:val="24"/>
          <w:szCs w:val="24"/>
        </w:rPr>
        <w:t xml:space="preserve"> </w:t>
      </w:r>
      <w:r w:rsidRPr="00C22A04">
        <w:rPr>
          <w:sz w:val="24"/>
          <w:szCs w:val="24"/>
        </w:rPr>
        <w:t>Different</w:t>
      </w:r>
      <w:r w:rsidRPr="00C22A04">
        <w:rPr>
          <w:spacing w:val="1"/>
          <w:sz w:val="24"/>
          <w:szCs w:val="24"/>
        </w:rPr>
        <w:t xml:space="preserve"> </w:t>
      </w:r>
      <w:r w:rsidRPr="00C22A04">
        <w:rPr>
          <w:sz w:val="24"/>
          <w:szCs w:val="24"/>
        </w:rPr>
        <w:t>feature</w:t>
      </w:r>
      <w:r w:rsidRPr="00C22A04">
        <w:rPr>
          <w:spacing w:val="1"/>
          <w:sz w:val="24"/>
          <w:szCs w:val="24"/>
        </w:rPr>
        <w:t xml:space="preserve"> </w:t>
      </w:r>
      <w:r w:rsidRPr="00C22A04">
        <w:rPr>
          <w:sz w:val="24"/>
          <w:szCs w:val="24"/>
        </w:rPr>
        <w:t>extraction</w:t>
      </w:r>
      <w:r w:rsidRPr="00C22A04">
        <w:rPr>
          <w:spacing w:val="70"/>
          <w:sz w:val="24"/>
          <w:szCs w:val="24"/>
        </w:rPr>
        <w:t xml:space="preserve"> </w:t>
      </w:r>
      <w:r w:rsidRPr="00C22A04">
        <w:rPr>
          <w:sz w:val="24"/>
          <w:szCs w:val="24"/>
        </w:rPr>
        <w:t>techniques</w:t>
      </w:r>
      <w:r w:rsidRPr="00C22A04">
        <w:rPr>
          <w:spacing w:val="1"/>
          <w:sz w:val="24"/>
          <w:szCs w:val="24"/>
        </w:rPr>
        <w:t xml:space="preserve"> </w:t>
      </w:r>
      <w:r w:rsidRPr="00C22A04">
        <w:rPr>
          <w:sz w:val="24"/>
          <w:szCs w:val="24"/>
        </w:rPr>
        <w:t>such as color-based features, shape-based features, texture-based features,</w:t>
      </w:r>
      <w:r w:rsidRPr="00C22A04">
        <w:rPr>
          <w:spacing w:val="-67"/>
          <w:sz w:val="24"/>
          <w:szCs w:val="24"/>
        </w:rPr>
        <w:t xml:space="preserve"> </w:t>
      </w:r>
      <w:r w:rsidRPr="00C22A04">
        <w:rPr>
          <w:sz w:val="24"/>
          <w:szCs w:val="24"/>
        </w:rPr>
        <w:t>and combination features</w:t>
      </w:r>
      <w:r w:rsidRPr="00C22A04">
        <w:rPr>
          <w:spacing w:val="3"/>
          <w:sz w:val="24"/>
          <w:szCs w:val="24"/>
        </w:rPr>
        <w:t xml:space="preserve"> </w:t>
      </w:r>
      <w:r w:rsidRPr="00C22A04">
        <w:rPr>
          <w:sz w:val="24"/>
          <w:szCs w:val="24"/>
        </w:rPr>
        <w:t>can</w:t>
      </w:r>
      <w:r w:rsidRPr="00C22A04">
        <w:rPr>
          <w:spacing w:val="-4"/>
          <w:sz w:val="24"/>
          <w:szCs w:val="24"/>
        </w:rPr>
        <w:t xml:space="preserve"> </w:t>
      </w:r>
      <w:r w:rsidRPr="00C22A04">
        <w:rPr>
          <w:sz w:val="24"/>
          <w:szCs w:val="24"/>
        </w:rPr>
        <w:t>be</w:t>
      </w:r>
      <w:r w:rsidRPr="00C22A04">
        <w:rPr>
          <w:spacing w:val="1"/>
          <w:sz w:val="24"/>
          <w:szCs w:val="24"/>
        </w:rPr>
        <w:t xml:space="preserve"> </w:t>
      </w:r>
      <w:r w:rsidRPr="00C22A04">
        <w:rPr>
          <w:sz w:val="24"/>
          <w:szCs w:val="24"/>
        </w:rPr>
        <w:t>reviewed.</w:t>
      </w:r>
    </w:p>
    <w:p w:rsidR="00C22A04" w:rsidRDefault="00C22A04" w:rsidP="00034DAE">
      <w:pPr>
        <w:pStyle w:val="BodyText"/>
        <w:numPr>
          <w:ilvl w:val="0"/>
          <w:numId w:val="7"/>
        </w:numPr>
        <w:spacing w:line="276" w:lineRule="auto"/>
        <w:jc w:val="both"/>
        <w:rPr>
          <w:sz w:val="24"/>
          <w:szCs w:val="24"/>
        </w:rPr>
      </w:pPr>
      <w:r w:rsidRPr="00C22A04">
        <w:rPr>
          <w:sz w:val="24"/>
          <w:szCs w:val="24"/>
        </w:rPr>
        <w:t>Classification algorithms: This involves studying different classification</w:t>
      </w:r>
      <w:r w:rsidRPr="00C22A04">
        <w:rPr>
          <w:spacing w:val="1"/>
          <w:sz w:val="24"/>
          <w:szCs w:val="24"/>
        </w:rPr>
        <w:t xml:space="preserve"> </w:t>
      </w:r>
      <w:r w:rsidRPr="00C22A04">
        <w:rPr>
          <w:sz w:val="24"/>
          <w:szCs w:val="24"/>
        </w:rPr>
        <w:t>algorithms such as SVM, KNN, Naive Bayes, and neural network-based</w:t>
      </w:r>
      <w:r w:rsidRPr="00C22A04">
        <w:rPr>
          <w:spacing w:val="1"/>
          <w:sz w:val="24"/>
          <w:szCs w:val="24"/>
        </w:rPr>
        <w:t xml:space="preserve"> </w:t>
      </w:r>
      <w:r w:rsidRPr="00C22A04">
        <w:rPr>
          <w:sz w:val="24"/>
          <w:szCs w:val="24"/>
        </w:rPr>
        <w:t>approaches,</w:t>
      </w:r>
      <w:r w:rsidRPr="00C22A04">
        <w:rPr>
          <w:spacing w:val="1"/>
          <w:sz w:val="24"/>
          <w:szCs w:val="24"/>
        </w:rPr>
        <w:t xml:space="preserve"> </w:t>
      </w:r>
      <w:r w:rsidRPr="00C22A04">
        <w:rPr>
          <w:sz w:val="24"/>
          <w:szCs w:val="24"/>
        </w:rPr>
        <w:t>which</w:t>
      </w:r>
      <w:r w:rsidRPr="00C22A04">
        <w:rPr>
          <w:spacing w:val="-5"/>
          <w:sz w:val="24"/>
          <w:szCs w:val="24"/>
        </w:rPr>
        <w:t xml:space="preserve"> </w:t>
      </w:r>
      <w:r w:rsidRPr="00C22A04">
        <w:rPr>
          <w:sz w:val="24"/>
          <w:szCs w:val="24"/>
        </w:rPr>
        <w:t>are commonly</w:t>
      </w:r>
      <w:r w:rsidRPr="00C22A04">
        <w:rPr>
          <w:spacing w:val="-1"/>
          <w:sz w:val="24"/>
          <w:szCs w:val="24"/>
        </w:rPr>
        <w:t xml:space="preserve"> </w:t>
      </w:r>
      <w:r w:rsidRPr="00C22A04">
        <w:rPr>
          <w:sz w:val="24"/>
          <w:szCs w:val="24"/>
        </w:rPr>
        <w:t>used</w:t>
      </w:r>
      <w:r w:rsidRPr="00C22A04">
        <w:rPr>
          <w:spacing w:val="3"/>
          <w:sz w:val="24"/>
          <w:szCs w:val="24"/>
        </w:rPr>
        <w:t xml:space="preserve"> </w:t>
      </w:r>
      <w:r w:rsidRPr="00C22A04">
        <w:rPr>
          <w:sz w:val="24"/>
          <w:szCs w:val="24"/>
        </w:rPr>
        <w:t>in</w:t>
      </w:r>
      <w:r w:rsidRPr="00C22A04">
        <w:rPr>
          <w:spacing w:val="-6"/>
          <w:sz w:val="24"/>
          <w:szCs w:val="24"/>
        </w:rPr>
        <w:t xml:space="preserve"> </w:t>
      </w:r>
      <w:r w:rsidRPr="00C22A04">
        <w:rPr>
          <w:sz w:val="24"/>
          <w:szCs w:val="24"/>
        </w:rPr>
        <w:t>traffic sign</w:t>
      </w:r>
      <w:r w:rsidRPr="00C22A04">
        <w:rPr>
          <w:spacing w:val="-1"/>
          <w:sz w:val="24"/>
          <w:szCs w:val="24"/>
        </w:rPr>
        <w:t xml:space="preserve"> </w:t>
      </w:r>
      <w:r w:rsidRPr="00C22A04">
        <w:rPr>
          <w:sz w:val="24"/>
          <w:szCs w:val="24"/>
        </w:rPr>
        <w:t>recognition.</w:t>
      </w:r>
    </w:p>
    <w:p w:rsidR="00C22A04" w:rsidRDefault="00C22A04" w:rsidP="00034DAE">
      <w:pPr>
        <w:pStyle w:val="BodyText"/>
        <w:numPr>
          <w:ilvl w:val="0"/>
          <w:numId w:val="7"/>
        </w:numPr>
        <w:spacing w:line="276" w:lineRule="auto"/>
        <w:jc w:val="both"/>
        <w:rPr>
          <w:sz w:val="24"/>
          <w:szCs w:val="24"/>
        </w:rPr>
      </w:pPr>
      <w:r w:rsidRPr="00C22A04">
        <w:rPr>
          <w:sz w:val="24"/>
          <w:szCs w:val="24"/>
        </w:rPr>
        <w:t>Datasets:</w:t>
      </w:r>
      <w:r w:rsidRPr="00C22A04">
        <w:rPr>
          <w:spacing w:val="1"/>
          <w:sz w:val="24"/>
          <w:szCs w:val="24"/>
        </w:rPr>
        <w:t xml:space="preserve"> </w:t>
      </w:r>
      <w:r w:rsidRPr="00C22A04">
        <w:rPr>
          <w:sz w:val="24"/>
          <w:szCs w:val="24"/>
        </w:rPr>
        <w:t>A</w:t>
      </w:r>
      <w:r w:rsidRPr="00C22A04">
        <w:rPr>
          <w:spacing w:val="1"/>
          <w:sz w:val="24"/>
          <w:szCs w:val="24"/>
        </w:rPr>
        <w:t xml:space="preserve"> </w:t>
      </w:r>
      <w:r w:rsidRPr="00C22A04">
        <w:rPr>
          <w:sz w:val="24"/>
          <w:szCs w:val="24"/>
        </w:rPr>
        <w:t>survey</w:t>
      </w:r>
      <w:r w:rsidRPr="00C22A04">
        <w:rPr>
          <w:spacing w:val="1"/>
          <w:sz w:val="24"/>
          <w:szCs w:val="24"/>
        </w:rPr>
        <w:t xml:space="preserve"> </w:t>
      </w:r>
      <w:r w:rsidRPr="00C22A04">
        <w:rPr>
          <w:sz w:val="24"/>
          <w:szCs w:val="24"/>
        </w:rPr>
        <w:t>of</w:t>
      </w:r>
      <w:r w:rsidRPr="00C22A04">
        <w:rPr>
          <w:spacing w:val="1"/>
          <w:sz w:val="24"/>
          <w:szCs w:val="24"/>
        </w:rPr>
        <w:t xml:space="preserve"> </w:t>
      </w:r>
      <w:r w:rsidRPr="00C22A04">
        <w:rPr>
          <w:sz w:val="24"/>
          <w:szCs w:val="24"/>
        </w:rPr>
        <w:t>traffic</w:t>
      </w:r>
      <w:r w:rsidRPr="00C22A04">
        <w:rPr>
          <w:spacing w:val="1"/>
          <w:sz w:val="24"/>
          <w:szCs w:val="24"/>
        </w:rPr>
        <w:t xml:space="preserve"> </w:t>
      </w:r>
      <w:r w:rsidRPr="00C22A04">
        <w:rPr>
          <w:sz w:val="24"/>
          <w:szCs w:val="24"/>
        </w:rPr>
        <w:t>sign</w:t>
      </w:r>
      <w:r w:rsidRPr="00C22A04">
        <w:rPr>
          <w:spacing w:val="1"/>
          <w:sz w:val="24"/>
          <w:szCs w:val="24"/>
        </w:rPr>
        <w:t xml:space="preserve"> </w:t>
      </w:r>
      <w:r w:rsidRPr="00C22A04">
        <w:rPr>
          <w:sz w:val="24"/>
          <w:szCs w:val="24"/>
        </w:rPr>
        <w:t>recognition</w:t>
      </w:r>
      <w:r w:rsidRPr="00C22A04">
        <w:rPr>
          <w:spacing w:val="1"/>
          <w:sz w:val="24"/>
          <w:szCs w:val="24"/>
        </w:rPr>
        <w:t xml:space="preserve"> </w:t>
      </w:r>
      <w:r w:rsidRPr="00C22A04">
        <w:rPr>
          <w:sz w:val="24"/>
          <w:szCs w:val="24"/>
        </w:rPr>
        <w:t>would</w:t>
      </w:r>
      <w:r w:rsidRPr="00C22A04">
        <w:rPr>
          <w:spacing w:val="1"/>
          <w:sz w:val="24"/>
          <w:szCs w:val="24"/>
        </w:rPr>
        <w:t xml:space="preserve"> </w:t>
      </w:r>
      <w:r w:rsidRPr="00C22A04">
        <w:rPr>
          <w:sz w:val="24"/>
          <w:szCs w:val="24"/>
        </w:rPr>
        <w:t>require</w:t>
      </w:r>
      <w:r w:rsidRPr="00C22A04">
        <w:rPr>
          <w:spacing w:val="70"/>
          <w:sz w:val="24"/>
          <w:szCs w:val="24"/>
        </w:rPr>
        <w:t xml:space="preserve"> </w:t>
      </w:r>
      <w:r w:rsidRPr="00C22A04">
        <w:rPr>
          <w:sz w:val="24"/>
          <w:szCs w:val="24"/>
        </w:rPr>
        <w:t>the</w:t>
      </w:r>
      <w:r w:rsidRPr="00C22A04">
        <w:rPr>
          <w:spacing w:val="1"/>
          <w:sz w:val="24"/>
          <w:szCs w:val="24"/>
        </w:rPr>
        <w:t xml:space="preserve"> </w:t>
      </w:r>
      <w:r w:rsidRPr="00C22A04">
        <w:rPr>
          <w:sz w:val="24"/>
          <w:szCs w:val="24"/>
        </w:rPr>
        <w:t>evaluation of various datasets used in traffic sign recognition, such as</w:t>
      </w:r>
      <w:r w:rsidRPr="00C22A04">
        <w:rPr>
          <w:spacing w:val="1"/>
          <w:sz w:val="24"/>
          <w:szCs w:val="24"/>
        </w:rPr>
        <w:t xml:space="preserve"> </w:t>
      </w:r>
      <w:r w:rsidRPr="00C22A04">
        <w:rPr>
          <w:sz w:val="24"/>
          <w:szCs w:val="24"/>
        </w:rPr>
        <w:t>GTSRB,</w:t>
      </w:r>
      <w:r w:rsidRPr="00C22A04">
        <w:rPr>
          <w:spacing w:val="3"/>
          <w:sz w:val="24"/>
          <w:szCs w:val="24"/>
        </w:rPr>
        <w:t xml:space="preserve"> </w:t>
      </w:r>
      <w:proofErr w:type="spellStart"/>
      <w:r w:rsidRPr="00C22A04">
        <w:rPr>
          <w:sz w:val="24"/>
          <w:szCs w:val="24"/>
        </w:rPr>
        <w:t>BelgiumTS</w:t>
      </w:r>
      <w:proofErr w:type="spellEnd"/>
      <w:r w:rsidRPr="00C22A04">
        <w:rPr>
          <w:sz w:val="24"/>
          <w:szCs w:val="24"/>
        </w:rPr>
        <w:t>,</w:t>
      </w:r>
      <w:r w:rsidRPr="00C22A04">
        <w:rPr>
          <w:spacing w:val="4"/>
          <w:sz w:val="24"/>
          <w:szCs w:val="24"/>
        </w:rPr>
        <w:t xml:space="preserve"> </w:t>
      </w:r>
      <w:r w:rsidRPr="00C22A04">
        <w:rPr>
          <w:sz w:val="24"/>
          <w:szCs w:val="24"/>
        </w:rPr>
        <w:t>and</w:t>
      </w:r>
      <w:r w:rsidRPr="00C22A04">
        <w:rPr>
          <w:spacing w:val="5"/>
          <w:sz w:val="24"/>
          <w:szCs w:val="24"/>
        </w:rPr>
        <w:t xml:space="preserve"> </w:t>
      </w:r>
      <w:r w:rsidRPr="00C22A04">
        <w:rPr>
          <w:sz w:val="24"/>
          <w:szCs w:val="24"/>
        </w:rPr>
        <w:t>LISA.</w:t>
      </w:r>
    </w:p>
    <w:p w:rsidR="00C22A04" w:rsidRDefault="00C22A04" w:rsidP="00034DAE">
      <w:pPr>
        <w:pStyle w:val="BodyText"/>
        <w:numPr>
          <w:ilvl w:val="0"/>
          <w:numId w:val="7"/>
        </w:numPr>
        <w:spacing w:line="276" w:lineRule="auto"/>
        <w:jc w:val="both"/>
        <w:rPr>
          <w:sz w:val="24"/>
          <w:szCs w:val="24"/>
        </w:rPr>
      </w:pPr>
      <w:r w:rsidRPr="00C22A04">
        <w:rPr>
          <w:sz w:val="24"/>
          <w:szCs w:val="24"/>
        </w:rPr>
        <w:t>Challenges: Understanding the challenges faced in traffic sign recognition</w:t>
      </w:r>
      <w:r w:rsidRPr="00C22A04">
        <w:rPr>
          <w:spacing w:val="-67"/>
          <w:sz w:val="24"/>
          <w:szCs w:val="24"/>
        </w:rPr>
        <w:t xml:space="preserve"> </w:t>
      </w:r>
      <w:r w:rsidRPr="00C22A04">
        <w:rPr>
          <w:sz w:val="24"/>
          <w:szCs w:val="24"/>
        </w:rPr>
        <w:t>such</w:t>
      </w:r>
      <w:r w:rsidRPr="00C22A04">
        <w:rPr>
          <w:spacing w:val="1"/>
          <w:sz w:val="24"/>
          <w:szCs w:val="24"/>
        </w:rPr>
        <w:t xml:space="preserve"> </w:t>
      </w:r>
      <w:r w:rsidRPr="00C22A04">
        <w:rPr>
          <w:sz w:val="24"/>
          <w:szCs w:val="24"/>
        </w:rPr>
        <w:t>as</w:t>
      </w:r>
      <w:r w:rsidRPr="00C22A04">
        <w:rPr>
          <w:spacing w:val="1"/>
          <w:sz w:val="24"/>
          <w:szCs w:val="24"/>
        </w:rPr>
        <w:t xml:space="preserve"> </w:t>
      </w:r>
      <w:r w:rsidRPr="00C22A04">
        <w:rPr>
          <w:sz w:val="24"/>
          <w:szCs w:val="24"/>
        </w:rPr>
        <w:t>variations</w:t>
      </w:r>
      <w:r w:rsidRPr="00C22A04">
        <w:rPr>
          <w:spacing w:val="1"/>
          <w:sz w:val="24"/>
          <w:szCs w:val="24"/>
        </w:rPr>
        <w:t xml:space="preserve"> </w:t>
      </w:r>
      <w:r w:rsidRPr="00C22A04">
        <w:rPr>
          <w:sz w:val="24"/>
          <w:szCs w:val="24"/>
        </w:rPr>
        <w:t>in</w:t>
      </w:r>
      <w:r w:rsidRPr="00C22A04">
        <w:rPr>
          <w:spacing w:val="1"/>
          <w:sz w:val="24"/>
          <w:szCs w:val="24"/>
        </w:rPr>
        <w:t xml:space="preserve"> </w:t>
      </w:r>
      <w:r w:rsidRPr="00C22A04">
        <w:rPr>
          <w:sz w:val="24"/>
          <w:szCs w:val="24"/>
        </w:rPr>
        <w:t>lighting</w:t>
      </w:r>
      <w:r w:rsidRPr="00C22A04">
        <w:rPr>
          <w:spacing w:val="1"/>
          <w:sz w:val="24"/>
          <w:szCs w:val="24"/>
        </w:rPr>
        <w:t xml:space="preserve"> </w:t>
      </w:r>
      <w:r w:rsidRPr="00C22A04">
        <w:rPr>
          <w:sz w:val="24"/>
          <w:szCs w:val="24"/>
        </w:rPr>
        <w:t>conditions,</w:t>
      </w:r>
      <w:r w:rsidRPr="00C22A04">
        <w:rPr>
          <w:spacing w:val="1"/>
          <w:sz w:val="24"/>
          <w:szCs w:val="24"/>
        </w:rPr>
        <w:t xml:space="preserve"> </w:t>
      </w:r>
      <w:r w:rsidRPr="00C22A04">
        <w:rPr>
          <w:sz w:val="24"/>
          <w:szCs w:val="24"/>
        </w:rPr>
        <w:t>occlusion,</w:t>
      </w:r>
      <w:r w:rsidRPr="00C22A04">
        <w:rPr>
          <w:spacing w:val="1"/>
          <w:sz w:val="24"/>
          <w:szCs w:val="24"/>
        </w:rPr>
        <w:t xml:space="preserve"> </w:t>
      </w:r>
      <w:r w:rsidRPr="00C22A04">
        <w:rPr>
          <w:sz w:val="24"/>
          <w:szCs w:val="24"/>
        </w:rPr>
        <w:t>and</w:t>
      </w:r>
      <w:r w:rsidRPr="00C22A04">
        <w:rPr>
          <w:spacing w:val="1"/>
          <w:sz w:val="24"/>
          <w:szCs w:val="24"/>
        </w:rPr>
        <w:t xml:space="preserve"> </w:t>
      </w:r>
      <w:r w:rsidRPr="00C22A04">
        <w:rPr>
          <w:sz w:val="24"/>
          <w:szCs w:val="24"/>
        </w:rPr>
        <w:t>background</w:t>
      </w:r>
      <w:r w:rsidRPr="00C22A04">
        <w:rPr>
          <w:spacing w:val="1"/>
          <w:sz w:val="24"/>
          <w:szCs w:val="24"/>
        </w:rPr>
        <w:t xml:space="preserve"> </w:t>
      </w:r>
      <w:r w:rsidRPr="00C22A04">
        <w:rPr>
          <w:sz w:val="24"/>
          <w:szCs w:val="24"/>
        </w:rPr>
        <w:t>complexity.</w:t>
      </w:r>
    </w:p>
    <w:p w:rsidR="00C22A04" w:rsidRDefault="00C22A04" w:rsidP="00034DAE">
      <w:pPr>
        <w:pStyle w:val="BodyText"/>
        <w:numPr>
          <w:ilvl w:val="0"/>
          <w:numId w:val="7"/>
        </w:numPr>
        <w:spacing w:line="276" w:lineRule="auto"/>
        <w:jc w:val="both"/>
        <w:rPr>
          <w:sz w:val="24"/>
          <w:szCs w:val="24"/>
        </w:rPr>
      </w:pPr>
      <w:r w:rsidRPr="00C22A04">
        <w:rPr>
          <w:sz w:val="24"/>
          <w:szCs w:val="24"/>
        </w:rPr>
        <w:t>Recent research: The survey should also include recent research in the</w:t>
      </w:r>
      <w:r w:rsidRPr="00C22A04">
        <w:rPr>
          <w:spacing w:val="1"/>
          <w:sz w:val="24"/>
          <w:szCs w:val="24"/>
        </w:rPr>
        <w:t xml:space="preserve"> </w:t>
      </w:r>
      <w:r w:rsidRPr="00C22A04">
        <w:rPr>
          <w:sz w:val="24"/>
          <w:szCs w:val="24"/>
        </w:rPr>
        <w:t>field such as the use of deep learning, data augmentation, and transfer</w:t>
      </w:r>
      <w:r w:rsidRPr="00C22A04">
        <w:rPr>
          <w:spacing w:val="1"/>
          <w:sz w:val="24"/>
          <w:szCs w:val="24"/>
        </w:rPr>
        <w:t xml:space="preserve"> </w:t>
      </w:r>
      <w:r w:rsidRPr="00C22A04">
        <w:rPr>
          <w:sz w:val="24"/>
          <w:szCs w:val="24"/>
        </w:rPr>
        <w:t>learning</w:t>
      </w:r>
      <w:r w:rsidRPr="00C22A04">
        <w:rPr>
          <w:spacing w:val="5"/>
          <w:sz w:val="24"/>
          <w:szCs w:val="24"/>
        </w:rPr>
        <w:t xml:space="preserve"> </w:t>
      </w:r>
      <w:r w:rsidRPr="00C22A04">
        <w:rPr>
          <w:sz w:val="24"/>
          <w:szCs w:val="24"/>
        </w:rPr>
        <w:t>in</w:t>
      </w:r>
      <w:r w:rsidRPr="00C22A04">
        <w:rPr>
          <w:spacing w:val="-4"/>
          <w:sz w:val="24"/>
          <w:szCs w:val="24"/>
        </w:rPr>
        <w:t xml:space="preserve"> </w:t>
      </w:r>
      <w:r w:rsidRPr="00C22A04">
        <w:rPr>
          <w:sz w:val="24"/>
          <w:szCs w:val="24"/>
        </w:rPr>
        <w:t>traffic</w:t>
      </w:r>
      <w:r w:rsidRPr="00C22A04">
        <w:rPr>
          <w:spacing w:val="2"/>
          <w:sz w:val="24"/>
          <w:szCs w:val="24"/>
        </w:rPr>
        <w:t xml:space="preserve"> </w:t>
      </w:r>
      <w:r w:rsidRPr="00C22A04">
        <w:rPr>
          <w:sz w:val="24"/>
          <w:szCs w:val="24"/>
        </w:rPr>
        <w:t>sign</w:t>
      </w:r>
      <w:r w:rsidRPr="00C22A04">
        <w:rPr>
          <w:spacing w:val="-5"/>
          <w:sz w:val="24"/>
          <w:szCs w:val="24"/>
        </w:rPr>
        <w:t xml:space="preserve"> </w:t>
      </w:r>
      <w:r w:rsidRPr="00C22A04">
        <w:rPr>
          <w:sz w:val="24"/>
          <w:szCs w:val="24"/>
        </w:rPr>
        <w:t>recognition.</w:t>
      </w:r>
    </w:p>
    <w:p w:rsidR="00C22A04" w:rsidRDefault="00C22A04" w:rsidP="00034DAE">
      <w:pPr>
        <w:pStyle w:val="BodyText"/>
        <w:numPr>
          <w:ilvl w:val="0"/>
          <w:numId w:val="7"/>
        </w:numPr>
        <w:spacing w:line="276" w:lineRule="auto"/>
        <w:jc w:val="both"/>
        <w:rPr>
          <w:sz w:val="24"/>
          <w:szCs w:val="24"/>
        </w:rPr>
      </w:pPr>
      <w:r w:rsidRPr="00C22A04">
        <w:rPr>
          <w:sz w:val="24"/>
          <w:szCs w:val="24"/>
        </w:rPr>
        <w:t>Performance</w:t>
      </w:r>
      <w:r w:rsidRPr="00C22A04">
        <w:rPr>
          <w:spacing w:val="1"/>
          <w:sz w:val="24"/>
          <w:szCs w:val="24"/>
        </w:rPr>
        <w:t xml:space="preserve"> </w:t>
      </w:r>
      <w:r w:rsidRPr="00C22A04">
        <w:rPr>
          <w:sz w:val="24"/>
          <w:szCs w:val="24"/>
        </w:rPr>
        <w:t>evaluation</w:t>
      </w:r>
      <w:r w:rsidRPr="00C22A04">
        <w:rPr>
          <w:spacing w:val="1"/>
          <w:sz w:val="24"/>
          <w:szCs w:val="24"/>
        </w:rPr>
        <w:t xml:space="preserve"> </w:t>
      </w:r>
      <w:r w:rsidRPr="00C22A04">
        <w:rPr>
          <w:sz w:val="24"/>
          <w:szCs w:val="24"/>
        </w:rPr>
        <w:t>metrics:</w:t>
      </w:r>
      <w:r w:rsidRPr="00C22A04">
        <w:rPr>
          <w:spacing w:val="1"/>
          <w:sz w:val="24"/>
          <w:szCs w:val="24"/>
        </w:rPr>
        <w:t xml:space="preserve"> </w:t>
      </w:r>
      <w:r w:rsidRPr="00C22A04">
        <w:rPr>
          <w:sz w:val="24"/>
          <w:szCs w:val="24"/>
        </w:rPr>
        <w:t>It</w:t>
      </w:r>
      <w:r w:rsidRPr="00C22A04">
        <w:rPr>
          <w:spacing w:val="1"/>
          <w:sz w:val="24"/>
          <w:szCs w:val="24"/>
        </w:rPr>
        <w:t xml:space="preserve"> </w:t>
      </w:r>
      <w:r w:rsidRPr="00C22A04">
        <w:rPr>
          <w:sz w:val="24"/>
          <w:szCs w:val="24"/>
        </w:rPr>
        <w:t>is</w:t>
      </w:r>
      <w:r w:rsidRPr="00C22A04">
        <w:rPr>
          <w:spacing w:val="1"/>
          <w:sz w:val="24"/>
          <w:szCs w:val="24"/>
        </w:rPr>
        <w:t xml:space="preserve"> </w:t>
      </w:r>
      <w:r w:rsidRPr="00C22A04">
        <w:rPr>
          <w:sz w:val="24"/>
          <w:szCs w:val="24"/>
        </w:rPr>
        <w:t>important</w:t>
      </w:r>
      <w:r w:rsidRPr="00C22A04">
        <w:rPr>
          <w:spacing w:val="1"/>
          <w:sz w:val="24"/>
          <w:szCs w:val="24"/>
        </w:rPr>
        <w:t xml:space="preserve"> </w:t>
      </w:r>
      <w:r w:rsidRPr="00C22A04">
        <w:rPr>
          <w:sz w:val="24"/>
          <w:szCs w:val="24"/>
        </w:rPr>
        <w:t>to</w:t>
      </w:r>
      <w:r w:rsidRPr="00C22A04">
        <w:rPr>
          <w:spacing w:val="1"/>
          <w:sz w:val="24"/>
          <w:szCs w:val="24"/>
        </w:rPr>
        <w:t xml:space="preserve"> </w:t>
      </w:r>
      <w:r w:rsidRPr="00C22A04">
        <w:rPr>
          <w:sz w:val="24"/>
          <w:szCs w:val="24"/>
        </w:rPr>
        <w:t>study</w:t>
      </w:r>
      <w:r w:rsidRPr="00C22A04">
        <w:rPr>
          <w:spacing w:val="1"/>
          <w:sz w:val="24"/>
          <w:szCs w:val="24"/>
        </w:rPr>
        <w:t xml:space="preserve"> </w:t>
      </w:r>
      <w:r w:rsidRPr="00C22A04">
        <w:rPr>
          <w:sz w:val="24"/>
          <w:szCs w:val="24"/>
        </w:rPr>
        <w:t>different</w:t>
      </w:r>
      <w:r w:rsidRPr="00C22A04">
        <w:rPr>
          <w:spacing w:val="1"/>
          <w:sz w:val="24"/>
          <w:szCs w:val="24"/>
        </w:rPr>
        <w:t xml:space="preserve"> </w:t>
      </w:r>
      <w:r w:rsidRPr="00C22A04">
        <w:rPr>
          <w:sz w:val="24"/>
          <w:szCs w:val="24"/>
        </w:rPr>
        <w:t>evaluation</w:t>
      </w:r>
      <w:r w:rsidRPr="00C22A04">
        <w:rPr>
          <w:spacing w:val="1"/>
          <w:sz w:val="24"/>
          <w:szCs w:val="24"/>
        </w:rPr>
        <w:t xml:space="preserve"> </w:t>
      </w:r>
      <w:r w:rsidRPr="00C22A04">
        <w:rPr>
          <w:sz w:val="24"/>
          <w:szCs w:val="24"/>
        </w:rPr>
        <w:t>metrics</w:t>
      </w:r>
      <w:r w:rsidRPr="00C22A04">
        <w:rPr>
          <w:spacing w:val="1"/>
          <w:sz w:val="24"/>
          <w:szCs w:val="24"/>
        </w:rPr>
        <w:t xml:space="preserve"> </w:t>
      </w:r>
      <w:r w:rsidRPr="00C22A04">
        <w:rPr>
          <w:sz w:val="24"/>
          <w:szCs w:val="24"/>
        </w:rPr>
        <w:t>used</w:t>
      </w:r>
      <w:r w:rsidRPr="00C22A04">
        <w:rPr>
          <w:spacing w:val="1"/>
          <w:sz w:val="24"/>
          <w:szCs w:val="24"/>
        </w:rPr>
        <w:t xml:space="preserve"> </w:t>
      </w:r>
      <w:r w:rsidRPr="00C22A04">
        <w:rPr>
          <w:sz w:val="24"/>
          <w:szCs w:val="24"/>
        </w:rPr>
        <w:t>to</w:t>
      </w:r>
      <w:r w:rsidRPr="00C22A04">
        <w:rPr>
          <w:spacing w:val="1"/>
          <w:sz w:val="24"/>
          <w:szCs w:val="24"/>
        </w:rPr>
        <w:t xml:space="preserve"> </w:t>
      </w:r>
      <w:r w:rsidRPr="00C22A04">
        <w:rPr>
          <w:sz w:val="24"/>
          <w:szCs w:val="24"/>
        </w:rPr>
        <w:t>measure</w:t>
      </w:r>
      <w:r w:rsidRPr="00C22A04">
        <w:rPr>
          <w:spacing w:val="1"/>
          <w:sz w:val="24"/>
          <w:szCs w:val="24"/>
        </w:rPr>
        <w:t xml:space="preserve"> </w:t>
      </w:r>
      <w:r w:rsidRPr="00C22A04">
        <w:rPr>
          <w:sz w:val="24"/>
          <w:szCs w:val="24"/>
        </w:rPr>
        <w:t>the</w:t>
      </w:r>
      <w:r w:rsidRPr="00C22A04">
        <w:rPr>
          <w:spacing w:val="1"/>
          <w:sz w:val="24"/>
          <w:szCs w:val="24"/>
        </w:rPr>
        <w:t xml:space="preserve"> </w:t>
      </w:r>
      <w:r w:rsidRPr="00C22A04">
        <w:rPr>
          <w:sz w:val="24"/>
          <w:szCs w:val="24"/>
        </w:rPr>
        <w:t>performance</w:t>
      </w:r>
      <w:r w:rsidRPr="00C22A04">
        <w:rPr>
          <w:spacing w:val="1"/>
          <w:sz w:val="24"/>
          <w:szCs w:val="24"/>
        </w:rPr>
        <w:t xml:space="preserve"> </w:t>
      </w:r>
      <w:r w:rsidRPr="00C22A04">
        <w:rPr>
          <w:sz w:val="24"/>
          <w:szCs w:val="24"/>
        </w:rPr>
        <w:t>of</w:t>
      </w:r>
      <w:r w:rsidRPr="00C22A04">
        <w:rPr>
          <w:spacing w:val="1"/>
          <w:sz w:val="24"/>
          <w:szCs w:val="24"/>
        </w:rPr>
        <w:t xml:space="preserve"> </w:t>
      </w:r>
      <w:r w:rsidRPr="00C22A04">
        <w:rPr>
          <w:sz w:val="24"/>
          <w:szCs w:val="24"/>
        </w:rPr>
        <w:t>traffic</w:t>
      </w:r>
      <w:r w:rsidRPr="00C22A04">
        <w:rPr>
          <w:spacing w:val="1"/>
          <w:sz w:val="24"/>
          <w:szCs w:val="24"/>
        </w:rPr>
        <w:t xml:space="preserve"> </w:t>
      </w:r>
      <w:r w:rsidRPr="00C22A04">
        <w:rPr>
          <w:sz w:val="24"/>
          <w:szCs w:val="24"/>
        </w:rPr>
        <w:t>sign</w:t>
      </w:r>
      <w:r w:rsidRPr="00C22A04">
        <w:rPr>
          <w:spacing w:val="1"/>
          <w:sz w:val="24"/>
          <w:szCs w:val="24"/>
        </w:rPr>
        <w:t xml:space="preserve"> </w:t>
      </w:r>
      <w:r w:rsidRPr="00C22A04">
        <w:rPr>
          <w:sz w:val="24"/>
          <w:szCs w:val="24"/>
        </w:rPr>
        <w:t xml:space="preserve">recognition algorithms, such as accuracy, precision, </w:t>
      </w:r>
      <w:r w:rsidRPr="00C22A04">
        <w:rPr>
          <w:sz w:val="24"/>
          <w:szCs w:val="24"/>
        </w:rPr>
        <w:lastRenderedPageBreak/>
        <w:t>recall, F1 score, and</w:t>
      </w:r>
      <w:r w:rsidRPr="00C22A04">
        <w:rPr>
          <w:spacing w:val="1"/>
          <w:sz w:val="24"/>
          <w:szCs w:val="24"/>
        </w:rPr>
        <w:t xml:space="preserve"> </w:t>
      </w:r>
      <w:r w:rsidRPr="00C22A04">
        <w:rPr>
          <w:sz w:val="24"/>
          <w:szCs w:val="24"/>
        </w:rPr>
        <w:t>mean</w:t>
      </w:r>
      <w:r w:rsidRPr="00C22A04">
        <w:rPr>
          <w:spacing w:val="-4"/>
          <w:sz w:val="24"/>
          <w:szCs w:val="24"/>
        </w:rPr>
        <w:t xml:space="preserve"> </w:t>
      </w:r>
      <w:r w:rsidRPr="00C22A04">
        <w:rPr>
          <w:sz w:val="24"/>
          <w:szCs w:val="24"/>
        </w:rPr>
        <w:t>average</w:t>
      </w:r>
      <w:r w:rsidRPr="00C22A04">
        <w:rPr>
          <w:spacing w:val="2"/>
          <w:sz w:val="24"/>
          <w:szCs w:val="24"/>
        </w:rPr>
        <w:t xml:space="preserve"> </w:t>
      </w:r>
      <w:r w:rsidRPr="00C22A04">
        <w:rPr>
          <w:sz w:val="24"/>
          <w:szCs w:val="24"/>
        </w:rPr>
        <w:t>precision</w:t>
      </w:r>
      <w:r w:rsidRPr="00C22A04">
        <w:rPr>
          <w:spacing w:val="1"/>
          <w:sz w:val="24"/>
          <w:szCs w:val="24"/>
        </w:rPr>
        <w:t xml:space="preserve"> </w:t>
      </w:r>
      <w:r w:rsidRPr="00C22A04">
        <w:rPr>
          <w:sz w:val="24"/>
          <w:szCs w:val="24"/>
        </w:rPr>
        <w:t>(</w:t>
      </w:r>
      <w:proofErr w:type="spellStart"/>
      <w:r w:rsidRPr="00C22A04">
        <w:rPr>
          <w:sz w:val="24"/>
          <w:szCs w:val="24"/>
        </w:rPr>
        <w:t>mAP</w:t>
      </w:r>
      <w:proofErr w:type="spellEnd"/>
      <w:r w:rsidRPr="00C22A04">
        <w:rPr>
          <w:sz w:val="24"/>
          <w:szCs w:val="24"/>
        </w:rPr>
        <w:t>).</w:t>
      </w:r>
    </w:p>
    <w:p w:rsidR="00F16D4C" w:rsidRPr="00F230AB" w:rsidRDefault="00333017" w:rsidP="00333017">
      <w:pPr>
        <w:pStyle w:val="Heading3"/>
        <w:rPr>
          <w:rFonts w:ascii="Times New Roman" w:hAnsi="Times New Roman" w:cs="Times New Roman"/>
          <w:color w:val="auto"/>
          <w:sz w:val="28"/>
          <w:szCs w:val="28"/>
        </w:rPr>
      </w:pPr>
      <w:bookmarkStart w:id="24" w:name="2.3_Benefits"/>
      <w:bookmarkStart w:id="25" w:name="_Toc163596410"/>
      <w:bookmarkEnd w:id="24"/>
      <w:r w:rsidRPr="00F230AB">
        <w:rPr>
          <w:rFonts w:ascii="Times New Roman" w:hAnsi="Times New Roman" w:cs="Times New Roman"/>
          <w:color w:val="auto"/>
          <w:sz w:val="28"/>
          <w:szCs w:val="28"/>
        </w:rPr>
        <w:t>2.3</w:t>
      </w:r>
      <w:r w:rsidR="00C22A04" w:rsidRPr="00F230AB">
        <w:rPr>
          <w:rFonts w:ascii="Times New Roman" w:hAnsi="Times New Roman" w:cs="Times New Roman"/>
          <w:color w:val="auto"/>
          <w:sz w:val="28"/>
          <w:szCs w:val="28"/>
        </w:rPr>
        <w:t xml:space="preserve"> </w:t>
      </w:r>
      <w:r w:rsidR="00F16D4C" w:rsidRPr="00F230AB">
        <w:rPr>
          <w:rFonts w:ascii="Times New Roman" w:hAnsi="Times New Roman" w:cs="Times New Roman"/>
          <w:color w:val="auto"/>
          <w:sz w:val="28"/>
          <w:szCs w:val="28"/>
        </w:rPr>
        <w:t>Benefits</w:t>
      </w:r>
      <w:bookmarkEnd w:id="25"/>
    </w:p>
    <w:p w:rsidR="00F16D4C" w:rsidRPr="00CE0AAC" w:rsidRDefault="00F16D4C" w:rsidP="00F16D4C">
      <w:pPr>
        <w:pStyle w:val="BodyText"/>
        <w:spacing w:before="271" w:line="276" w:lineRule="auto"/>
        <w:ind w:left="100" w:right="1068"/>
        <w:rPr>
          <w:sz w:val="24"/>
          <w:szCs w:val="24"/>
        </w:rPr>
      </w:pPr>
      <w:r w:rsidRPr="00CE0AAC">
        <w:rPr>
          <w:sz w:val="24"/>
          <w:szCs w:val="24"/>
        </w:rPr>
        <w:t>There</w:t>
      </w:r>
      <w:r w:rsidRPr="00CE0AAC">
        <w:rPr>
          <w:spacing w:val="39"/>
          <w:sz w:val="24"/>
          <w:szCs w:val="24"/>
        </w:rPr>
        <w:t xml:space="preserve"> </w:t>
      </w:r>
      <w:r w:rsidRPr="00CE0AAC">
        <w:rPr>
          <w:sz w:val="24"/>
          <w:szCs w:val="24"/>
        </w:rPr>
        <w:t>are</w:t>
      </w:r>
      <w:r w:rsidRPr="00CE0AAC">
        <w:rPr>
          <w:spacing w:val="40"/>
          <w:sz w:val="24"/>
          <w:szCs w:val="24"/>
        </w:rPr>
        <w:t xml:space="preserve"> </w:t>
      </w:r>
      <w:r w:rsidRPr="00CE0AAC">
        <w:rPr>
          <w:sz w:val="24"/>
          <w:szCs w:val="24"/>
        </w:rPr>
        <w:t>several</w:t>
      </w:r>
      <w:r w:rsidRPr="00CE0AAC">
        <w:rPr>
          <w:spacing w:val="34"/>
          <w:sz w:val="24"/>
          <w:szCs w:val="24"/>
        </w:rPr>
        <w:t xml:space="preserve"> </w:t>
      </w:r>
      <w:r w:rsidRPr="00CE0AAC">
        <w:rPr>
          <w:sz w:val="24"/>
          <w:szCs w:val="24"/>
        </w:rPr>
        <w:t>benefits</w:t>
      </w:r>
      <w:r w:rsidRPr="00CE0AAC">
        <w:rPr>
          <w:spacing w:val="40"/>
          <w:sz w:val="24"/>
          <w:szCs w:val="24"/>
        </w:rPr>
        <w:t xml:space="preserve"> </w:t>
      </w:r>
      <w:r w:rsidRPr="00CE0AAC">
        <w:rPr>
          <w:sz w:val="24"/>
          <w:szCs w:val="24"/>
        </w:rPr>
        <w:t>of</w:t>
      </w:r>
      <w:r w:rsidRPr="00CE0AAC">
        <w:rPr>
          <w:spacing w:val="33"/>
          <w:sz w:val="24"/>
          <w:szCs w:val="24"/>
        </w:rPr>
        <w:t xml:space="preserve"> </w:t>
      </w:r>
      <w:r w:rsidRPr="00CE0AAC">
        <w:rPr>
          <w:sz w:val="24"/>
          <w:szCs w:val="24"/>
        </w:rPr>
        <w:t>traffic</w:t>
      </w:r>
      <w:r w:rsidRPr="00CE0AAC">
        <w:rPr>
          <w:spacing w:val="40"/>
          <w:sz w:val="24"/>
          <w:szCs w:val="24"/>
        </w:rPr>
        <w:t xml:space="preserve"> </w:t>
      </w:r>
      <w:r w:rsidRPr="00CE0AAC">
        <w:rPr>
          <w:sz w:val="24"/>
          <w:szCs w:val="24"/>
        </w:rPr>
        <w:t>sign</w:t>
      </w:r>
      <w:r w:rsidRPr="00CE0AAC">
        <w:rPr>
          <w:spacing w:val="39"/>
          <w:sz w:val="24"/>
          <w:szCs w:val="24"/>
        </w:rPr>
        <w:t xml:space="preserve"> </w:t>
      </w:r>
      <w:r w:rsidRPr="00CE0AAC">
        <w:rPr>
          <w:sz w:val="24"/>
          <w:szCs w:val="24"/>
        </w:rPr>
        <w:t>recognition</w:t>
      </w:r>
      <w:r w:rsidRPr="00CE0AAC">
        <w:rPr>
          <w:spacing w:val="34"/>
          <w:sz w:val="24"/>
          <w:szCs w:val="24"/>
        </w:rPr>
        <w:t xml:space="preserve"> </w:t>
      </w:r>
      <w:r w:rsidRPr="00CE0AAC">
        <w:rPr>
          <w:sz w:val="24"/>
          <w:szCs w:val="24"/>
        </w:rPr>
        <w:t>projects,</w:t>
      </w:r>
      <w:r w:rsidRPr="00CE0AAC">
        <w:rPr>
          <w:spacing w:val="42"/>
          <w:sz w:val="24"/>
          <w:szCs w:val="24"/>
        </w:rPr>
        <w:t xml:space="preserve"> </w:t>
      </w:r>
      <w:r w:rsidRPr="00CE0AAC">
        <w:rPr>
          <w:sz w:val="24"/>
          <w:szCs w:val="24"/>
        </w:rPr>
        <w:t>some</w:t>
      </w:r>
      <w:r w:rsidRPr="00CE0AAC">
        <w:rPr>
          <w:spacing w:val="40"/>
          <w:sz w:val="24"/>
          <w:szCs w:val="24"/>
        </w:rPr>
        <w:t xml:space="preserve"> </w:t>
      </w:r>
      <w:r w:rsidRPr="00CE0AAC">
        <w:rPr>
          <w:sz w:val="24"/>
          <w:szCs w:val="24"/>
        </w:rPr>
        <w:t>of</w:t>
      </w:r>
      <w:r w:rsidRPr="00CE0AAC">
        <w:rPr>
          <w:spacing w:val="33"/>
          <w:sz w:val="24"/>
          <w:szCs w:val="24"/>
        </w:rPr>
        <w:t xml:space="preserve"> </w:t>
      </w:r>
      <w:r w:rsidRPr="00CE0AAC">
        <w:rPr>
          <w:sz w:val="24"/>
          <w:szCs w:val="24"/>
        </w:rPr>
        <w:t>which</w:t>
      </w:r>
      <w:r w:rsidRPr="00CE0AAC">
        <w:rPr>
          <w:spacing w:val="-67"/>
          <w:sz w:val="24"/>
          <w:szCs w:val="24"/>
        </w:rPr>
        <w:t xml:space="preserve"> </w:t>
      </w:r>
      <w:r w:rsidRPr="00CE0AAC">
        <w:rPr>
          <w:sz w:val="24"/>
          <w:szCs w:val="24"/>
        </w:rPr>
        <w:t>include:</w:t>
      </w:r>
    </w:p>
    <w:p w:rsidR="00F16D4C" w:rsidRPr="00975B1A" w:rsidRDefault="00F16D4C" w:rsidP="00034DAE">
      <w:pPr>
        <w:pStyle w:val="ListParagraph"/>
        <w:numPr>
          <w:ilvl w:val="0"/>
          <w:numId w:val="18"/>
        </w:numPr>
        <w:tabs>
          <w:tab w:val="left" w:pos="820"/>
          <w:tab w:val="left" w:pos="821"/>
        </w:tabs>
        <w:spacing w:before="73"/>
        <w:rPr>
          <w:sz w:val="24"/>
          <w:szCs w:val="24"/>
        </w:rPr>
      </w:pPr>
      <w:r w:rsidRPr="00975B1A">
        <w:rPr>
          <w:sz w:val="24"/>
          <w:szCs w:val="24"/>
        </w:rPr>
        <w:t>Improved</w:t>
      </w:r>
      <w:r w:rsidRPr="00975B1A">
        <w:rPr>
          <w:spacing w:val="-4"/>
          <w:sz w:val="24"/>
          <w:szCs w:val="24"/>
        </w:rPr>
        <w:t xml:space="preserve"> </w:t>
      </w:r>
      <w:r w:rsidRPr="00975B1A">
        <w:rPr>
          <w:sz w:val="24"/>
          <w:szCs w:val="24"/>
        </w:rPr>
        <w:t>road</w:t>
      </w:r>
      <w:r w:rsidRPr="00975B1A">
        <w:rPr>
          <w:spacing w:val="-3"/>
          <w:sz w:val="24"/>
          <w:szCs w:val="24"/>
        </w:rPr>
        <w:t xml:space="preserve"> </w:t>
      </w:r>
      <w:r w:rsidRPr="00975B1A">
        <w:rPr>
          <w:sz w:val="24"/>
          <w:szCs w:val="24"/>
        </w:rPr>
        <w:t>safety</w:t>
      </w:r>
    </w:p>
    <w:p w:rsidR="00F16D4C" w:rsidRPr="00C22A04" w:rsidRDefault="00F16D4C" w:rsidP="00034DAE">
      <w:pPr>
        <w:pStyle w:val="ListParagraph"/>
        <w:numPr>
          <w:ilvl w:val="0"/>
          <w:numId w:val="8"/>
        </w:numPr>
        <w:tabs>
          <w:tab w:val="left" w:pos="820"/>
          <w:tab w:val="left" w:pos="821"/>
        </w:tabs>
        <w:spacing w:before="248"/>
        <w:rPr>
          <w:sz w:val="24"/>
          <w:szCs w:val="24"/>
        </w:rPr>
      </w:pPr>
      <w:r w:rsidRPr="00C22A04">
        <w:rPr>
          <w:sz w:val="24"/>
          <w:szCs w:val="24"/>
        </w:rPr>
        <w:t>Increased</w:t>
      </w:r>
      <w:r w:rsidRPr="00C22A04">
        <w:rPr>
          <w:spacing w:val="-6"/>
          <w:sz w:val="24"/>
          <w:szCs w:val="24"/>
        </w:rPr>
        <w:t xml:space="preserve"> </w:t>
      </w:r>
      <w:r w:rsidRPr="00C22A04">
        <w:rPr>
          <w:sz w:val="24"/>
          <w:szCs w:val="24"/>
        </w:rPr>
        <w:t>efficiency:</w:t>
      </w:r>
    </w:p>
    <w:p w:rsidR="00F16D4C" w:rsidRPr="00C22A04" w:rsidRDefault="00F16D4C" w:rsidP="00034DAE">
      <w:pPr>
        <w:pStyle w:val="ListParagraph"/>
        <w:numPr>
          <w:ilvl w:val="0"/>
          <w:numId w:val="8"/>
        </w:numPr>
        <w:tabs>
          <w:tab w:val="left" w:pos="820"/>
          <w:tab w:val="left" w:pos="821"/>
        </w:tabs>
        <w:spacing w:before="249"/>
        <w:rPr>
          <w:sz w:val="24"/>
          <w:szCs w:val="24"/>
        </w:rPr>
      </w:pPr>
      <w:r w:rsidRPr="00C22A04">
        <w:rPr>
          <w:sz w:val="24"/>
          <w:szCs w:val="24"/>
        </w:rPr>
        <w:t>Enhanced</w:t>
      </w:r>
      <w:r w:rsidRPr="00C22A04">
        <w:rPr>
          <w:spacing w:val="-6"/>
          <w:sz w:val="24"/>
          <w:szCs w:val="24"/>
        </w:rPr>
        <w:t xml:space="preserve"> </w:t>
      </w:r>
      <w:r w:rsidRPr="00C22A04">
        <w:rPr>
          <w:sz w:val="24"/>
          <w:szCs w:val="24"/>
        </w:rPr>
        <w:t>driver</w:t>
      </w:r>
      <w:r w:rsidRPr="00C22A04">
        <w:rPr>
          <w:spacing w:val="-6"/>
          <w:sz w:val="24"/>
          <w:szCs w:val="24"/>
        </w:rPr>
        <w:t xml:space="preserve"> </w:t>
      </w:r>
      <w:r w:rsidRPr="00C22A04">
        <w:rPr>
          <w:sz w:val="24"/>
          <w:szCs w:val="24"/>
        </w:rPr>
        <w:t>experience</w:t>
      </w:r>
    </w:p>
    <w:p w:rsidR="00F16D4C" w:rsidRPr="00C22A04" w:rsidRDefault="00F16D4C" w:rsidP="00034DAE">
      <w:pPr>
        <w:pStyle w:val="ListParagraph"/>
        <w:numPr>
          <w:ilvl w:val="0"/>
          <w:numId w:val="8"/>
        </w:numPr>
        <w:tabs>
          <w:tab w:val="left" w:pos="820"/>
          <w:tab w:val="left" w:pos="821"/>
        </w:tabs>
        <w:spacing w:before="248"/>
        <w:rPr>
          <w:sz w:val="28"/>
        </w:rPr>
      </w:pPr>
      <w:r w:rsidRPr="00C22A04">
        <w:rPr>
          <w:sz w:val="24"/>
          <w:szCs w:val="24"/>
        </w:rPr>
        <w:t>Cost</w:t>
      </w:r>
      <w:r w:rsidRPr="00C22A04">
        <w:rPr>
          <w:spacing w:val="-9"/>
          <w:sz w:val="24"/>
          <w:szCs w:val="24"/>
        </w:rPr>
        <w:t xml:space="preserve"> </w:t>
      </w:r>
      <w:r w:rsidRPr="00C22A04">
        <w:rPr>
          <w:sz w:val="24"/>
          <w:szCs w:val="24"/>
        </w:rPr>
        <w:t>savings</w:t>
      </w:r>
    </w:p>
    <w:p w:rsidR="00F16D4C" w:rsidRPr="00C22A04" w:rsidRDefault="00F16D4C" w:rsidP="00034DAE">
      <w:pPr>
        <w:pStyle w:val="ListParagraph"/>
        <w:numPr>
          <w:ilvl w:val="0"/>
          <w:numId w:val="8"/>
        </w:numPr>
        <w:tabs>
          <w:tab w:val="left" w:pos="820"/>
          <w:tab w:val="left" w:pos="821"/>
        </w:tabs>
        <w:spacing w:before="248"/>
        <w:rPr>
          <w:sz w:val="24"/>
          <w:szCs w:val="24"/>
        </w:rPr>
      </w:pPr>
      <w:r w:rsidRPr="00C22A04">
        <w:rPr>
          <w:sz w:val="24"/>
          <w:szCs w:val="24"/>
        </w:rPr>
        <w:t>Accessibility</w:t>
      </w:r>
    </w:p>
    <w:p w:rsidR="00C22A04" w:rsidRDefault="00C22A04" w:rsidP="00333017">
      <w:pPr>
        <w:pStyle w:val="Heading3"/>
      </w:pPr>
    </w:p>
    <w:p w:rsidR="00F16D4C" w:rsidRPr="00F230AB" w:rsidRDefault="00333017" w:rsidP="00C22A04">
      <w:pPr>
        <w:pStyle w:val="Heading3"/>
        <w:rPr>
          <w:rFonts w:ascii="Times New Roman" w:hAnsi="Times New Roman" w:cs="Times New Roman"/>
          <w:color w:val="auto"/>
          <w:sz w:val="28"/>
          <w:szCs w:val="28"/>
        </w:rPr>
      </w:pPr>
      <w:bookmarkStart w:id="26" w:name="_Toc163596411"/>
      <w:r w:rsidRPr="00F230AB">
        <w:rPr>
          <w:rFonts w:ascii="Times New Roman" w:hAnsi="Times New Roman" w:cs="Times New Roman"/>
          <w:color w:val="auto"/>
          <w:sz w:val="28"/>
          <w:szCs w:val="28"/>
        </w:rPr>
        <w:t xml:space="preserve">2.4 </w:t>
      </w:r>
      <w:r w:rsidR="00F16D4C" w:rsidRPr="00F230AB">
        <w:rPr>
          <w:rFonts w:ascii="Times New Roman" w:hAnsi="Times New Roman" w:cs="Times New Roman"/>
          <w:color w:val="auto"/>
          <w:sz w:val="28"/>
          <w:szCs w:val="28"/>
        </w:rPr>
        <w:t>Summary:</w:t>
      </w:r>
      <w:bookmarkEnd w:id="26"/>
    </w:p>
    <w:p w:rsidR="00F16D4C" w:rsidRPr="00CE0AAC" w:rsidRDefault="00F16D4C" w:rsidP="00034DAE">
      <w:pPr>
        <w:pStyle w:val="ListParagraph"/>
        <w:numPr>
          <w:ilvl w:val="2"/>
          <w:numId w:val="4"/>
        </w:numPr>
        <w:tabs>
          <w:tab w:val="left" w:pos="821"/>
        </w:tabs>
        <w:spacing w:before="253" w:line="276" w:lineRule="auto"/>
        <w:ind w:right="1064"/>
        <w:jc w:val="both"/>
        <w:rPr>
          <w:sz w:val="24"/>
          <w:szCs w:val="24"/>
        </w:rPr>
      </w:pPr>
      <w:r w:rsidRPr="00CE0AAC">
        <w:rPr>
          <w:sz w:val="24"/>
          <w:szCs w:val="24"/>
        </w:rPr>
        <w:t>Traffic sign recognition (TSR) project involves developing a system that</w:t>
      </w:r>
      <w:r w:rsidRPr="00CE0AAC">
        <w:rPr>
          <w:spacing w:val="1"/>
          <w:sz w:val="24"/>
          <w:szCs w:val="24"/>
        </w:rPr>
        <w:t xml:space="preserve"> </w:t>
      </w:r>
      <w:r w:rsidRPr="00CE0AAC">
        <w:rPr>
          <w:sz w:val="24"/>
          <w:szCs w:val="24"/>
        </w:rPr>
        <w:t>can detect, recognize, and interpret traffic signs present on the road. The</w:t>
      </w:r>
      <w:r w:rsidRPr="00CE0AAC">
        <w:rPr>
          <w:spacing w:val="1"/>
          <w:sz w:val="24"/>
          <w:szCs w:val="24"/>
        </w:rPr>
        <w:t xml:space="preserve"> </w:t>
      </w:r>
      <w:r w:rsidRPr="00CE0AAC">
        <w:rPr>
          <w:sz w:val="24"/>
          <w:szCs w:val="24"/>
        </w:rPr>
        <w:t>goal of TSR is to improve road safety, increase traffic efficiency, and</w:t>
      </w:r>
      <w:r w:rsidRPr="00CE0AAC">
        <w:rPr>
          <w:spacing w:val="1"/>
          <w:sz w:val="24"/>
          <w:szCs w:val="24"/>
        </w:rPr>
        <w:t xml:space="preserve"> </w:t>
      </w:r>
      <w:r w:rsidRPr="00CE0AAC">
        <w:rPr>
          <w:sz w:val="24"/>
          <w:szCs w:val="24"/>
        </w:rPr>
        <w:t>enhance</w:t>
      </w:r>
      <w:r w:rsidRPr="00CE0AAC">
        <w:rPr>
          <w:spacing w:val="1"/>
          <w:sz w:val="24"/>
          <w:szCs w:val="24"/>
        </w:rPr>
        <w:t xml:space="preserve"> </w:t>
      </w:r>
      <w:r w:rsidRPr="00CE0AAC">
        <w:rPr>
          <w:sz w:val="24"/>
          <w:szCs w:val="24"/>
        </w:rPr>
        <w:t>the</w:t>
      </w:r>
      <w:r w:rsidRPr="00CE0AAC">
        <w:rPr>
          <w:spacing w:val="2"/>
          <w:sz w:val="24"/>
          <w:szCs w:val="24"/>
        </w:rPr>
        <w:t xml:space="preserve"> </w:t>
      </w:r>
      <w:r w:rsidRPr="00CE0AAC">
        <w:rPr>
          <w:sz w:val="24"/>
          <w:szCs w:val="24"/>
        </w:rPr>
        <w:t>driver</w:t>
      </w:r>
      <w:r w:rsidRPr="00CE0AAC">
        <w:rPr>
          <w:spacing w:val="-1"/>
          <w:sz w:val="24"/>
          <w:szCs w:val="24"/>
        </w:rPr>
        <w:t xml:space="preserve"> </w:t>
      </w:r>
      <w:r w:rsidRPr="00CE0AAC">
        <w:rPr>
          <w:sz w:val="24"/>
          <w:szCs w:val="24"/>
        </w:rPr>
        <w:t>experience.</w:t>
      </w:r>
    </w:p>
    <w:p w:rsidR="00F16D4C" w:rsidRPr="00CE0AAC" w:rsidRDefault="00F16D4C" w:rsidP="00034DAE">
      <w:pPr>
        <w:pStyle w:val="ListParagraph"/>
        <w:numPr>
          <w:ilvl w:val="2"/>
          <w:numId w:val="4"/>
        </w:numPr>
        <w:tabs>
          <w:tab w:val="left" w:pos="821"/>
        </w:tabs>
        <w:spacing w:before="204" w:line="276" w:lineRule="auto"/>
        <w:ind w:right="1054"/>
        <w:jc w:val="both"/>
        <w:rPr>
          <w:sz w:val="24"/>
          <w:szCs w:val="24"/>
        </w:rPr>
      </w:pPr>
      <w:r w:rsidRPr="00CE0AAC">
        <w:rPr>
          <w:sz w:val="24"/>
          <w:szCs w:val="24"/>
        </w:rPr>
        <w:t>TSR systems use computer vision techniques, such as image processing,</w:t>
      </w:r>
      <w:r w:rsidRPr="00CE0AAC">
        <w:rPr>
          <w:spacing w:val="1"/>
          <w:sz w:val="24"/>
          <w:szCs w:val="24"/>
        </w:rPr>
        <w:t xml:space="preserve"> </w:t>
      </w:r>
      <w:r w:rsidRPr="00CE0AAC">
        <w:rPr>
          <w:sz w:val="24"/>
          <w:szCs w:val="24"/>
        </w:rPr>
        <w:t>object</w:t>
      </w:r>
      <w:r w:rsidRPr="00CE0AAC">
        <w:rPr>
          <w:spacing w:val="1"/>
          <w:sz w:val="24"/>
          <w:szCs w:val="24"/>
        </w:rPr>
        <w:t xml:space="preserve"> </w:t>
      </w:r>
      <w:r w:rsidRPr="00CE0AAC">
        <w:rPr>
          <w:sz w:val="24"/>
          <w:szCs w:val="24"/>
        </w:rPr>
        <w:t>detection,</w:t>
      </w:r>
      <w:r w:rsidRPr="00CE0AAC">
        <w:rPr>
          <w:spacing w:val="1"/>
          <w:sz w:val="24"/>
          <w:szCs w:val="24"/>
        </w:rPr>
        <w:t xml:space="preserve"> </w:t>
      </w:r>
      <w:r w:rsidRPr="00CE0AAC">
        <w:rPr>
          <w:sz w:val="24"/>
          <w:szCs w:val="24"/>
        </w:rPr>
        <w:t>and</w:t>
      </w:r>
      <w:r w:rsidRPr="00CE0AAC">
        <w:rPr>
          <w:spacing w:val="1"/>
          <w:sz w:val="24"/>
          <w:szCs w:val="24"/>
        </w:rPr>
        <w:t xml:space="preserve"> </w:t>
      </w:r>
      <w:r w:rsidRPr="00CE0AAC">
        <w:rPr>
          <w:sz w:val="24"/>
          <w:szCs w:val="24"/>
        </w:rPr>
        <w:t>machine</w:t>
      </w:r>
      <w:r w:rsidRPr="00CE0AAC">
        <w:rPr>
          <w:spacing w:val="1"/>
          <w:sz w:val="24"/>
          <w:szCs w:val="24"/>
        </w:rPr>
        <w:t xml:space="preserve"> </w:t>
      </w:r>
      <w:r w:rsidRPr="00CE0AAC">
        <w:rPr>
          <w:sz w:val="24"/>
          <w:szCs w:val="24"/>
        </w:rPr>
        <w:t>learning</w:t>
      </w:r>
      <w:r w:rsidRPr="00CE0AAC">
        <w:rPr>
          <w:spacing w:val="1"/>
          <w:sz w:val="24"/>
          <w:szCs w:val="24"/>
        </w:rPr>
        <w:t xml:space="preserve"> </w:t>
      </w:r>
      <w:r w:rsidRPr="00CE0AAC">
        <w:rPr>
          <w:sz w:val="24"/>
          <w:szCs w:val="24"/>
        </w:rPr>
        <w:t>algorithms,</w:t>
      </w:r>
      <w:r w:rsidRPr="00CE0AAC">
        <w:rPr>
          <w:spacing w:val="1"/>
          <w:sz w:val="24"/>
          <w:szCs w:val="24"/>
        </w:rPr>
        <w:t xml:space="preserve"> </w:t>
      </w:r>
      <w:r w:rsidRPr="00CE0AAC">
        <w:rPr>
          <w:sz w:val="24"/>
          <w:szCs w:val="24"/>
        </w:rPr>
        <w:t>to</w:t>
      </w:r>
      <w:r w:rsidRPr="00CE0AAC">
        <w:rPr>
          <w:spacing w:val="1"/>
          <w:sz w:val="24"/>
          <w:szCs w:val="24"/>
        </w:rPr>
        <w:t xml:space="preserve"> </w:t>
      </w:r>
      <w:r w:rsidRPr="00CE0AAC">
        <w:rPr>
          <w:sz w:val="24"/>
          <w:szCs w:val="24"/>
        </w:rPr>
        <w:t>detect</w:t>
      </w:r>
      <w:r w:rsidRPr="00CE0AAC">
        <w:rPr>
          <w:spacing w:val="70"/>
          <w:sz w:val="24"/>
          <w:szCs w:val="24"/>
        </w:rPr>
        <w:t xml:space="preserve"> </w:t>
      </w:r>
      <w:r w:rsidRPr="00CE0AAC">
        <w:rPr>
          <w:sz w:val="24"/>
          <w:szCs w:val="24"/>
        </w:rPr>
        <w:t>and</w:t>
      </w:r>
      <w:r w:rsidRPr="00CE0AAC">
        <w:rPr>
          <w:spacing w:val="1"/>
          <w:sz w:val="24"/>
          <w:szCs w:val="24"/>
        </w:rPr>
        <w:t xml:space="preserve"> </w:t>
      </w:r>
      <w:r w:rsidRPr="00CE0AAC">
        <w:rPr>
          <w:sz w:val="24"/>
          <w:szCs w:val="24"/>
        </w:rPr>
        <w:t>recognize traffic signs accurately. The system can detect various types of</w:t>
      </w:r>
      <w:r w:rsidRPr="00CE0AAC">
        <w:rPr>
          <w:spacing w:val="1"/>
          <w:sz w:val="24"/>
          <w:szCs w:val="24"/>
        </w:rPr>
        <w:t xml:space="preserve"> </w:t>
      </w:r>
      <w:r w:rsidRPr="00CE0AAC">
        <w:rPr>
          <w:sz w:val="24"/>
          <w:szCs w:val="24"/>
        </w:rPr>
        <w:t>traffic signs, such as speed limits, stop signs, pedestrian crossings, and no</w:t>
      </w:r>
      <w:r w:rsidRPr="00CE0AAC">
        <w:rPr>
          <w:spacing w:val="-67"/>
          <w:sz w:val="24"/>
          <w:szCs w:val="24"/>
        </w:rPr>
        <w:t xml:space="preserve"> </w:t>
      </w:r>
      <w:r w:rsidRPr="00CE0AAC">
        <w:rPr>
          <w:sz w:val="24"/>
          <w:szCs w:val="24"/>
        </w:rPr>
        <w:t>entry</w:t>
      </w:r>
      <w:r w:rsidRPr="00CE0AAC">
        <w:rPr>
          <w:spacing w:val="-4"/>
          <w:sz w:val="24"/>
          <w:szCs w:val="24"/>
        </w:rPr>
        <w:t xml:space="preserve"> </w:t>
      </w:r>
      <w:r w:rsidRPr="00CE0AAC">
        <w:rPr>
          <w:sz w:val="24"/>
          <w:szCs w:val="24"/>
        </w:rPr>
        <w:t>signs.</w:t>
      </w:r>
    </w:p>
    <w:p w:rsidR="00F16D4C" w:rsidRPr="00CE0AAC" w:rsidRDefault="00F16D4C" w:rsidP="00034DAE">
      <w:pPr>
        <w:pStyle w:val="ListParagraph"/>
        <w:numPr>
          <w:ilvl w:val="2"/>
          <w:numId w:val="4"/>
        </w:numPr>
        <w:tabs>
          <w:tab w:val="left" w:pos="821"/>
        </w:tabs>
        <w:spacing w:before="197" w:line="276" w:lineRule="auto"/>
        <w:ind w:right="1060"/>
        <w:jc w:val="both"/>
        <w:rPr>
          <w:sz w:val="24"/>
          <w:szCs w:val="24"/>
        </w:rPr>
      </w:pPr>
      <w:r w:rsidRPr="00CE0AAC">
        <w:rPr>
          <w:sz w:val="24"/>
          <w:szCs w:val="24"/>
        </w:rPr>
        <w:t>The system works by capturing real-time</w:t>
      </w:r>
      <w:r w:rsidRPr="00CE0AAC">
        <w:rPr>
          <w:spacing w:val="70"/>
          <w:sz w:val="24"/>
          <w:szCs w:val="24"/>
        </w:rPr>
        <w:t xml:space="preserve"> </w:t>
      </w:r>
      <w:r w:rsidRPr="00CE0AAC">
        <w:rPr>
          <w:sz w:val="24"/>
          <w:szCs w:val="24"/>
        </w:rPr>
        <w:t>images or videos of the road</w:t>
      </w:r>
      <w:r w:rsidRPr="00CE0AAC">
        <w:rPr>
          <w:spacing w:val="1"/>
          <w:sz w:val="24"/>
          <w:szCs w:val="24"/>
        </w:rPr>
        <w:t xml:space="preserve"> </w:t>
      </w:r>
      <w:r w:rsidRPr="00CE0AAC">
        <w:rPr>
          <w:sz w:val="24"/>
          <w:szCs w:val="24"/>
        </w:rPr>
        <w:t>and processing them using computer vision algorithms. The algorithms</w:t>
      </w:r>
      <w:r w:rsidRPr="00CE0AAC">
        <w:rPr>
          <w:spacing w:val="1"/>
          <w:sz w:val="24"/>
          <w:szCs w:val="24"/>
        </w:rPr>
        <w:t xml:space="preserve"> </w:t>
      </w:r>
      <w:r w:rsidRPr="00CE0AAC">
        <w:rPr>
          <w:sz w:val="24"/>
          <w:szCs w:val="24"/>
        </w:rPr>
        <w:t>identify the traffic signs present in the image, extract relevant features,</w:t>
      </w:r>
      <w:r w:rsidRPr="00CE0AAC">
        <w:rPr>
          <w:spacing w:val="1"/>
          <w:sz w:val="24"/>
          <w:szCs w:val="24"/>
        </w:rPr>
        <w:t xml:space="preserve"> </w:t>
      </w:r>
      <w:r w:rsidRPr="00CE0AAC">
        <w:rPr>
          <w:sz w:val="24"/>
          <w:szCs w:val="24"/>
        </w:rPr>
        <w:t>and classify them</w:t>
      </w:r>
      <w:r w:rsidRPr="00CE0AAC">
        <w:rPr>
          <w:spacing w:val="1"/>
          <w:sz w:val="24"/>
          <w:szCs w:val="24"/>
        </w:rPr>
        <w:t xml:space="preserve"> </w:t>
      </w:r>
      <w:r w:rsidRPr="00CE0AAC">
        <w:rPr>
          <w:sz w:val="24"/>
          <w:szCs w:val="24"/>
        </w:rPr>
        <w:t>into different</w:t>
      </w:r>
      <w:r w:rsidRPr="00CE0AAC">
        <w:rPr>
          <w:spacing w:val="1"/>
          <w:sz w:val="24"/>
          <w:szCs w:val="24"/>
        </w:rPr>
        <w:t xml:space="preserve"> </w:t>
      </w:r>
      <w:r w:rsidRPr="00CE0AAC">
        <w:rPr>
          <w:sz w:val="24"/>
          <w:szCs w:val="24"/>
        </w:rPr>
        <w:t>categories.</w:t>
      </w:r>
    </w:p>
    <w:p w:rsidR="00F16D4C" w:rsidRPr="00CE0AAC" w:rsidRDefault="00F16D4C" w:rsidP="00034DAE">
      <w:pPr>
        <w:pStyle w:val="ListParagraph"/>
        <w:numPr>
          <w:ilvl w:val="2"/>
          <w:numId w:val="4"/>
        </w:numPr>
        <w:tabs>
          <w:tab w:val="left" w:pos="821"/>
        </w:tabs>
        <w:spacing w:before="203" w:line="276" w:lineRule="auto"/>
        <w:ind w:right="1067"/>
        <w:jc w:val="both"/>
        <w:rPr>
          <w:sz w:val="24"/>
          <w:szCs w:val="24"/>
        </w:rPr>
      </w:pPr>
      <w:r w:rsidRPr="00CE0AAC">
        <w:rPr>
          <w:sz w:val="24"/>
          <w:szCs w:val="24"/>
        </w:rPr>
        <w:t>TSR</w:t>
      </w:r>
      <w:r w:rsidRPr="00CE0AAC">
        <w:rPr>
          <w:spacing w:val="1"/>
          <w:sz w:val="24"/>
          <w:szCs w:val="24"/>
        </w:rPr>
        <w:t xml:space="preserve"> </w:t>
      </w:r>
      <w:r w:rsidRPr="00CE0AAC">
        <w:rPr>
          <w:sz w:val="24"/>
          <w:szCs w:val="24"/>
        </w:rPr>
        <w:t>systems</w:t>
      </w:r>
      <w:r w:rsidRPr="00CE0AAC">
        <w:rPr>
          <w:spacing w:val="1"/>
          <w:sz w:val="24"/>
          <w:szCs w:val="24"/>
        </w:rPr>
        <w:t xml:space="preserve"> </w:t>
      </w:r>
      <w:r w:rsidRPr="00CE0AAC">
        <w:rPr>
          <w:sz w:val="24"/>
          <w:szCs w:val="24"/>
        </w:rPr>
        <w:t>have</w:t>
      </w:r>
      <w:r w:rsidRPr="00CE0AAC">
        <w:rPr>
          <w:spacing w:val="1"/>
          <w:sz w:val="24"/>
          <w:szCs w:val="24"/>
        </w:rPr>
        <w:t xml:space="preserve"> </w:t>
      </w:r>
      <w:r w:rsidRPr="00CE0AAC">
        <w:rPr>
          <w:sz w:val="24"/>
          <w:szCs w:val="24"/>
        </w:rPr>
        <w:t>several</w:t>
      </w:r>
      <w:r w:rsidRPr="00CE0AAC">
        <w:rPr>
          <w:spacing w:val="1"/>
          <w:sz w:val="24"/>
          <w:szCs w:val="24"/>
        </w:rPr>
        <w:t xml:space="preserve"> </w:t>
      </w:r>
      <w:r w:rsidRPr="00CE0AAC">
        <w:rPr>
          <w:sz w:val="24"/>
          <w:szCs w:val="24"/>
        </w:rPr>
        <w:t>benefits,</w:t>
      </w:r>
      <w:r w:rsidRPr="00CE0AAC">
        <w:rPr>
          <w:spacing w:val="1"/>
          <w:sz w:val="24"/>
          <w:szCs w:val="24"/>
        </w:rPr>
        <w:t xml:space="preserve"> </w:t>
      </w:r>
      <w:r w:rsidRPr="00CE0AAC">
        <w:rPr>
          <w:sz w:val="24"/>
          <w:szCs w:val="24"/>
        </w:rPr>
        <w:t>including</w:t>
      </w:r>
      <w:r w:rsidRPr="00CE0AAC">
        <w:rPr>
          <w:spacing w:val="1"/>
          <w:sz w:val="24"/>
          <w:szCs w:val="24"/>
        </w:rPr>
        <w:t xml:space="preserve"> </w:t>
      </w:r>
      <w:r w:rsidRPr="00CE0AAC">
        <w:rPr>
          <w:sz w:val="24"/>
          <w:szCs w:val="24"/>
        </w:rPr>
        <w:t>improved</w:t>
      </w:r>
      <w:r w:rsidRPr="00CE0AAC">
        <w:rPr>
          <w:spacing w:val="1"/>
          <w:sz w:val="24"/>
          <w:szCs w:val="24"/>
        </w:rPr>
        <w:t xml:space="preserve"> </w:t>
      </w:r>
      <w:r w:rsidRPr="00CE0AAC">
        <w:rPr>
          <w:sz w:val="24"/>
          <w:szCs w:val="24"/>
        </w:rPr>
        <w:t>road</w:t>
      </w:r>
      <w:r w:rsidRPr="00CE0AAC">
        <w:rPr>
          <w:spacing w:val="1"/>
          <w:sz w:val="24"/>
          <w:szCs w:val="24"/>
        </w:rPr>
        <w:t xml:space="preserve"> </w:t>
      </w:r>
      <w:r w:rsidRPr="00CE0AAC">
        <w:rPr>
          <w:sz w:val="24"/>
          <w:szCs w:val="24"/>
        </w:rPr>
        <w:t>safety,</w:t>
      </w:r>
      <w:r w:rsidRPr="00CE0AAC">
        <w:rPr>
          <w:spacing w:val="1"/>
          <w:sz w:val="24"/>
          <w:szCs w:val="24"/>
        </w:rPr>
        <w:t xml:space="preserve"> </w:t>
      </w:r>
      <w:r w:rsidRPr="00CE0AAC">
        <w:rPr>
          <w:sz w:val="24"/>
          <w:szCs w:val="24"/>
        </w:rPr>
        <w:t>increased</w:t>
      </w:r>
      <w:r w:rsidRPr="00CE0AAC">
        <w:rPr>
          <w:spacing w:val="1"/>
          <w:sz w:val="24"/>
          <w:szCs w:val="24"/>
        </w:rPr>
        <w:t xml:space="preserve"> </w:t>
      </w:r>
      <w:r w:rsidRPr="00CE0AAC">
        <w:rPr>
          <w:sz w:val="24"/>
          <w:szCs w:val="24"/>
        </w:rPr>
        <w:t>efficiency,</w:t>
      </w:r>
      <w:r w:rsidRPr="00CE0AAC">
        <w:rPr>
          <w:spacing w:val="1"/>
          <w:sz w:val="24"/>
          <w:szCs w:val="24"/>
        </w:rPr>
        <w:t xml:space="preserve"> </w:t>
      </w:r>
      <w:r w:rsidRPr="00CE0AAC">
        <w:rPr>
          <w:sz w:val="24"/>
          <w:szCs w:val="24"/>
        </w:rPr>
        <w:t>enhanced</w:t>
      </w:r>
      <w:r w:rsidRPr="00CE0AAC">
        <w:rPr>
          <w:spacing w:val="1"/>
          <w:sz w:val="24"/>
          <w:szCs w:val="24"/>
        </w:rPr>
        <w:t xml:space="preserve"> </w:t>
      </w:r>
      <w:r w:rsidRPr="00CE0AAC">
        <w:rPr>
          <w:sz w:val="24"/>
          <w:szCs w:val="24"/>
        </w:rPr>
        <w:t>driver</w:t>
      </w:r>
      <w:r w:rsidRPr="00CE0AAC">
        <w:rPr>
          <w:spacing w:val="1"/>
          <w:sz w:val="24"/>
          <w:szCs w:val="24"/>
        </w:rPr>
        <w:t xml:space="preserve"> </w:t>
      </w:r>
      <w:r w:rsidRPr="00CE0AAC">
        <w:rPr>
          <w:sz w:val="24"/>
          <w:szCs w:val="24"/>
        </w:rPr>
        <w:t>experience,</w:t>
      </w:r>
      <w:r w:rsidRPr="00CE0AAC">
        <w:rPr>
          <w:spacing w:val="1"/>
          <w:sz w:val="24"/>
          <w:szCs w:val="24"/>
        </w:rPr>
        <w:t xml:space="preserve"> </w:t>
      </w:r>
      <w:r w:rsidRPr="00CE0AAC">
        <w:rPr>
          <w:sz w:val="24"/>
          <w:szCs w:val="24"/>
        </w:rPr>
        <w:t>cost</w:t>
      </w:r>
      <w:r w:rsidRPr="00CE0AAC">
        <w:rPr>
          <w:spacing w:val="1"/>
          <w:sz w:val="24"/>
          <w:szCs w:val="24"/>
        </w:rPr>
        <w:t xml:space="preserve"> </w:t>
      </w:r>
      <w:r w:rsidRPr="00CE0AAC">
        <w:rPr>
          <w:sz w:val="24"/>
          <w:szCs w:val="24"/>
        </w:rPr>
        <w:t>savings,</w:t>
      </w:r>
      <w:r w:rsidRPr="00CE0AAC">
        <w:rPr>
          <w:spacing w:val="1"/>
          <w:sz w:val="24"/>
          <w:szCs w:val="24"/>
        </w:rPr>
        <w:t xml:space="preserve"> </w:t>
      </w:r>
      <w:r w:rsidRPr="00CE0AAC">
        <w:rPr>
          <w:sz w:val="24"/>
          <w:szCs w:val="24"/>
        </w:rPr>
        <w:t>and</w:t>
      </w:r>
      <w:r w:rsidRPr="00CE0AAC">
        <w:rPr>
          <w:spacing w:val="1"/>
          <w:sz w:val="24"/>
          <w:szCs w:val="24"/>
        </w:rPr>
        <w:t xml:space="preserve"> </w:t>
      </w:r>
      <w:r w:rsidRPr="00CE0AAC">
        <w:rPr>
          <w:sz w:val="24"/>
          <w:szCs w:val="24"/>
        </w:rPr>
        <w:t>increased accessibility for</w:t>
      </w:r>
      <w:r w:rsidRPr="00CE0AAC">
        <w:rPr>
          <w:spacing w:val="-1"/>
          <w:sz w:val="24"/>
          <w:szCs w:val="24"/>
        </w:rPr>
        <w:t xml:space="preserve"> </w:t>
      </w:r>
      <w:r w:rsidRPr="00CE0AAC">
        <w:rPr>
          <w:sz w:val="24"/>
          <w:szCs w:val="24"/>
        </w:rPr>
        <w:t>drivers</w:t>
      </w:r>
      <w:r w:rsidRPr="00CE0AAC">
        <w:rPr>
          <w:spacing w:val="2"/>
          <w:sz w:val="24"/>
          <w:szCs w:val="24"/>
        </w:rPr>
        <w:t xml:space="preserve"> </w:t>
      </w:r>
      <w:r w:rsidRPr="00CE0AAC">
        <w:rPr>
          <w:sz w:val="24"/>
          <w:szCs w:val="24"/>
        </w:rPr>
        <w:t>with</w:t>
      </w:r>
      <w:r w:rsidRPr="00CE0AAC">
        <w:rPr>
          <w:spacing w:val="-4"/>
          <w:sz w:val="24"/>
          <w:szCs w:val="24"/>
        </w:rPr>
        <w:t xml:space="preserve"> </w:t>
      </w:r>
      <w:r w:rsidRPr="00CE0AAC">
        <w:rPr>
          <w:sz w:val="24"/>
          <w:szCs w:val="24"/>
        </w:rPr>
        <w:t>disabilities.</w:t>
      </w:r>
    </w:p>
    <w:p w:rsidR="00F16D4C" w:rsidRPr="00CE0AAC" w:rsidRDefault="00F16D4C" w:rsidP="00034DAE">
      <w:pPr>
        <w:pStyle w:val="ListParagraph"/>
        <w:numPr>
          <w:ilvl w:val="2"/>
          <w:numId w:val="4"/>
        </w:numPr>
        <w:tabs>
          <w:tab w:val="left" w:pos="821"/>
        </w:tabs>
        <w:spacing w:before="199" w:line="276" w:lineRule="auto"/>
        <w:ind w:right="1065"/>
        <w:jc w:val="both"/>
        <w:rPr>
          <w:sz w:val="24"/>
          <w:szCs w:val="24"/>
        </w:rPr>
      </w:pPr>
      <w:r w:rsidRPr="00CE0AAC">
        <w:rPr>
          <w:sz w:val="24"/>
          <w:szCs w:val="24"/>
        </w:rPr>
        <w:t>Overall, traffic sign recognition is an important area of research, and the</w:t>
      </w:r>
      <w:r w:rsidRPr="00CE0AAC">
        <w:rPr>
          <w:spacing w:val="1"/>
          <w:sz w:val="24"/>
          <w:szCs w:val="24"/>
        </w:rPr>
        <w:t xml:space="preserve"> </w:t>
      </w:r>
      <w:r w:rsidRPr="00CE0AAC">
        <w:rPr>
          <w:sz w:val="24"/>
          <w:szCs w:val="24"/>
        </w:rPr>
        <w:t>development of accurate and reliable TSR systems has the potential to</w:t>
      </w:r>
      <w:r w:rsidRPr="00CE0AAC">
        <w:rPr>
          <w:spacing w:val="1"/>
          <w:sz w:val="24"/>
          <w:szCs w:val="24"/>
        </w:rPr>
        <w:t xml:space="preserve"> </w:t>
      </w:r>
      <w:r w:rsidRPr="00CE0AAC">
        <w:rPr>
          <w:sz w:val="24"/>
          <w:szCs w:val="24"/>
        </w:rPr>
        <w:t>make</w:t>
      </w:r>
      <w:r w:rsidRPr="00CE0AAC">
        <w:rPr>
          <w:spacing w:val="-1"/>
          <w:sz w:val="24"/>
          <w:szCs w:val="24"/>
        </w:rPr>
        <w:t xml:space="preserve"> </w:t>
      </w:r>
      <w:r w:rsidRPr="00CE0AAC">
        <w:rPr>
          <w:sz w:val="24"/>
          <w:szCs w:val="24"/>
        </w:rPr>
        <w:t>a significant</w:t>
      </w:r>
      <w:r w:rsidRPr="00CE0AAC">
        <w:rPr>
          <w:spacing w:val="-1"/>
          <w:sz w:val="24"/>
          <w:szCs w:val="24"/>
        </w:rPr>
        <w:t xml:space="preserve"> </w:t>
      </w:r>
      <w:r w:rsidRPr="00CE0AAC">
        <w:rPr>
          <w:sz w:val="24"/>
          <w:szCs w:val="24"/>
        </w:rPr>
        <w:t>impact</w:t>
      </w:r>
      <w:r w:rsidRPr="00CE0AAC">
        <w:rPr>
          <w:spacing w:val="-1"/>
          <w:sz w:val="24"/>
          <w:szCs w:val="24"/>
        </w:rPr>
        <w:t xml:space="preserve"> </w:t>
      </w:r>
      <w:r w:rsidRPr="00CE0AAC">
        <w:rPr>
          <w:sz w:val="24"/>
          <w:szCs w:val="24"/>
        </w:rPr>
        <w:t>on</w:t>
      </w:r>
      <w:r w:rsidRPr="00CE0AAC">
        <w:rPr>
          <w:spacing w:val="-5"/>
          <w:sz w:val="24"/>
          <w:szCs w:val="24"/>
        </w:rPr>
        <w:t xml:space="preserve"> </w:t>
      </w:r>
      <w:r w:rsidRPr="00CE0AAC">
        <w:rPr>
          <w:sz w:val="24"/>
          <w:szCs w:val="24"/>
        </w:rPr>
        <w:t>road</w:t>
      </w:r>
      <w:r w:rsidRPr="00CE0AAC">
        <w:rPr>
          <w:spacing w:val="-1"/>
          <w:sz w:val="24"/>
          <w:szCs w:val="24"/>
        </w:rPr>
        <w:t xml:space="preserve"> </w:t>
      </w:r>
      <w:r w:rsidRPr="00CE0AAC">
        <w:rPr>
          <w:sz w:val="24"/>
          <w:szCs w:val="24"/>
        </w:rPr>
        <w:t>safety</w:t>
      </w:r>
      <w:r w:rsidRPr="00CE0AAC">
        <w:rPr>
          <w:spacing w:val="-6"/>
          <w:sz w:val="24"/>
          <w:szCs w:val="24"/>
        </w:rPr>
        <w:t xml:space="preserve"> </w:t>
      </w:r>
      <w:r w:rsidRPr="00CE0AAC">
        <w:rPr>
          <w:sz w:val="24"/>
          <w:szCs w:val="24"/>
        </w:rPr>
        <w:t>and</w:t>
      </w:r>
      <w:r w:rsidRPr="00CE0AAC">
        <w:rPr>
          <w:spacing w:val="-1"/>
          <w:sz w:val="24"/>
          <w:szCs w:val="24"/>
        </w:rPr>
        <w:t xml:space="preserve"> </w:t>
      </w:r>
      <w:r w:rsidRPr="00CE0AAC">
        <w:rPr>
          <w:sz w:val="24"/>
          <w:szCs w:val="24"/>
        </w:rPr>
        <w:t>traffic</w:t>
      </w:r>
      <w:r w:rsidRPr="00CE0AAC">
        <w:rPr>
          <w:spacing w:val="5"/>
          <w:sz w:val="24"/>
          <w:szCs w:val="24"/>
        </w:rPr>
        <w:t xml:space="preserve"> </w:t>
      </w:r>
      <w:r w:rsidRPr="00CE0AAC">
        <w:rPr>
          <w:sz w:val="24"/>
          <w:szCs w:val="24"/>
        </w:rPr>
        <w:t>management.</w:t>
      </w:r>
    </w:p>
    <w:p w:rsidR="00F16D4C" w:rsidRPr="00CE0AAC" w:rsidRDefault="00F16D4C" w:rsidP="00CF2BE6">
      <w:pPr>
        <w:tabs>
          <w:tab w:val="left" w:pos="821"/>
        </w:tabs>
        <w:spacing w:before="199" w:line="276" w:lineRule="auto"/>
        <w:ind w:right="1065"/>
        <w:jc w:val="both"/>
        <w:rPr>
          <w:sz w:val="24"/>
          <w:szCs w:val="24"/>
        </w:rPr>
      </w:pPr>
    </w:p>
    <w:p w:rsidR="00F16D4C" w:rsidRPr="00CE0AAC" w:rsidRDefault="00F16D4C" w:rsidP="00CF2BE6">
      <w:pPr>
        <w:tabs>
          <w:tab w:val="left" w:pos="821"/>
        </w:tabs>
        <w:spacing w:before="199" w:line="276" w:lineRule="auto"/>
        <w:ind w:right="1065"/>
        <w:jc w:val="both"/>
        <w:rPr>
          <w:sz w:val="24"/>
          <w:szCs w:val="24"/>
        </w:rPr>
        <w:sectPr w:rsidR="00F16D4C" w:rsidRPr="00CE0AAC" w:rsidSect="00BA728F">
          <w:pgSz w:w="11910" w:h="16840"/>
          <w:pgMar w:top="1339" w:right="950" w:bottom="1181" w:left="1339" w:header="0" w:footer="922" w:gutter="0"/>
          <w:pgBorders w:offsetFrom="page">
            <w:top w:val="single" w:sz="4" w:space="24" w:color="auto"/>
            <w:left w:val="single" w:sz="4" w:space="24" w:color="auto"/>
            <w:bottom w:val="single" w:sz="4" w:space="24" w:color="auto"/>
            <w:right w:val="single" w:sz="4" w:space="24" w:color="auto"/>
          </w:pgBorders>
          <w:cols w:space="720"/>
        </w:sectPr>
      </w:pPr>
    </w:p>
    <w:p w:rsidR="00F16D4C" w:rsidRPr="005001E7" w:rsidRDefault="00F16D4C" w:rsidP="00C22A04">
      <w:pPr>
        <w:pStyle w:val="Heading1"/>
        <w:jc w:val="right"/>
        <w:rPr>
          <w:rFonts w:ascii="Times New Roman" w:hAnsi="Times New Roman" w:cs="Times New Roman"/>
          <w:b/>
          <w:color w:val="000000" w:themeColor="text1"/>
        </w:rPr>
      </w:pPr>
      <w:bookmarkStart w:id="27" w:name="_Toc163596412"/>
      <w:r w:rsidRPr="005001E7">
        <w:rPr>
          <w:rFonts w:ascii="Times New Roman" w:hAnsi="Times New Roman" w:cs="Times New Roman"/>
          <w:b/>
          <w:color w:val="000000" w:themeColor="text1"/>
        </w:rPr>
        <w:lastRenderedPageBreak/>
        <w:t>CHAPTER-3</w:t>
      </w:r>
      <w:bookmarkEnd w:id="27"/>
    </w:p>
    <w:p w:rsidR="00F16D4C" w:rsidRDefault="00F16D4C" w:rsidP="00F16D4C">
      <w:pPr>
        <w:pStyle w:val="BodyText"/>
        <w:rPr>
          <w:b/>
          <w:sz w:val="20"/>
        </w:rPr>
      </w:pPr>
    </w:p>
    <w:p w:rsidR="00F16D4C" w:rsidRDefault="00F16D4C" w:rsidP="00F16D4C">
      <w:pPr>
        <w:pStyle w:val="BodyText"/>
        <w:spacing w:before="4"/>
        <w:rPr>
          <w:b/>
          <w:sz w:val="19"/>
        </w:rPr>
      </w:pPr>
    </w:p>
    <w:p w:rsidR="00F16D4C" w:rsidRPr="00F230AB" w:rsidRDefault="00C22A04" w:rsidP="00C22A04">
      <w:pPr>
        <w:pStyle w:val="Heading2"/>
        <w:ind w:left="0"/>
        <w:rPr>
          <w:b w:val="0"/>
        </w:rPr>
      </w:pPr>
      <w:bookmarkStart w:id="28" w:name="ANALYSIS"/>
      <w:bookmarkEnd w:id="28"/>
      <w:r>
        <w:t xml:space="preserve">                                      </w:t>
      </w:r>
      <w:r w:rsidRPr="00F230AB">
        <w:rPr>
          <w:b w:val="0"/>
        </w:rPr>
        <w:t xml:space="preserve"> </w:t>
      </w:r>
      <w:bookmarkStart w:id="29" w:name="_Toc163596413"/>
      <w:r w:rsidR="00F16D4C" w:rsidRPr="00F230AB">
        <w:rPr>
          <w:b w:val="0"/>
        </w:rPr>
        <w:t>A</w:t>
      </w:r>
      <w:r w:rsidR="0035539D">
        <w:rPr>
          <w:b w:val="0"/>
        </w:rPr>
        <w:t>nalysis</w:t>
      </w:r>
      <w:bookmarkEnd w:id="29"/>
    </w:p>
    <w:p w:rsidR="00C22A04" w:rsidRDefault="00C22A04" w:rsidP="00333017">
      <w:pPr>
        <w:pStyle w:val="Heading3"/>
        <w:rPr>
          <w:rFonts w:ascii="Times New Roman" w:hAnsi="Times New Roman" w:cs="Times New Roman"/>
          <w:color w:val="auto"/>
          <w:sz w:val="28"/>
          <w:szCs w:val="28"/>
        </w:rPr>
      </w:pPr>
      <w:bookmarkStart w:id="30" w:name="3.1_Existing_system"/>
      <w:bookmarkEnd w:id="30"/>
    </w:p>
    <w:p w:rsidR="00F16D4C" w:rsidRPr="00F230AB" w:rsidRDefault="00333017" w:rsidP="00333017">
      <w:pPr>
        <w:pStyle w:val="Heading3"/>
        <w:rPr>
          <w:rFonts w:ascii="Times New Roman" w:hAnsi="Times New Roman" w:cs="Times New Roman"/>
          <w:color w:val="auto"/>
          <w:sz w:val="28"/>
          <w:szCs w:val="28"/>
        </w:rPr>
      </w:pPr>
      <w:bookmarkStart w:id="31" w:name="_Toc163596414"/>
      <w:r w:rsidRPr="00F230AB">
        <w:rPr>
          <w:rFonts w:ascii="Times New Roman" w:hAnsi="Times New Roman" w:cs="Times New Roman"/>
          <w:color w:val="auto"/>
          <w:sz w:val="28"/>
          <w:szCs w:val="28"/>
        </w:rPr>
        <w:t>3.1</w:t>
      </w:r>
      <w:r w:rsidR="00C22A04" w:rsidRPr="00F230AB">
        <w:rPr>
          <w:rFonts w:ascii="Times New Roman" w:hAnsi="Times New Roman" w:cs="Times New Roman"/>
          <w:color w:val="auto"/>
          <w:sz w:val="28"/>
          <w:szCs w:val="28"/>
        </w:rPr>
        <w:t xml:space="preserve"> </w:t>
      </w:r>
      <w:r w:rsidR="00F16D4C" w:rsidRPr="00F230AB">
        <w:rPr>
          <w:rFonts w:ascii="Times New Roman" w:hAnsi="Times New Roman" w:cs="Times New Roman"/>
          <w:color w:val="auto"/>
          <w:sz w:val="28"/>
          <w:szCs w:val="28"/>
        </w:rPr>
        <w:t>Existing</w:t>
      </w:r>
      <w:r w:rsidR="00F16D4C" w:rsidRPr="00F230AB">
        <w:rPr>
          <w:rFonts w:ascii="Times New Roman" w:hAnsi="Times New Roman" w:cs="Times New Roman"/>
          <w:color w:val="auto"/>
          <w:spacing w:val="-4"/>
          <w:sz w:val="28"/>
          <w:szCs w:val="28"/>
        </w:rPr>
        <w:t xml:space="preserve"> </w:t>
      </w:r>
      <w:r w:rsidR="00F16D4C" w:rsidRPr="00F230AB">
        <w:rPr>
          <w:rFonts w:ascii="Times New Roman" w:hAnsi="Times New Roman" w:cs="Times New Roman"/>
          <w:color w:val="auto"/>
          <w:sz w:val="28"/>
          <w:szCs w:val="28"/>
        </w:rPr>
        <w:t>system</w:t>
      </w:r>
      <w:bookmarkEnd w:id="31"/>
    </w:p>
    <w:p w:rsidR="00F16D4C" w:rsidRDefault="00F16D4C" w:rsidP="00F16D4C">
      <w:pPr>
        <w:pStyle w:val="BodyText"/>
        <w:rPr>
          <w:b/>
          <w:sz w:val="16"/>
        </w:rPr>
      </w:pPr>
    </w:p>
    <w:p w:rsidR="00F16D4C" w:rsidRDefault="00F16D4C" w:rsidP="00CF2BE6">
      <w:pPr>
        <w:pStyle w:val="BodyText"/>
        <w:spacing w:line="276" w:lineRule="auto"/>
        <w:jc w:val="both"/>
        <w:rPr>
          <w:sz w:val="24"/>
          <w:szCs w:val="24"/>
        </w:rPr>
      </w:pPr>
      <w:r w:rsidRPr="00CF2BE6">
        <w:rPr>
          <w:sz w:val="24"/>
          <w:szCs w:val="24"/>
        </w:rPr>
        <w:t>The existing system of traffic sign recognition (TSR) includes various techniques and algorithms to detect and recognize traffic signs accurately. Here are some of the common techniques used in the existing TSR systems:</w:t>
      </w:r>
    </w:p>
    <w:p w:rsidR="00CF2BE6" w:rsidRPr="00CF2BE6" w:rsidRDefault="00CF2BE6" w:rsidP="00CF2BE6">
      <w:pPr>
        <w:pStyle w:val="BodyText"/>
        <w:spacing w:line="276" w:lineRule="auto"/>
        <w:jc w:val="both"/>
        <w:rPr>
          <w:sz w:val="24"/>
          <w:szCs w:val="24"/>
        </w:rPr>
      </w:pPr>
    </w:p>
    <w:p w:rsidR="00F16D4C" w:rsidRDefault="00F16D4C" w:rsidP="00034DAE">
      <w:pPr>
        <w:pStyle w:val="BodyText"/>
        <w:numPr>
          <w:ilvl w:val="0"/>
          <w:numId w:val="9"/>
        </w:numPr>
        <w:jc w:val="both"/>
        <w:rPr>
          <w:sz w:val="24"/>
          <w:szCs w:val="24"/>
        </w:rPr>
      </w:pPr>
      <w:r w:rsidRPr="00C22A04">
        <w:rPr>
          <w:sz w:val="24"/>
          <w:szCs w:val="24"/>
        </w:rPr>
        <w:t>Image</w:t>
      </w:r>
      <w:r w:rsidRPr="00C22A04">
        <w:rPr>
          <w:spacing w:val="1"/>
          <w:sz w:val="24"/>
          <w:szCs w:val="24"/>
        </w:rPr>
        <w:t xml:space="preserve"> </w:t>
      </w:r>
      <w:r w:rsidRPr="00C22A04">
        <w:rPr>
          <w:sz w:val="24"/>
          <w:szCs w:val="24"/>
        </w:rPr>
        <w:t>processing</w:t>
      </w:r>
      <w:r w:rsidRPr="00C22A04">
        <w:rPr>
          <w:spacing w:val="1"/>
          <w:sz w:val="24"/>
          <w:szCs w:val="24"/>
        </w:rPr>
        <w:t xml:space="preserve"> </w:t>
      </w:r>
      <w:r w:rsidRPr="00C22A04">
        <w:rPr>
          <w:sz w:val="24"/>
          <w:szCs w:val="24"/>
        </w:rPr>
        <w:t>techniques:</w:t>
      </w:r>
      <w:r w:rsidRPr="00C22A04">
        <w:rPr>
          <w:spacing w:val="1"/>
          <w:sz w:val="24"/>
          <w:szCs w:val="24"/>
        </w:rPr>
        <w:t xml:space="preserve"> </w:t>
      </w:r>
      <w:r w:rsidRPr="00C22A04">
        <w:rPr>
          <w:sz w:val="24"/>
          <w:szCs w:val="24"/>
        </w:rPr>
        <w:t>Image</w:t>
      </w:r>
      <w:r w:rsidRPr="00C22A04">
        <w:rPr>
          <w:spacing w:val="1"/>
          <w:sz w:val="24"/>
          <w:szCs w:val="24"/>
        </w:rPr>
        <w:t xml:space="preserve"> </w:t>
      </w:r>
      <w:r w:rsidRPr="00C22A04">
        <w:rPr>
          <w:sz w:val="24"/>
          <w:szCs w:val="24"/>
        </w:rPr>
        <w:t>processing</w:t>
      </w:r>
      <w:r w:rsidRPr="00C22A04">
        <w:rPr>
          <w:spacing w:val="1"/>
          <w:sz w:val="24"/>
          <w:szCs w:val="24"/>
        </w:rPr>
        <w:t xml:space="preserve"> </w:t>
      </w:r>
      <w:r w:rsidRPr="00C22A04">
        <w:rPr>
          <w:sz w:val="24"/>
          <w:szCs w:val="24"/>
        </w:rPr>
        <w:t>techniques</w:t>
      </w:r>
      <w:r w:rsidRPr="00C22A04">
        <w:rPr>
          <w:spacing w:val="1"/>
          <w:sz w:val="24"/>
          <w:szCs w:val="24"/>
        </w:rPr>
        <w:t xml:space="preserve"> </w:t>
      </w:r>
      <w:r w:rsidRPr="00C22A04">
        <w:rPr>
          <w:sz w:val="24"/>
          <w:szCs w:val="24"/>
        </w:rPr>
        <w:t>such</w:t>
      </w:r>
      <w:r w:rsidRPr="00C22A04">
        <w:rPr>
          <w:spacing w:val="1"/>
          <w:sz w:val="24"/>
          <w:szCs w:val="24"/>
        </w:rPr>
        <w:t xml:space="preserve"> </w:t>
      </w:r>
      <w:r w:rsidRPr="00C22A04">
        <w:rPr>
          <w:sz w:val="24"/>
          <w:szCs w:val="24"/>
        </w:rPr>
        <w:t>as</w:t>
      </w:r>
      <w:r w:rsidRPr="00C22A04">
        <w:rPr>
          <w:spacing w:val="1"/>
          <w:sz w:val="24"/>
          <w:szCs w:val="24"/>
        </w:rPr>
        <w:t xml:space="preserve"> </w:t>
      </w:r>
      <w:r w:rsidRPr="00C22A04">
        <w:rPr>
          <w:sz w:val="24"/>
          <w:szCs w:val="24"/>
        </w:rPr>
        <w:t>filtering,</w:t>
      </w:r>
      <w:r w:rsidRPr="00C22A04">
        <w:rPr>
          <w:spacing w:val="-2"/>
          <w:sz w:val="24"/>
          <w:szCs w:val="24"/>
        </w:rPr>
        <w:t xml:space="preserve"> </w:t>
      </w:r>
      <w:r w:rsidRPr="00C22A04">
        <w:rPr>
          <w:sz w:val="24"/>
          <w:szCs w:val="24"/>
        </w:rPr>
        <w:t>edge</w:t>
      </w:r>
      <w:r w:rsidRPr="00C22A04">
        <w:rPr>
          <w:spacing w:val="-4"/>
          <w:sz w:val="24"/>
          <w:szCs w:val="24"/>
        </w:rPr>
        <w:t xml:space="preserve"> </w:t>
      </w:r>
      <w:r w:rsidRPr="00C22A04">
        <w:rPr>
          <w:sz w:val="24"/>
          <w:szCs w:val="24"/>
        </w:rPr>
        <w:t>detection,</w:t>
      </w:r>
      <w:r w:rsidRPr="00C22A04">
        <w:rPr>
          <w:spacing w:val="-2"/>
          <w:sz w:val="24"/>
          <w:szCs w:val="24"/>
        </w:rPr>
        <w:t xml:space="preserve"> </w:t>
      </w:r>
      <w:r w:rsidRPr="00C22A04">
        <w:rPr>
          <w:sz w:val="24"/>
          <w:szCs w:val="24"/>
        </w:rPr>
        <w:t>and</w:t>
      </w:r>
      <w:r w:rsidRPr="00C22A04">
        <w:rPr>
          <w:spacing w:val="-5"/>
          <w:sz w:val="24"/>
          <w:szCs w:val="24"/>
        </w:rPr>
        <w:t xml:space="preserve"> </w:t>
      </w:r>
      <w:r w:rsidRPr="00C22A04">
        <w:rPr>
          <w:sz w:val="24"/>
          <w:szCs w:val="24"/>
        </w:rPr>
        <w:t>segmentation</w:t>
      </w:r>
      <w:r w:rsidRPr="00C22A04">
        <w:rPr>
          <w:spacing w:val="-4"/>
          <w:sz w:val="24"/>
          <w:szCs w:val="24"/>
        </w:rPr>
        <w:t xml:space="preserve"> </w:t>
      </w:r>
      <w:r w:rsidRPr="00C22A04">
        <w:rPr>
          <w:sz w:val="24"/>
          <w:szCs w:val="24"/>
        </w:rPr>
        <w:t>are</w:t>
      </w:r>
      <w:r w:rsidRPr="00C22A04">
        <w:rPr>
          <w:spacing w:val="-4"/>
          <w:sz w:val="24"/>
          <w:szCs w:val="24"/>
        </w:rPr>
        <w:t xml:space="preserve"> </w:t>
      </w:r>
      <w:r w:rsidRPr="00C22A04">
        <w:rPr>
          <w:sz w:val="24"/>
          <w:szCs w:val="24"/>
        </w:rPr>
        <w:t>used</w:t>
      </w:r>
      <w:r w:rsidRPr="00C22A04">
        <w:rPr>
          <w:spacing w:val="-5"/>
          <w:sz w:val="24"/>
          <w:szCs w:val="24"/>
        </w:rPr>
        <w:t xml:space="preserve"> </w:t>
      </w:r>
      <w:r w:rsidRPr="00C22A04">
        <w:rPr>
          <w:sz w:val="24"/>
          <w:szCs w:val="24"/>
        </w:rPr>
        <w:t>to</w:t>
      </w:r>
      <w:r w:rsidRPr="00C22A04">
        <w:rPr>
          <w:spacing w:val="-4"/>
          <w:sz w:val="24"/>
          <w:szCs w:val="24"/>
        </w:rPr>
        <w:t xml:space="preserve"> </w:t>
      </w:r>
      <w:r w:rsidRPr="00C22A04">
        <w:rPr>
          <w:sz w:val="24"/>
          <w:szCs w:val="24"/>
        </w:rPr>
        <w:t>enhance</w:t>
      </w:r>
      <w:r w:rsidRPr="00C22A04">
        <w:rPr>
          <w:spacing w:val="-4"/>
          <w:sz w:val="24"/>
          <w:szCs w:val="24"/>
        </w:rPr>
        <w:t xml:space="preserve"> </w:t>
      </w:r>
      <w:r w:rsidRPr="00C22A04">
        <w:rPr>
          <w:sz w:val="24"/>
          <w:szCs w:val="24"/>
        </w:rPr>
        <w:t>the</w:t>
      </w:r>
      <w:r w:rsidRPr="00C22A04">
        <w:rPr>
          <w:spacing w:val="-4"/>
          <w:sz w:val="24"/>
          <w:szCs w:val="24"/>
        </w:rPr>
        <w:t xml:space="preserve"> </w:t>
      </w:r>
      <w:r w:rsidRPr="00C22A04">
        <w:rPr>
          <w:sz w:val="24"/>
          <w:szCs w:val="24"/>
        </w:rPr>
        <w:t>quality</w:t>
      </w:r>
      <w:r w:rsidRPr="00C22A04">
        <w:rPr>
          <w:spacing w:val="-67"/>
          <w:sz w:val="24"/>
          <w:szCs w:val="24"/>
        </w:rPr>
        <w:t xml:space="preserve"> </w:t>
      </w:r>
      <w:r w:rsidRPr="00C22A04">
        <w:rPr>
          <w:sz w:val="24"/>
          <w:szCs w:val="24"/>
        </w:rPr>
        <w:t>of</w:t>
      </w:r>
      <w:r w:rsidRPr="00C22A04">
        <w:rPr>
          <w:spacing w:val="-6"/>
          <w:sz w:val="24"/>
          <w:szCs w:val="24"/>
        </w:rPr>
        <w:t xml:space="preserve"> </w:t>
      </w:r>
      <w:r w:rsidRPr="00C22A04">
        <w:rPr>
          <w:sz w:val="24"/>
          <w:szCs w:val="24"/>
        </w:rPr>
        <w:t>the</w:t>
      </w:r>
      <w:r w:rsidRPr="00C22A04">
        <w:rPr>
          <w:spacing w:val="1"/>
          <w:sz w:val="24"/>
          <w:szCs w:val="24"/>
        </w:rPr>
        <w:t xml:space="preserve"> </w:t>
      </w:r>
      <w:r w:rsidRPr="00C22A04">
        <w:rPr>
          <w:sz w:val="24"/>
          <w:szCs w:val="24"/>
        </w:rPr>
        <w:t>image</w:t>
      </w:r>
      <w:r w:rsidRPr="00C22A04">
        <w:rPr>
          <w:spacing w:val="1"/>
          <w:sz w:val="24"/>
          <w:szCs w:val="24"/>
        </w:rPr>
        <w:t xml:space="preserve"> </w:t>
      </w:r>
      <w:r w:rsidRPr="00C22A04">
        <w:rPr>
          <w:sz w:val="24"/>
          <w:szCs w:val="24"/>
        </w:rPr>
        <w:t>and</w:t>
      </w:r>
      <w:r w:rsidRPr="00C22A04">
        <w:rPr>
          <w:spacing w:val="1"/>
          <w:sz w:val="24"/>
          <w:szCs w:val="24"/>
        </w:rPr>
        <w:t xml:space="preserve"> </w:t>
      </w:r>
      <w:r w:rsidRPr="00C22A04">
        <w:rPr>
          <w:sz w:val="24"/>
          <w:szCs w:val="24"/>
        </w:rPr>
        <w:t>extract relevant</w:t>
      </w:r>
      <w:r w:rsidRPr="00C22A04">
        <w:rPr>
          <w:spacing w:val="5"/>
          <w:sz w:val="24"/>
          <w:szCs w:val="24"/>
        </w:rPr>
        <w:t xml:space="preserve"> </w:t>
      </w:r>
      <w:r w:rsidRPr="00C22A04">
        <w:rPr>
          <w:sz w:val="24"/>
          <w:szCs w:val="24"/>
        </w:rPr>
        <w:t>features.</w:t>
      </w:r>
    </w:p>
    <w:p w:rsidR="00C22A04" w:rsidRPr="00C22A04" w:rsidRDefault="00C22A04" w:rsidP="00C22A04">
      <w:pPr>
        <w:pStyle w:val="BodyText"/>
        <w:ind w:left="720"/>
        <w:jc w:val="both"/>
        <w:rPr>
          <w:sz w:val="24"/>
          <w:szCs w:val="24"/>
        </w:rPr>
      </w:pPr>
    </w:p>
    <w:p w:rsidR="00F16D4C" w:rsidRDefault="00F16D4C" w:rsidP="00034DAE">
      <w:pPr>
        <w:pStyle w:val="BodyText"/>
        <w:numPr>
          <w:ilvl w:val="0"/>
          <w:numId w:val="9"/>
        </w:numPr>
        <w:jc w:val="both"/>
        <w:rPr>
          <w:sz w:val="24"/>
          <w:szCs w:val="24"/>
        </w:rPr>
      </w:pPr>
      <w:r w:rsidRPr="00C22A04">
        <w:rPr>
          <w:sz w:val="24"/>
          <w:szCs w:val="24"/>
        </w:rPr>
        <w:t>Feature</w:t>
      </w:r>
      <w:r w:rsidRPr="00C22A04">
        <w:rPr>
          <w:spacing w:val="1"/>
          <w:sz w:val="24"/>
          <w:szCs w:val="24"/>
        </w:rPr>
        <w:t xml:space="preserve"> </w:t>
      </w:r>
      <w:r w:rsidRPr="00C22A04">
        <w:rPr>
          <w:sz w:val="24"/>
          <w:szCs w:val="24"/>
        </w:rPr>
        <w:t>extraction</w:t>
      </w:r>
      <w:r w:rsidRPr="00C22A04">
        <w:rPr>
          <w:spacing w:val="1"/>
          <w:sz w:val="24"/>
          <w:szCs w:val="24"/>
        </w:rPr>
        <w:t xml:space="preserve"> </w:t>
      </w:r>
      <w:r w:rsidRPr="00C22A04">
        <w:rPr>
          <w:sz w:val="24"/>
          <w:szCs w:val="24"/>
        </w:rPr>
        <w:t>techniques:</w:t>
      </w:r>
      <w:r w:rsidRPr="00C22A04">
        <w:rPr>
          <w:spacing w:val="1"/>
          <w:sz w:val="24"/>
          <w:szCs w:val="24"/>
        </w:rPr>
        <w:t xml:space="preserve"> </w:t>
      </w:r>
      <w:r w:rsidRPr="00C22A04">
        <w:rPr>
          <w:sz w:val="24"/>
          <w:szCs w:val="24"/>
        </w:rPr>
        <w:t>Different</w:t>
      </w:r>
      <w:r w:rsidRPr="00C22A04">
        <w:rPr>
          <w:spacing w:val="1"/>
          <w:sz w:val="24"/>
          <w:szCs w:val="24"/>
        </w:rPr>
        <w:t xml:space="preserve"> </w:t>
      </w:r>
      <w:r w:rsidRPr="00C22A04">
        <w:rPr>
          <w:sz w:val="24"/>
          <w:szCs w:val="24"/>
        </w:rPr>
        <w:t>feature</w:t>
      </w:r>
      <w:r w:rsidRPr="00C22A04">
        <w:rPr>
          <w:spacing w:val="1"/>
          <w:sz w:val="24"/>
          <w:szCs w:val="24"/>
        </w:rPr>
        <w:t xml:space="preserve"> </w:t>
      </w:r>
      <w:r w:rsidRPr="00C22A04">
        <w:rPr>
          <w:sz w:val="24"/>
          <w:szCs w:val="24"/>
        </w:rPr>
        <w:t>extraction</w:t>
      </w:r>
      <w:r w:rsidRPr="00C22A04">
        <w:rPr>
          <w:spacing w:val="70"/>
          <w:sz w:val="24"/>
          <w:szCs w:val="24"/>
        </w:rPr>
        <w:t xml:space="preserve"> </w:t>
      </w:r>
      <w:r w:rsidRPr="00C22A04">
        <w:rPr>
          <w:sz w:val="24"/>
          <w:szCs w:val="24"/>
        </w:rPr>
        <w:t>techniques</w:t>
      </w:r>
      <w:r w:rsidRPr="00C22A04">
        <w:rPr>
          <w:spacing w:val="1"/>
          <w:sz w:val="24"/>
          <w:szCs w:val="24"/>
        </w:rPr>
        <w:t xml:space="preserve"> </w:t>
      </w:r>
      <w:r w:rsidRPr="00C22A04">
        <w:rPr>
          <w:sz w:val="24"/>
          <w:szCs w:val="24"/>
        </w:rPr>
        <w:t>such</w:t>
      </w:r>
      <w:r w:rsidRPr="00C22A04">
        <w:rPr>
          <w:spacing w:val="1"/>
          <w:sz w:val="24"/>
          <w:szCs w:val="24"/>
        </w:rPr>
        <w:t xml:space="preserve"> </w:t>
      </w:r>
      <w:r w:rsidRPr="00C22A04">
        <w:rPr>
          <w:sz w:val="24"/>
          <w:szCs w:val="24"/>
        </w:rPr>
        <w:t>as</w:t>
      </w:r>
      <w:r w:rsidRPr="00C22A04">
        <w:rPr>
          <w:spacing w:val="1"/>
          <w:sz w:val="24"/>
          <w:szCs w:val="24"/>
        </w:rPr>
        <w:t xml:space="preserve"> </w:t>
      </w:r>
      <w:r w:rsidRPr="00C22A04">
        <w:rPr>
          <w:sz w:val="24"/>
          <w:szCs w:val="24"/>
        </w:rPr>
        <w:t>color-based</w:t>
      </w:r>
      <w:r w:rsidRPr="00C22A04">
        <w:rPr>
          <w:spacing w:val="1"/>
          <w:sz w:val="24"/>
          <w:szCs w:val="24"/>
        </w:rPr>
        <w:t xml:space="preserve"> </w:t>
      </w:r>
      <w:r w:rsidRPr="00C22A04">
        <w:rPr>
          <w:sz w:val="24"/>
          <w:szCs w:val="24"/>
        </w:rPr>
        <w:t>features,</w:t>
      </w:r>
      <w:r w:rsidRPr="00C22A04">
        <w:rPr>
          <w:spacing w:val="1"/>
          <w:sz w:val="24"/>
          <w:szCs w:val="24"/>
        </w:rPr>
        <w:t xml:space="preserve"> </w:t>
      </w:r>
      <w:r w:rsidRPr="00C22A04">
        <w:rPr>
          <w:sz w:val="24"/>
          <w:szCs w:val="24"/>
        </w:rPr>
        <w:t>shape-based</w:t>
      </w:r>
      <w:r w:rsidRPr="00C22A04">
        <w:rPr>
          <w:spacing w:val="1"/>
          <w:sz w:val="24"/>
          <w:szCs w:val="24"/>
        </w:rPr>
        <w:t xml:space="preserve"> </w:t>
      </w:r>
      <w:r w:rsidRPr="00C22A04">
        <w:rPr>
          <w:sz w:val="24"/>
          <w:szCs w:val="24"/>
        </w:rPr>
        <w:t>features,</w:t>
      </w:r>
      <w:r w:rsidRPr="00C22A04">
        <w:rPr>
          <w:spacing w:val="1"/>
          <w:sz w:val="24"/>
          <w:szCs w:val="24"/>
        </w:rPr>
        <w:t xml:space="preserve"> </w:t>
      </w:r>
      <w:r w:rsidRPr="00C22A04">
        <w:rPr>
          <w:sz w:val="24"/>
          <w:szCs w:val="24"/>
        </w:rPr>
        <w:t>and</w:t>
      </w:r>
      <w:r w:rsidRPr="00C22A04">
        <w:rPr>
          <w:spacing w:val="1"/>
          <w:sz w:val="24"/>
          <w:szCs w:val="24"/>
        </w:rPr>
        <w:t xml:space="preserve"> </w:t>
      </w:r>
      <w:r w:rsidRPr="00C22A04">
        <w:rPr>
          <w:sz w:val="24"/>
          <w:szCs w:val="24"/>
        </w:rPr>
        <w:t>texture-based</w:t>
      </w:r>
      <w:r w:rsidRPr="00C22A04">
        <w:rPr>
          <w:spacing w:val="1"/>
          <w:sz w:val="24"/>
          <w:szCs w:val="24"/>
        </w:rPr>
        <w:t xml:space="preserve"> </w:t>
      </w:r>
      <w:r w:rsidRPr="00C22A04">
        <w:rPr>
          <w:sz w:val="24"/>
          <w:szCs w:val="24"/>
        </w:rPr>
        <w:t>features</w:t>
      </w:r>
      <w:r w:rsidRPr="00C22A04">
        <w:rPr>
          <w:spacing w:val="1"/>
          <w:sz w:val="24"/>
          <w:szCs w:val="24"/>
        </w:rPr>
        <w:t xml:space="preserve"> </w:t>
      </w:r>
      <w:r w:rsidRPr="00C22A04">
        <w:rPr>
          <w:sz w:val="24"/>
          <w:szCs w:val="24"/>
        </w:rPr>
        <w:t>are used</w:t>
      </w:r>
      <w:r w:rsidRPr="00C22A04">
        <w:rPr>
          <w:spacing w:val="-1"/>
          <w:sz w:val="24"/>
          <w:szCs w:val="24"/>
        </w:rPr>
        <w:t xml:space="preserve"> </w:t>
      </w:r>
      <w:r w:rsidRPr="00C22A04">
        <w:rPr>
          <w:sz w:val="24"/>
          <w:szCs w:val="24"/>
        </w:rPr>
        <w:t>to</w:t>
      </w:r>
      <w:r w:rsidRPr="00C22A04">
        <w:rPr>
          <w:spacing w:val="-1"/>
          <w:sz w:val="24"/>
          <w:szCs w:val="24"/>
        </w:rPr>
        <w:t xml:space="preserve"> </w:t>
      </w:r>
      <w:r w:rsidRPr="00C22A04">
        <w:rPr>
          <w:sz w:val="24"/>
          <w:szCs w:val="24"/>
        </w:rPr>
        <w:t>extract</w:t>
      </w:r>
      <w:r w:rsidRPr="00C22A04">
        <w:rPr>
          <w:spacing w:val="-1"/>
          <w:sz w:val="24"/>
          <w:szCs w:val="24"/>
        </w:rPr>
        <w:t xml:space="preserve"> </w:t>
      </w:r>
      <w:r w:rsidRPr="00C22A04">
        <w:rPr>
          <w:sz w:val="24"/>
          <w:szCs w:val="24"/>
        </w:rPr>
        <w:t>relevant</w:t>
      </w:r>
      <w:r w:rsidRPr="00C22A04">
        <w:rPr>
          <w:spacing w:val="4"/>
          <w:sz w:val="24"/>
          <w:szCs w:val="24"/>
        </w:rPr>
        <w:t xml:space="preserve"> </w:t>
      </w:r>
      <w:r w:rsidRPr="00C22A04">
        <w:rPr>
          <w:sz w:val="24"/>
          <w:szCs w:val="24"/>
        </w:rPr>
        <w:t>features</w:t>
      </w:r>
      <w:r w:rsidRPr="00C22A04">
        <w:rPr>
          <w:spacing w:val="1"/>
          <w:sz w:val="24"/>
          <w:szCs w:val="24"/>
        </w:rPr>
        <w:t xml:space="preserve"> </w:t>
      </w:r>
      <w:r w:rsidRPr="00C22A04">
        <w:rPr>
          <w:sz w:val="24"/>
          <w:szCs w:val="24"/>
        </w:rPr>
        <w:t>from</w:t>
      </w:r>
      <w:r w:rsidRPr="00C22A04">
        <w:rPr>
          <w:spacing w:val="-11"/>
          <w:sz w:val="24"/>
          <w:szCs w:val="24"/>
        </w:rPr>
        <w:t xml:space="preserve"> </w:t>
      </w:r>
      <w:r w:rsidRPr="00C22A04">
        <w:rPr>
          <w:sz w:val="24"/>
          <w:szCs w:val="24"/>
        </w:rPr>
        <w:t>the</w:t>
      </w:r>
      <w:r w:rsidRPr="00C22A04">
        <w:rPr>
          <w:spacing w:val="5"/>
          <w:sz w:val="24"/>
          <w:szCs w:val="24"/>
        </w:rPr>
        <w:t xml:space="preserve"> </w:t>
      </w:r>
      <w:r w:rsidRPr="00C22A04">
        <w:rPr>
          <w:sz w:val="24"/>
          <w:szCs w:val="24"/>
        </w:rPr>
        <w:t>image.</w:t>
      </w:r>
    </w:p>
    <w:p w:rsidR="00C22A04" w:rsidRPr="00C22A04" w:rsidRDefault="00C22A04" w:rsidP="00C22A04">
      <w:pPr>
        <w:pStyle w:val="BodyText"/>
        <w:jc w:val="both"/>
        <w:rPr>
          <w:sz w:val="24"/>
          <w:szCs w:val="24"/>
        </w:rPr>
      </w:pPr>
    </w:p>
    <w:p w:rsidR="00F16D4C" w:rsidRDefault="00F16D4C" w:rsidP="00034DAE">
      <w:pPr>
        <w:pStyle w:val="BodyText"/>
        <w:numPr>
          <w:ilvl w:val="0"/>
          <w:numId w:val="9"/>
        </w:numPr>
        <w:jc w:val="both"/>
        <w:rPr>
          <w:sz w:val="24"/>
          <w:szCs w:val="24"/>
        </w:rPr>
      </w:pPr>
      <w:r w:rsidRPr="00C22A04">
        <w:rPr>
          <w:sz w:val="24"/>
          <w:szCs w:val="24"/>
        </w:rPr>
        <w:t>Classification algorithms: Various classification algorithms such as SVM,</w:t>
      </w:r>
      <w:r w:rsidRPr="00C22A04">
        <w:rPr>
          <w:spacing w:val="-67"/>
          <w:sz w:val="24"/>
          <w:szCs w:val="24"/>
        </w:rPr>
        <w:t xml:space="preserve"> </w:t>
      </w:r>
      <w:r w:rsidRPr="00C22A04">
        <w:rPr>
          <w:sz w:val="24"/>
          <w:szCs w:val="24"/>
        </w:rPr>
        <w:t>KNN, Naive Bayes, and neural network-based approaches are used to</w:t>
      </w:r>
      <w:r w:rsidRPr="00C22A04">
        <w:rPr>
          <w:spacing w:val="1"/>
          <w:sz w:val="24"/>
          <w:szCs w:val="24"/>
        </w:rPr>
        <w:t xml:space="preserve"> </w:t>
      </w:r>
      <w:r w:rsidRPr="00C22A04">
        <w:rPr>
          <w:sz w:val="24"/>
          <w:szCs w:val="24"/>
        </w:rPr>
        <w:t>classify</w:t>
      </w:r>
      <w:r w:rsidRPr="00C22A04">
        <w:rPr>
          <w:spacing w:val="-4"/>
          <w:sz w:val="24"/>
          <w:szCs w:val="24"/>
        </w:rPr>
        <w:t xml:space="preserve"> </w:t>
      </w:r>
      <w:r w:rsidRPr="00C22A04">
        <w:rPr>
          <w:sz w:val="24"/>
          <w:szCs w:val="24"/>
        </w:rPr>
        <w:t>traffic</w:t>
      </w:r>
      <w:r w:rsidRPr="00C22A04">
        <w:rPr>
          <w:spacing w:val="1"/>
          <w:sz w:val="24"/>
          <w:szCs w:val="24"/>
        </w:rPr>
        <w:t xml:space="preserve"> </w:t>
      </w:r>
      <w:r w:rsidRPr="00C22A04">
        <w:rPr>
          <w:sz w:val="24"/>
          <w:szCs w:val="24"/>
        </w:rPr>
        <w:t>signs</w:t>
      </w:r>
      <w:r w:rsidRPr="00C22A04">
        <w:rPr>
          <w:spacing w:val="3"/>
          <w:sz w:val="24"/>
          <w:szCs w:val="24"/>
        </w:rPr>
        <w:t xml:space="preserve"> </w:t>
      </w:r>
      <w:r w:rsidRPr="00C22A04">
        <w:rPr>
          <w:sz w:val="24"/>
          <w:szCs w:val="24"/>
        </w:rPr>
        <w:t>into different</w:t>
      </w:r>
      <w:r w:rsidRPr="00C22A04">
        <w:rPr>
          <w:spacing w:val="1"/>
          <w:sz w:val="24"/>
          <w:szCs w:val="24"/>
        </w:rPr>
        <w:t xml:space="preserve"> </w:t>
      </w:r>
      <w:r w:rsidRPr="00C22A04">
        <w:rPr>
          <w:sz w:val="24"/>
          <w:szCs w:val="24"/>
        </w:rPr>
        <w:t>categories.</w:t>
      </w:r>
    </w:p>
    <w:p w:rsidR="00C22A04" w:rsidRPr="00C22A04" w:rsidRDefault="00C22A04" w:rsidP="00C22A04">
      <w:pPr>
        <w:pStyle w:val="BodyText"/>
        <w:jc w:val="both"/>
        <w:rPr>
          <w:sz w:val="24"/>
          <w:szCs w:val="24"/>
        </w:rPr>
      </w:pPr>
    </w:p>
    <w:p w:rsidR="00F16D4C" w:rsidRDefault="00F16D4C" w:rsidP="00034DAE">
      <w:pPr>
        <w:pStyle w:val="BodyText"/>
        <w:numPr>
          <w:ilvl w:val="0"/>
          <w:numId w:val="9"/>
        </w:numPr>
        <w:jc w:val="both"/>
        <w:rPr>
          <w:sz w:val="24"/>
          <w:szCs w:val="24"/>
        </w:rPr>
      </w:pPr>
      <w:r w:rsidRPr="00C22A04">
        <w:rPr>
          <w:sz w:val="24"/>
          <w:szCs w:val="24"/>
        </w:rPr>
        <w:t>Datasets: Several datasets such as GTSRB, Belgium TS, and LISA are</w:t>
      </w:r>
      <w:r w:rsidRPr="00C22A04">
        <w:rPr>
          <w:spacing w:val="1"/>
          <w:sz w:val="24"/>
          <w:szCs w:val="24"/>
        </w:rPr>
        <w:t xml:space="preserve"> </w:t>
      </w:r>
      <w:r w:rsidRPr="00C22A04">
        <w:rPr>
          <w:sz w:val="24"/>
          <w:szCs w:val="24"/>
        </w:rPr>
        <w:t>used to train</w:t>
      </w:r>
      <w:r w:rsidRPr="00C22A04">
        <w:rPr>
          <w:spacing w:val="-5"/>
          <w:sz w:val="24"/>
          <w:szCs w:val="24"/>
        </w:rPr>
        <w:t xml:space="preserve"> </w:t>
      </w:r>
      <w:r w:rsidRPr="00C22A04">
        <w:rPr>
          <w:sz w:val="24"/>
          <w:szCs w:val="24"/>
        </w:rPr>
        <w:t>and test the</w:t>
      </w:r>
      <w:r w:rsidRPr="00C22A04">
        <w:rPr>
          <w:spacing w:val="1"/>
          <w:sz w:val="24"/>
          <w:szCs w:val="24"/>
        </w:rPr>
        <w:t xml:space="preserve"> </w:t>
      </w:r>
      <w:r w:rsidRPr="00C22A04">
        <w:rPr>
          <w:sz w:val="24"/>
          <w:szCs w:val="24"/>
        </w:rPr>
        <w:t>performance</w:t>
      </w:r>
      <w:r w:rsidRPr="00C22A04">
        <w:rPr>
          <w:spacing w:val="1"/>
          <w:sz w:val="24"/>
          <w:szCs w:val="24"/>
        </w:rPr>
        <w:t xml:space="preserve"> </w:t>
      </w:r>
      <w:r w:rsidRPr="00C22A04">
        <w:rPr>
          <w:sz w:val="24"/>
          <w:szCs w:val="24"/>
        </w:rPr>
        <w:t>of</w:t>
      </w:r>
      <w:r w:rsidRPr="00C22A04">
        <w:rPr>
          <w:spacing w:val="-5"/>
          <w:sz w:val="24"/>
          <w:szCs w:val="24"/>
        </w:rPr>
        <w:t xml:space="preserve"> </w:t>
      </w:r>
      <w:r w:rsidRPr="00C22A04">
        <w:rPr>
          <w:sz w:val="24"/>
          <w:szCs w:val="24"/>
        </w:rPr>
        <w:t>TSR</w:t>
      </w:r>
      <w:r w:rsidRPr="00C22A04">
        <w:rPr>
          <w:spacing w:val="1"/>
          <w:sz w:val="24"/>
          <w:szCs w:val="24"/>
        </w:rPr>
        <w:t xml:space="preserve"> </w:t>
      </w:r>
      <w:r w:rsidRPr="00C22A04">
        <w:rPr>
          <w:sz w:val="24"/>
          <w:szCs w:val="24"/>
        </w:rPr>
        <w:t>systems.</w:t>
      </w:r>
    </w:p>
    <w:p w:rsidR="00C22A04" w:rsidRPr="00C22A04" w:rsidRDefault="00C22A04" w:rsidP="00C22A04">
      <w:pPr>
        <w:pStyle w:val="BodyText"/>
        <w:jc w:val="both"/>
        <w:rPr>
          <w:sz w:val="24"/>
          <w:szCs w:val="24"/>
        </w:rPr>
      </w:pPr>
    </w:p>
    <w:p w:rsidR="00F16D4C" w:rsidRPr="00C22A04" w:rsidRDefault="00F16D4C" w:rsidP="00034DAE">
      <w:pPr>
        <w:pStyle w:val="BodyText"/>
        <w:numPr>
          <w:ilvl w:val="0"/>
          <w:numId w:val="9"/>
        </w:numPr>
        <w:jc w:val="both"/>
        <w:rPr>
          <w:sz w:val="24"/>
          <w:szCs w:val="24"/>
        </w:rPr>
      </w:pPr>
      <w:r w:rsidRPr="00C22A04">
        <w:rPr>
          <w:sz w:val="24"/>
          <w:szCs w:val="24"/>
        </w:rPr>
        <w:t>Deep learning techniques: In recent years, deep learning techniques such</w:t>
      </w:r>
      <w:r w:rsidRPr="00C22A04">
        <w:rPr>
          <w:spacing w:val="1"/>
          <w:sz w:val="24"/>
          <w:szCs w:val="24"/>
        </w:rPr>
        <w:t xml:space="preserve"> </w:t>
      </w:r>
      <w:r w:rsidRPr="00C22A04">
        <w:rPr>
          <w:sz w:val="24"/>
          <w:szCs w:val="24"/>
        </w:rPr>
        <w:t>as Convolutional Neural Networks (CNN) have gained popularity in TSR</w:t>
      </w:r>
      <w:r w:rsidRPr="00C22A04">
        <w:rPr>
          <w:spacing w:val="-67"/>
          <w:sz w:val="24"/>
          <w:szCs w:val="24"/>
        </w:rPr>
        <w:t xml:space="preserve"> </w:t>
      </w:r>
      <w:r w:rsidRPr="00C22A04">
        <w:rPr>
          <w:sz w:val="24"/>
          <w:szCs w:val="24"/>
        </w:rPr>
        <w:t>systems</w:t>
      </w:r>
      <w:r w:rsidRPr="00C22A04">
        <w:rPr>
          <w:spacing w:val="-1"/>
          <w:sz w:val="24"/>
          <w:szCs w:val="24"/>
        </w:rPr>
        <w:t xml:space="preserve"> </w:t>
      </w:r>
      <w:r w:rsidRPr="00C22A04">
        <w:rPr>
          <w:sz w:val="24"/>
          <w:szCs w:val="24"/>
        </w:rPr>
        <w:t>due to</w:t>
      </w:r>
      <w:r w:rsidRPr="00C22A04">
        <w:rPr>
          <w:spacing w:val="-2"/>
          <w:sz w:val="24"/>
          <w:szCs w:val="24"/>
        </w:rPr>
        <w:t xml:space="preserve"> </w:t>
      </w:r>
      <w:r w:rsidRPr="00C22A04">
        <w:rPr>
          <w:sz w:val="24"/>
          <w:szCs w:val="24"/>
        </w:rPr>
        <w:t>their</w:t>
      </w:r>
      <w:r w:rsidRPr="00C22A04">
        <w:rPr>
          <w:spacing w:val="-4"/>
          <w:sz w:val="24"/>
          <w:szCs w:val="24"/>
        </w:rPr>
        <w:t xml:space="preserve"> </w:t>
      </w:r>
      <w:r w:rsidRPr="00C22A04">
        <w:rPr>
          <w:sz w:val="24"/>
          <w:szCs w:val="24"/>
        </w:rPr>
        <w:t>ability</w:t>
      </w:r>
      <w:r w:rsidRPr="00C22A04">
        <w:rPr>
          <w:spacing w:val="-6"/>
          <w:sz w:val="24"/>
          <w:szCs w:val="24"/>
        </w:rPr>
        <w:t xml:space="preserve"> </w:t>
      </w:r>
      <w:r w:rsidRPr="00C22A04">
        <w:rPr>
          <w:sz w:val="24"/>
          <w:szCs w:val="24"/>
        </w:rPr>
        <w:t>to</w:t>
      </w:r>
      <w:r w:rsidRPr="00C22A04">
        <w:rPr>
          <w:spacing w:val="3"/>
          <w:sz w:val="24"/>
          <w:szCs w:val="24"/>
        </w:rPr>
        <w:t xml:space="preserve"> </w:t>
      </w:r>
      <w:r w:rsidRPr="00C22A04">
        <w:rPr>
          <w:sz w:val="24"/>
          <w:szCs w:val="24"/>
        </w:rPr>
        <w:t>learn</w:t>
      </w:r>
      <w:r w:rsidRPr="00C22A04">
        <w:rPr>
          <w:spacing w:val="-6"/>
          <w:sz w:val="24"/>
          <w:szCs w:val="24"/>
        </w:rPr>
        <w:t xml:space="preserve"> </w:t>
      </w:r>
      <w:r w:rsidRPr="00C22A04">
        <w:rPr>
          <w:sz w:val="24"/>
          <w:szCs w:val="24"/>
        </w:rPr>
        <w:t>complex</w:t>
      </w:r>
      <w:r w:rsidRPr="00C22A04">
        <w:rPr>
          <w:spacing w:val="-2"/>
          <w:sz w:val="24"/>
          <w:szCs w:val="24"/>
        </w:rPr>
        <w:t xml:space="preserve"> </w:t>
      </w:r>
      <w:r w:rsidRPr="00C22A04">
        <w:rPr>
          <w:sz w:val="24"/>
          <w:szCs w:val="24"/>
        </w:rPr>
        <w:t>features automatically.</w:t>
      </w:r>
    </w:p>
    <w:p w:rsidR="00F16D4C" w:rsidRDefault="00F16D4C" w:rsidP="00F16D4C">
      <w:pPr>
        <w:pStyle w:val="BodyText"/>
        <w:spacing w:before="1"/>
        <w:rPr>
          <w:sz w:val="25"/>
        </w:rPr>
      </w:pPr>
    </w:p>
    <w:p w:rsidR="00F16D4C" w:rsidRPr="00F230AB" w:rsidRDefault="00527110" w:rsidP="00527110">
      <w:pPr>
        <w:pStyle w:val="Heading3"/>
        <w:rPr>
          <w:rFonts w:ascii="Times New Roman" w:hAnsi="Times New Roman" w:cs="Times New Roman"/>
          <w:color w:val="000000" w:themeColor="text1"/>
          <w:sz w:val="28"/>
          <w:szCs w:val="28"/>
        </w:rPr>
      </w:pPr>
      <w:bookmarkStart w:id="32" w:name="3.2_DISADVANTAGES_OF_EXSISTING_METHODS"/>
      <w:bookmarkStart w:id="33" w:name="_Toc163596415"/>
      <w:bookmarkEnd w:id="32"/>
      <w:r w:rsidRPr="00F230AB">
        <w:rPr>
          <w:rFonts w:ascii="Times New Roman" w:hAnsi="Times New Roman" w:cs="Times New Roman"/>
          <w:color w:val="000000" w:themeColor="text1"/>
          <w:sz w:val="28"/>
          <w:szCs w:val="28"/>
        </w:rPr>
        <w:t>3.2</w:t>
      </w:r>
      <w:r w:rsidR="00C22A04" w:rsidRPr="00F230AB">
        <w:rPr>
          <w:rFonts w:ascii="Times New Roman" w:hAnsi="Times New Roman" w:cs="Times New Roman"/>
          <w:color w:val="000000" w:themeColor="text1"/>
          <w:sz w:val="28"/>
          <w:szCs w:val="28"/>
        </w:rPr>
        <w:t xml:space="preserve"> </w:t>
      </w:r>
      <w:r w:rsidR="0035539D">
        <w:rPr>
          <w:rFonts w:ascii="Times New Roman" w:hAnsi="Times New Roman" w:cs="Times New Roman"/>
          <w:color w:val="000000" w:themeColor="text1"/>
          <w:sz w:val="28"/>
          <w:szCs w:val="28"/>
        </w:rPr>
        <w:t>Disadvantages</w:t>
      </w:r>
      <w:bookmarkEnd w:id="33"/>
    </w:p>
    <w:p w:rsidR="00C22A04" w:rsidRPr="00C22A04" w:rsidRDefault="00C22A04" w:rsidP="00C22A04"/>
    <w:p w:rsidR="00F16D4C" w:rsidRDefault="00F16D4C" w:rsidP="00CF2BE6">
      <w:pPr>
        <w:pStyle w:val="BodyText"/>
        <w:spacing w:line="276" w:lineRule="auto"/>
        <w:jc w:val="both"/>
        <w:rPr>
          <w:sz w:val="24"/>
          <w:szCs w:val="24"/>
        </w:rPr>
      </w:pPr>
      <w:r w:rsidRPr="00C22A04">
        <w:rPr>
          <w:sz w:val="24"/>
          <w:szCs w:val="24"/>
        </w:rPr>
        <w:t>While the existing TSR systems have achieved high accuracy in detecting and</w:t>
      </w:r>
      <w:r w:rsidRPr="00C22A04">
        <w:rPr>
          <w:spacing w:val="1"/>
          <w:sz w:val="24"/>
          <w:szCs w:val="24"/>
        </w:rPr>
        <w:t xml:space="preserve"> </w:t>
      </w:r>
      <w:r w:rsidRPr="00C22A04">
        <w:rPr>
          <w:sz w:val="24"/>
          <w:szCs w:val="24"/>
        </w:rPr>
        <w:t>recognizing traffic signs, there are still some</w:t>
      </w:r>
      <w:r w:rsidRPr="00C22A04">
        <w:rPr>
          <w:spacing w:val="70"/>
          <w:sz w:val="24"/>
          <w:szCs w:val="24"/>
        </w:rPr>
        <w:t xml:space="preserve"> </w:t>
      </w:r>
      <w:r w:rsidRPr="00C22A04">
        <w:rPr>
          <w:sz w:val="24"/>
          <w:szCs w:val="24"/>
        </w:rPr>
        <w:t>limitations and challenges. Some</w:t>
      </w:r>
      <w:r w:rsidRPr="00C22A04">
        <w:rPr>
          <w:spacing w:val="1"/>
          <w:sz w:val="24"/>
          <w:szCs w:val="24"/>
        </w:rPr>
        <w:t xml:space="preserve"> </w:t>
      </w:r>
      <w:r w:rsidRPr="00C22A04">
        <w:rPr>
          <w:sz w:val="24"/>
          <w:szCs w:val="24"/>
        </w:rPr>
        <w:t>of</w:t>
      </w:r>
      <w:r w:rsidRPr="00C22A04">
        <w:rPr>
          <w:spacing w:val="-6"/>
          <w:sz w:val="24"/>
          <w:szCs w:val="24"/>
        </w:rPr>
        <w:t xml:space="preserve"> </w:t>
      </w:r>
      <w:r w:rsidRPr="00C22A04">
        <w:rPr>
          <w:sz w:val="24"/>
          <w:szCs w:val="24"/>
        </w:rPr>
        <w:t>these</w:t>
      </w:r>
      <w:r w:rsidRPr="00C22A04">
        <w:rPr>
          <w:spacing w:val="2"/>
          <w:sz w:val="24"/>
          <w:szCs w:val="24"/>
        </w:rPr>
        <w:t xml:space="preserve"> </w:t>
      </w:r>
      <w:r w:rsidRPr="00C22A04">
        <w:rPr>
          <w:sz w:val="24"/>
          <w:szCs w:val="24"/>
        </w:rPr>
        <w:t>limitations</w:t>
      </w:r>
      <w:r w:rsidRPr="00C22A04">
        <w:rPr>
          <w:spacing w:val="2"/>
          <w:sz w:val="24"/>
          <w:szCs w:val="24"/>
        </w:rPr>
        <w:t xml:space="preserve"> </w:t>
      </w:r>
      <w:r w:rsidRPr="00C22A04">
        <w:rPr>
          <w:sz w:val="24"/>
          <w:szCs w:val="24"/>
        </w:rPr>
        <w:t>and</w:t>
      </w:r>
      <w:r w:rsidRPr="00C22A04">
        <w:rPr>
          <w:spacing w:val="1"/>
          <w:sz w:val="24"/>
          <w:szCs w:val="24"/>
        </w:rPr>
        <w:t xml:space="preserve"> </w:t>
      </w:r>
      <w:r w:rsidRPr="00C22A04">
        <w:rPr>
          <w:sz w:val="24"/>
          <w:szCs w:val="24"/>
        </w:rPr>
        <w:t>challenges</w:t>
      </w:r>
      <w:r w:rsidRPr="00C22A04">
        <w:rPr>
          <w:spacing w:val="2"/>
          <w:sz w:val="24"/>
          <w:szCs w:val="24"/>
        </w:rPr>
        <w:t xml:space="preserve"> </w:t>
      </w:r>
      <w:r w:rsidRPr="00C22A04">
        <w:rPr>
          <w:sz w:val="24"/>
          <w:szCs w:val="24"/>
        </w:rPr>
        <w:t>include:</w:t>
      </w:r>
    </w:p>
    <w:p w:rsidR="00C22A04" w:rsidRPr="00C22A04" w:rsidRDefault="00C22A04" w:rsidP="00CF2BE6">
      <w:pPr>
        <w:pStyle w:val="BodyText"/>
        <w:spacing w:line="276" w:lineRule="auto"/>
        <w:jc w:val="both"/>
        <w:rPr>
          <w:sz w:val="24"/>
          <w:szCs w:val="24"/>
        </w:rPr>
      </w:pPr>
    </w:p>
    <w:p w:rsidR="00F16D4C" w:rsidRPr="00C22A04" w:rsidRDefault="00F16D4C" w:rsidP="00034DAE">
      <w:pPr>
        <w:pStyle w:val="BodyText"/>
        <w:numPr>
          <w:ilvl w:val="0"/>
          <w:numId w:val="10"/>
        </w:numPr>
        <w:spacing w:line="276" w:lineRule="auto"/>
        <w:jc w:val="both"/>
        <w:rPr>
          <w:sz w:val="24"/>
          <w:szCs w:val="24"/>
        </w:rPr>
      </w:pPr>
      <w:r w:rsidRPr="00C22A04">
        <w:rPr>
          <w:sz w:val="24"/>
          <w:szCs w:val="24"/>
        </w:rPr>
        <w:t>Variations in lighting conditions: Variations in lighting conditions can</w:t>
      </w:r>
      <w:r w:rsidRPr="00C22A04">
        <w:rPr>
          <w:spacing w:val="1"/>
          <w:sz w:val="24"/>
          <w:szCs w:val="24"/>
        </w:rPr>
        <w:t xml:space="preserve"> </w:t>
      </w:r>
      <w:r w:rsidRPr="00C22A04">
        <w:rPr>
          <w:sz w:val="24"/>
          <w:szCs w:val="24"/>
        </w:rPr>
        <w:t>affect the performance of TSR systems, as the system may not be able to</w:t>
      </w:r>
      <w:r w:rsidRPr="00C22A04">
        <w:rPr>
          <w:spacing w:val="1"/>
          <w:sz w:val="24"/>
          <w:szCs w:val="24"/>
        </w:rPr>
        <w:t xml:space="preserve"> </w:t>
      </w:r>
      <w:r w:rsidRPr="00C22A04">
        <w:rPr>
          <w:sz w:val="24"/>
          <w:szCs w:val="24"/>
        </w:rPr>
        <w:t>detect and recognize</w:t>
      </w:r>
      <w:r w:rsidRPr="00C22A04">
        <w:rPr>
          <w:spacing w:val="1"/>
          <w:sz w:val="24"/>
          <w:szCs w:val="24"/>
        </w:rPr>
        <w:t xml:space="preserve"> </w:t>
      </w:r>
      <w:r w:rsidRPr="00C22A04">
        <w:rPr>
          <w:sz w:val="24"/>
          <w:szCs w:val="24"/>
        </w:rPr>
        <w:t>traffic</w:t>
      </w:r>
      <w:r w:rsidRPr="00C22A04">
        <w:rPr>
          <w:spacing w:val="1"/>
          <w:sz w:val="24"/>
          <w:szCs w:val="24"/>
        </w:rPr>
        <w:t xml:space="preserve"> </w:t>
      </w:r>
      <w:r w:rsidRPr="00C22A04">
        <w:rPr>
          <w:sz w:val="24"/>
          <w:szCs w:val="24"/>
        </w:rPr>
        <w:t>signs</w:t>
      </w:r>
      <w:r w:rsidRPr="00C22A04">
        <w:rPr>
          <w:spacing w:val="3"/>
          <w:sz w:val="24"/>
          <w:szCs w:val="24"/>
        </w:rPr>
        <w:t xml:space="preserve"> </w:t>
      </w:r>
      <w:r w:rsidRPr="00C22A04">
        <w:rPr>
          <w:sz w:val="24"/>
          <w:szCs w:val="24"/>
        </w:rPr>
        <w:t>accurately.</w:t>
      </w:r>
    </w:p>
    <w:p w:rsidR="00F16D4C" w:rsidRPr="00F16D4C" w:rsidRDefault="00F16D4C" w:rsidP="00034DAE">
      <w:pPr>
        <w:pStyle w:val="ListParagraph"/>
        <w:numPr>
          <w:ilvl w:val="0"/>
          <w:numId w:val="3"/>
        </w:numPr>
        <w:tabs>
          <w:tab w:val="left" w:pos="821"/>
        </w:tabs>
        <w:spacing w:before="199" w:line="278" w:lineRule="auto"/>
        <w:ind w:right="1051"/>
        <w:jc w:val="both"/>
        <w:rPr>
          <w:sz w:val="28"/>
        </w:rPr>
        <w:sectPr w:rsidR="00F16D4C" w:rsidRPr="00F16D4C" w:rsidSect="00C22A04">
          <w:pgSz w:w="11910" w:h="16840"/>
          <w:pgMar w:top="1598" w:right="1296" w:bottom="1354" w:left="2376" w:header="0" w:footer="922" w:gutter="0"/>
          <w:pgBorders w:offsetFrom="page">
            <w:top w:val="single" w:sz="4" w:space="24" w:color="auto"/>
            <w:left w:val="single" w:sz="4" w:space="24" w:color="auto"/>
            <w:bottom w:val="single" w:sz="4" w:space="24" w:color="auto"/>
            <w:right w:val="single" w:sz="4" w:space="24" w:color="auto"/>
          </w:pgBorders>
          <w:cols w:space="720"/>
        </w:sectPr>
      </w:pPr>
    </w:p>
    <w:p w:rsidR="00F16D4C" w:rsidRDefault="00F16D4C" w:rsidP="00F16D4C">
      <w:pPr>
        <w:tabs>
          <w:tab w:val="left" w:pos="1413"/>
        </w:tabs>
      </w:pPr>
    </w:p>
    <w:p w:rsidR="00F16D4C" w:rsidRPr="00CE0AAC" w:rsidRDefault="00F16D4C" w:rsidP="00034DAE">
      <w:pPr>
        <w:pStyle w:val="ListParagraph"/>
        <w:numPr>
          <w:ilvl w:val="2"/>
          <w:numId w:val="3"/>
        </w:numPr>
        <w:tabs>
          <w:tab w:val="left" w:pos="821"/>
        </w:tabs>
        <w:spacing w:before="73" w:line="276" w:lineRule="auto"/>
        <w:ind w:right="1066"/>
        <w:jc w:val="both"/>
        <w:rPr>
          <w:sz w:val="24"/>
          <w:szCs w:val="24"/>
        </w:rPr>
      </w:pPr>
      <w:r w:rsidRPr="00CE0AAC">
        <w:rPr>
          <w:sz w:val="24"/>
          <w:szCs w:val="24"/>
        </w:rPr>
        <w:t>Occlusion: Occlusion can occur when traffic signs are partially or fully</w:t>
      </w:r>
      <w:r w:rsidRPr="00CE0AAC">
        <w:rPr>
          <w:spacing w:val="1"/>
          <w:sz w:val="24"/>
          <w:szCs w:val="24"/>
        </w:rPr>
        <w:t xml:space="preserve"> </w:t>
      </w:r>
      <w:r w:rsidRPr="00CE0AAC">
        <w:rPr>
          <w:sz w:val="24"/>
          <w:szCs w:val="24"/>
        </w:rPr>
        <w:t>blocked, which can make</w:t>
      </w:r>
      <w:r w:rsidRPr="00CE0AAC">
        <w:rPr>
          <w:spacing w:val="1"/>
          <w:sz w:val="24"/>
          <w:szCs w:val="24"/>
        </w:rPr>
        <w:t xml:space="preserve"> </w:t>
      </w:r>
      <w:r w:rsidRPr="00CE0AAC">
        <w:rPr>
          <w:sz w:val="24"/>
          <w:szCs w:val="24"/>
        </w:rPr>
        <w:t>it challenging for the system to detect and</w:t>
      </w:r>
      <w:r w:rsidRPr="00CE0AAC">
        <w:rPr>
          <w:spacing w:val="1"/>
          <w:sz w:val="24"/>
          <w:szCs w:val="24"/>
        </w:rPr>
        <w:t xml:space="preserve"> </w:t>
      </w:r>
      <w:r w:rsidRPr="00CE0AAC">
        <w:rPr>
          <w:sz w:val="24"/>
          <w:szCs w:val="24"/>
        </w:rPr>
        <w:t>recognize</w:t>
      </w:r>
      <w:r w:rsidRPr="00CE0AAC">
        <w:rPr>
          <w:spacing w:val="1"/>
          <w:sz w:val="24"/>
          <w:szCs w:val="24"/>
        </w:rPr>
        <w:t xml:space="preserve"> </w:t>
      </w:r>
      <w:r w:rsidRPr="00CE0AAC">
        <w:rPr>
          <w:sz w:val="24"/>
          <w:szCs w:val="24"/>
        </w:rPr>
        <w:t>them</w:t>
      </w:r>
      <w:r w:rsidRPr="00CE0AAC">
        <w:rPr>
          <w:spacing w:val="-9"/>
          <w:sz w:val="24"/>
          <w:szCs w:val="24"/>
        </w:rPr>
        <w:t xml:space="preserve"> </w:t>
      </w:r>
      <w:r w:rsidRPr="00CE0AAC">
        <w:rPr>
          <w:sz w:val="24"/>
          <w:szCs w:val="24"/>
        </w:rPr>
        <w:t>accurately.</w:t>
      </w:r>
    </w:p>
    <w:p w:rsidR="00F16D4C" w:rsidRPr="00CE0AAC" w:rsidRDefault="00F16D4C" w:rsidP="00034DAE">
      <w:pPr>
        <w:pStyle w:val="ListParagraph"/>
        <w:numPr>
          <w:ilvl w:val="2"/>
          <w:numId w:val="3"/>
        </w:numPr>
        <w:tabs>
          <w:tab w:val="left" w:pos="821"/>
        </w:tabs>
        <w:spacing w:before="190" w:line="276" w:lineRule="auto"/>
        <w:ind w:right="1065"/>
        <w:jc w:val="both"/>
        <w:rPr>
          <w:sz w:val="24"/>
          <w:szCs w:val="24"/>
        </w:rPr>
      </w:pPr>
      <w:r w:rsidRPr="00CE0AAC">
        <w:rPr>
          <w:sz w:val="24"/>
          <w:szCs w:val="24"/>
        </w:rPr>
        <w:t>Background</w:t>
      </w:r>
      <w:r w:rsidRPr="00CE0AAC">
        <w:rPr>
          <w:spacing w:val="1"/>
          <w:sz w:val="24"/>
          <w:szCs w:val="24"/>
        </w:rPr>
        <w:t xml:space="preserve"> </w:t>
      </w:r>
      <w:r w:rsidRPr="00CE0AAC">
        <w:rPr>
          <w:sz w:val="24"/>
          <w:szCs w:val="24"/>
        </w:rPr>
        <w:t>complexity:</w:t>
      </w:r>
      <w:r w:rsidRPr="00CE0AAC">
        <w:rPr>
          <w:spacing w:val="1"/>
          <w:sz w:val="24"/>
          <w:szCs w:val="24"/>
        </w:rPr>
        <w:t xml:space="preserve"> </w:t>
      </w:r>
      <w:r w:rsidRPr="00CE0AAC">
        <w:rPr>
          <w:sz w:val="24"/>
          <w:szCs w:val="24"/>
        </w:rPr>
        <w:t>Complex</w:t>
      </w:r>
      <w:r w:rsidRPr="00CE0AAC">
        <w:rPr>
          <w:spacing w:val="1"/>
          <w:sz w:val="24"/>
          <w:szCs w:val="24"/>
        </w:rPr>
        <w:t xml:space="preserve"> </w:t>
      </w:r>
      <w:r w:rsidRPr="00CE0AAC">
        <w:rPr>
          <w:sz w:val="24"/>
          <w:szCs w:val="24"/>
        </w:rPr>
        <w:t>backgrounds</w:t>
      </w:r>
      <w:r w:rsidRPr="00CE0AAC">
        <w:rPr>
          <w:spacing w:val="1"/>
          <w:sz w:val="24"/>
          <w:szCs w:val="24"/>
        </w:rPr>
        <w:t xml:space="preserve"> </w:t>
      </w:r>
      <w:r w:rsidRPr="00CE0AAC">
        <w:rPr>
          <w:sz w:val="24"/>
          <w:szCs w:val="24"/>
        </w:rPr>
        <w:t>can</w:t>
      </w:r>
      <w:r w:rsidRPr="00CE0AAC">
        <w:rPr>
          <w:spacing w:val="1"/>
          <w:sz w:val="24"/>
          <w:szCs w:val="24"/>
        </w:rPr>
        <w:t xml:space="preserve"> </w:t>
      </w:r>
      <w:r w:rsidRPr="00CE0AAC">
        <w:rPr>
          <w:sz w:val="24"/>
          <w:szCs w:val="24"/>
        </w:rPr>
        <w:t>also</w:t>
      </w:r>
      <w:r w:rsidRPr="00CE0AAC">
        <w:rPr>
          <w:spacing w:val="1"/>
          <w:sz w:val="24"/>
          <w:szCs w:val="24"/>
        </w:rPr>
        <w:t xml:space="preserve"> </w:t>
      </w:r>
      <w:r w:rsidRPr="00CE0AAC">
        <w:rPr>
          <w:sz w:val="24"/>
          <w:szCs w:val="24"/>
        </w:rPr>
        <w:t>affect</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performance</w:t>
      </w:r>
      <w:r w:rsidRPr="00CE0AAC">
        <w:rPr>
          <w:spacing w:val="1"/>
          <w:sz w:val="24"/>
          <w:szCs w:val="24"/>
        </w:rPr>
        <w:t xml:space="preserve"> </w:t>
      </w:r>
      <w:r w:rsidRPr="00CE0AAC">
        <w:rPr>
          <w:sz w:val="24"/>
          <w:szCs w:val="24"/>
        </w:rPr>
        <w:t>of</w:t>
      </w:r>
      <w:r w:rsidRPr="00CE0AAC">
        <w:rPr>
          <w:spacing w:val="1"/>
          <w:sz w:val="24"/>
          <w:szCs w:val="24"/>
        </w:rPr>
        <w:t xml:space="preserve"> </w:t>
      </w:r>
      <w:r w:rsidRPr="00CE0AAC">
        <w:rPr>
          <w:sz w:val="24"/>
          <w:szCs w:val="24"/>
        </w:rPr>
        <w:t>TSR</w:t>
      </w:r>
      <w:r w:rsidRPr="00CE0AAC">
        <w:rPr>
          <w:spacing w:val="1"/>
          <w:sz w:val="24"/>
          <w:szCs w:val="24"/>
        </w:rPr>
        <w:t xml:space="preserve"> </w:t>
      </w:r>
      <w:r w:rsidRPr="00CE0AAC">
        <w:rPr>
          <w:sz w:val="24"/>
          <w:szCs w:val="24"/>
        </w:rPr>
        <w:t>systems,</w:t>
      </w:r>
      <w:r w:rsidRPr="00CE0AAC">
        <w:rPr>
          <w:spacing w:val="1"/>
          <w:sz w:val="24"/>
          <w:szCs w:val="24"/>
        </w:rPr>
        <w:t xml:space="preserve"> </w:t>
      </w:r>
      <w:r w:rsidRPr="00CE0AAC">
        <w:rPr>
          <w:sz w:val="24"/>
          <w:szCs w:val="24"/>
        </w:rPr>
        <w:t>as</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system</w:t>
      </w:r>
      <w:r w:rsidRPr="00CE0AAC">
        <w:rPr>
          <w:spacing w:val="1"/>
          <w:sz w:val="24"/>
          <w:szCs w:val="24"/>
        </w:rPr>
        <w:t xml:space="preserve"> </w:t>
      </w:r>
      <w:r w:rsidRPr="00CE0AAC">
        <w:rPr>
          <w:sz w:val="24"/>
          <w:szCs w:val="24"/>
        </w:rPr>
        <w:t>may</w:t>
      </w:r>
      <w:r w:rsidRPr="00CE0AAC">
        <w:rPr>
          <w:spacing w:val="1"/>
          <w:sz w:val="24"/>
          <w:szCs w:val="24"/>
        </w:rPr>
        <w:t xml:space="preserve"> </w:t>
      </w:r>
      <w:r w:rsidRPr="00CE0AAC">
        <w:rPr>
          <w:sz w:val="24"/>
          <w:szCs w:val="24"/>
        </w:rPr>
        <w:t>not</w:t>
      </w:r>
      <w:r w:rsidRPr="00CE0AAC">
        <w:rPr>
          <w:spacing w:val="1"/>
          <w:sz w:val="24"/>
          <w:szCs w:val="24"/>
        </w:rPr>
        <w:t xml:space="preserve"> </w:t>
      </w:r>
      <w:r w:rsidRPr="00CE0AAC">
        <w:rPr>
          <w:sz w:val="24"/>
          <w:szCs w:val="24"/>
        </w:rPr>
        <w:t>be</w:t>
      </w:r>
      <w:r w:rsidRPr="00CE0AAC">
        <w:rPr>
          <w:spacing w:val="1"/>
          <w:sz w:val="24"/>
          <w:szCs w:val="24"/>
        </w:rPr>
        <w:t xml:space="preserve"> </w:t>
      </w:r>
      <w:r w:rsidRPr="00CE0AAC">
        <w:rPr>
          <w:sz w:val="24"/>
          <w:szCs w:val="24"/>
        </w:rPr>
        <w:t>able</w:t>
      </w:r>
      <w:r w:rsidRPr="00CE0AAC">
        <w:rPr>
          <w:spacing w:val="1"/>
          <w:sz w:val="24"/>
          <w:szCs w:val="24"/>
        </w:rPr>
        <w:t xml:space="preserve"> </w:t>
      </w:r>
      <w:r w:rsidRPr="00CE0AAC">
        <w:rPr>
          <w:sz w:val="24"/>
          <w:szCs w:val="24"/>
        </w:rPr>
        <w:t>to</w:t>
      </w:r>
      <w:r w:rsidRPr="00CE0AAC">
        <w:rPr>
          <w:spacing w:val="1"/>
          <w:sz w:val="24"/>
          <w:szCs w:val="24"/>
        </w:rPr>
        <w:t xml:space="preserve"> </w:t>
      </w:r>
      <w:r w:rsidRPr="00CE0AAC">
        <w:rPr>
          <w:sz w:val="24"/>
          <w:szCs w:val="24"/>
        </w:rPr>
        <w:t>differentiate between</w:t>
      </w:r>
      <w:r w:rsidRPr="00CE0AAC">
        <w:rPr>
          <w:spacing w:val="-4"/>
          <w:sz w:val="24"/>
          <w:szCs w:val="24"/>
        </w:rPr>
        <w:t xml:space="preserve"> </w:t>
      </w:r>
      <w:r w:rsidRPr="00CE0AAC">
        <w:rPr>
          <w:sz w:val="24"/>
          <w:szCs w:val="24"/>
        </w:rPr>
        <w:t>the</w:t>
      </w:r>
      <w:r w:rsidRPr="00CE0AAC">
        <w:rPr>
          <w:spacing w:val="1"/>
          <w:sz w:val="24"/>
          <w:szCs w:val="24"/>
        </w:rPr>
        <w:t xml:space="preserve"> </w:t>
      </w:r>
      <w:r w:rsidRPr="00CE0AAC">
        <w:rPr>
          <w:sz w:val="24"/>
          <w:szCs w:val="24"/>
        </w:rPr>
        <w:t>traffic</w:t>
      </w:r>
      <w:r w:rsidRPr="00CE0AAC">
        <w:rPr>
          <w:spacing w:val="1"/>
          <w:sz w:val="24"/>
          <w:szCs w:val="24"/>
        </w:rPr>
        <w:t xml:space="preserve"> </w:t>
      </w:r>
      <w:r w:rsidRPr="00CE0AAC">
        <w:rPr>
          <w:sz w:val="24"/>
          <w:szCs w:val="24"/>
        </w:rPr>
        <w:t>sign</w:t>
      </w:r>
      <w:r w:rsidRPr="00CE0AAC">
        <w:rPr>
          <w:spacing w:val="-5"/>
          <w:sz w:val="24"/>
          <w:szCs w:val="24"/>
        </w:rPr>
        <w:t xml:space="preserve"> </w:t>
      </w:r>
      <w:r w:rsidRPr="00CE0AAC">
        <w:rPr>
          <w:sz w:val="24"/>
          <w:szCs w:val="24"/>
        </w:rPr>
        <w:t>and the</w:t>
      </w:r>
      <w:r w:rsidRPr="00CE0AAC">
        <w:rPr>
          <w:spacing w:val="1"/>
          <w:sz w:val="24"/>
          <w:szCs w:val="24"/>
        </w:rPr>
        <w:t xml:space="preserve"> </w:t>
      </w:r>
      <w:r w:rsidRPr="00CE0AAC">
        <w:rPr>
          <w:sz w:val="24"/>
          <w:szCs w:val="24"/>
        </w:rPr>
        <w:t>background.</w:t>
      </w:r>
    </w:p>
    <w:p w:rsidR="00F16D4C" w:rsidRPr="00975B1A" w:rsidRDefault="00F16D4C" w:rsidP="00034DAE">
      <w:pPr>
        <w:pStyle w:val="ListParagraph"/>
        <w:numPr>
          <w:ilvl w:val="2"/>
          <w:numId w:val="3"/>
        </w:numPr>
        <w:tabs>
          <w:tab w:val="left" w:pos="821"/>
        </w:tabs>
        <w:spacing w:before="194" w:line="276" w:lineRule="auto"/>
        <w:ind w:right="1062"/>
        <w:jc w:val="both"/>
        <w:rPr>
          <w:sz w:val="24"/>
          <w:szCs w:val="24"/>
        </w:rPr>
      </w:pPr>
      <w:r w:rsidRPr="00CE0AAC">
        <w:rPr>
          <w:sz w:val="24"/>
          <w:szCs w:val="24"/>
        </w:rPr>
        <w:t>Lack of standardization: Different countries may have different traffic</w:t>
      </w:r>
      <w:r w:rsidRPr="00CE0AAC">
        <w:rPr>
          <w:spacing w:val="1"/>
          <w:sz w:val="24"/>
          <w:szCs w:val="24"/>
        </w:rPr>
        <w:t xml:space="preserve"> </w:t>
      </w:r>
      <w:r w:rsidRPr="00CE0AAC">
        <w:rPr>
          <w:sz w:val="24"/>
          <w:szCs w:val="24"/>
        </w:rPr>
        <w:t>sign designs and colors, which can make it challenging for the system to</w:t>
      </w:r>
      <w:r w:rsidRPr="00CE0AAC">
        <w:rPr>
          <w:spacing w:val="1"/>
          <w:sz w:val="24"/>
          <w:szCs w:val="24"/>
        </w:rPr>
        <w:t xml:space="preserve"> </w:t>
      </w:r>
      <w:r w:rsidRPr="00CE0AAC">
        <w:rPr>
          <w:sz w:val="24"/>
          <w:szCs w:val="24"/>
        </w:rPr>
        <w:t>recognize</w:t>
      </w:r>
      <w:r w:rsidRPr="00CE0AAC">
        <w:rPr>
          <w:spacing w:val="1"/>
          <w:sz w:val="24"/>
          <w:szCs w:val="24"/>
        </w:rPr>
        <w:t xml:space="preserve"> </w:t>
      </w:r>
      <w:r w:rsidRPr="00CE0AAC">
        <w:rPr>
          <w:sz w:val="24"/>
          <w:szCs w:val="24"/>
        </w:rPr>
        <w:t>them</w:t>
      </w:r>
      <w:r w:rsidRPr="00CE0AAC">
        <w:rPr>
          <w:spacing w:val="-9"/>
          <w:sz w:val="24"/>
          <w:szCs w:val="24"/>
        </w:rPr>
        <w:t xml:space="preserve"> </w:t>
      </w:r>
      <w:r w:rsidRPr="00CE0AAC">
        <w:rPr>
          <w:sz w:val="24"/>
          <w:szCs w:val="24"/>
        </w:rPr>
        <w:t>accurately.</w:t>
      </w:r>
    </w:p>
    <w:p w:rsidR="00F16D4C" w:rsidRPr="00F230AB" w:rsidRDefault="00527110" w:rsidP="00527110">
      <w:pPr>
        <w:pStyle w:val="Heading3"/>
        <w:rPr>
          <w:rFonts w:ascii="Times New Roman" w:hAnsi="Times New Roman" w:cs="Times New Roman"/>
          <w:color w:val="000000" w:themeColor="text1"/>
          <w:sz w:val="28"/>
          <w:szCs w:val="28"/>
        </w:rPr>
      </w:pPr>
      <w:bookmarkStart w:id="34" w:name="3.3_Overview_of_the_Proposed_Approach"/>
      <w:bookmarkStart w:id="35" w:name="_Toc163596416"/>
      <w:bookmarkEnd w:id="34"/>
      <w:r w:rsidRPr="00F230AB">
        <w:rPr>
          <w:rFonts w:ascii="Times New Roman" w:hAnsi="Times New Roman" w:cs="Times New Roman"/>
          <w:color w:val="000000" w:themeColor="text1"/>
          <w:sz w:val="28"/>
          <w:szCs w:val="28"/>
        </w:rPr>
        <w:t>3.3</w:t>
      </w:r>
      <w:r w:rsidR="00C22A04" w:rsidRPr="00F230AB">
        <w:rPr>
          <w:rFonts w:ascii="Times New Roman" w:hAnsi="Times New Roman" w:cs="Times New Roman"/>
          <w:color w:val="000000" w:themeColor="text1"/>
          <w:sz w:val="28"/>
          <w:szCs w:val="28"/>
        </w:rPr>
        <w:t xml:space="preserve"> </w:t>
      </w:r>
      <w:r w:rsidR="00F16D4C" w:rsidRPr="00F230AB">
        <w:rPr>
          <w:rFonts w:ascii="Times New Roman" w:hAnsi="Times New Roman" w:cs="Times New Roman"/>
          <w:color w:val="000000" w:themeColor="text1"/>
          <w:sz w:val="28"/>
          <w:szCs w:val="28"/>
        </w:rPr>
        <w:t>Overview</w:t>
      </w:r>
      <w:r w:rsidR="00F16D4C" w:rsidRPr="00F230AB">
        <w:rPr>
          <w:rFonts w:ascii="Times New Roman" w:hAnsi="Times New Roman" w:cs="Times New Roman"/>
          <w:color w:val="000000" w:themeColor="text1"/>
          <w:spacing w:val="1"/>
          <w:sz w:val="28"/>
          <w:szCs w:val="28"/>
        </w:rPr>
        <w:t xml:space="preserve"> </w:t>
      </w:r>
      <w:r w:rsidR="00F16D4C" w:rsidRPr="00F230AB">
        <w:rPr>
          <w:rFonts w:ascii="Times New Roman" w:hAnsi="Times New Roman" w:cs="Times New Roman"/>
          <w:color w:val="000000" w:themeColor="text1"/>
          <w:sz w:val="28"/>
          <w:szCs w:val="28"/>
        </w:rPr>
        <w:t>of</w:t>
      </w:r>
      <w:r w:rsidR="00F16D4C" w:rsidRPr="00F230AB">
        <w:rPr>
          <w:rFonts w:ascii="Times New Roman" w:hAnsi="Times New Roman" w:cs="Times New Roman"/>
          <w:color w:val="000000" w:themeColor="text1"/>
          <w:spacing w:val="-6"/>
          <w:sz w:val="28"/>
          <w:szCs w:val="28"/>
        </w:rPr>
        <w:t xml:space="preserve"> </w:t>
      </w:r>
      <w:r w:rsidR="00F16D4C" w:rsidRPr="00F230AB">
        <w:rPr>
          <w:rFonts w:ascii="Times New Roman" w:hAnsi="Times New Roman" w:cs="Times New Roman"/>
          <w:color w:val="000000" w:themeColor="text1"/>
          <w:sz w:val="28"/>
          <w:szCs w:val="28"/>
        </w:rPr>
        <w:t>the</w:t>
      </w:r>
      <w:r w:rsidR="00F16D4C" w:rsidRPr="00F230AB">
        <w:rPr>
          <w:rFonts w:ascii="Times New Roman" w:hAnsi="Times New Roman" w:cs="Times New Roman"/>
          <w:color w:val="000000" w:themeColor="text1"/>
          <w:spacing w:val="-7"/>
          <w:sz w:val="28"/>
          <w:szCs w:val="28"/>
        </w:rPr>
        <w:t xml:space="preserve"> </w:t>
      </w:r>
      <w:r w:rsidR="00F16D4C" w:rsidRPr="00F230AB">
        <w:rPr>
          <w:rFonts w:ascii="Times New Roman" w:hAnsi="Times New Roman" w:cs="Times New Roman"/>
          <w:color w:val="000000" w:themeColor="text1"/>
          <w:sz w:val="28"/>
          <w:szCs w:val="28"/>
        </w:rPr>
        <w:t>Proposed</w:t>
      </w:r>
      <w:r w:rsidR="00F16D4C" w:rsidRPr="00F230AB">
        <w:rPr>
          <w:rFonts w:ascii="Times New Roman" w:hAnsi="Times New Roman" w:cs="Times New Roman"/>
          <w:color w:val="000000" w:themeColor="text1"/>
          <w:spacing w:val="-9"/>
          <w:sz w:val="28"/>
          <w:szCs w:val="28"/>
        </w:rPr>
        <w:t xml:space="preserve"> </w:t>
      </w:r>
      <w:r w:rsidR="00F16D4C" w:rsidRPr="00F230AB">
        <w:rPr>
          <w:rFonts w:ascii="Times New Roman" w:hAnsi="Times New Roman" w:cs="Times New Roman"/>
          <w:color w:val="000000" w:themeColor="text1"/>
          <w:sz w:val="28"/>
          <w:szCs w:val="28"/>
        </w:rPr>
        <w:t>Approach</w:t>
      </w:r>
      <w:bookmarkEnd w:id="35"/>
    </w:p>
    <w:p w:rsidR="00F16D4C" w:rsidRPr="00CE0AAC" w:rsidRDefault="00F16D4C" w:rsidP="00CF2BE6">
      <w:pPr>
        <w:pStyle w:val="BodyText"/>
        <w:spacing w:before="275" w:line="276" w:lineRule="auto"/>
        <w:ind w:left="100" w:right="1056"/>
        <w:jc w:val="both"/>
        <w:rPr>
          <w:sz w:val="24"/>
          <w:szCs w:val="24"/>
        </w:rPr>
      </w:pPr>
      <w:r w:rsidRPr="00CE0AAC">
        <w:rPr>
          <w:sz w:val="24"/>
          <w:szCs w:val="24"/>
        </w:rPr>
        <w:t>The framework we proposed is categorized into three stages: Detection and</w:t>
      </w:r>
      <w:r w:rsidRPr="00CE0AAC">
        <w:rPr>
          <w:spacing w:val="1"/>
          <w:sz w:val="24"/>
          <w:szCs w:val="24"/>
        </w:rPr>
        <w:t xml:space="preserve"> </w:t>
      </w:r>
      <w:r w:rsidRPr="00CE0AAC">
        <w:rPr>
          <w:sz w:val="24"/>
          <w:szCs w:val="24"/>
        </w:rPr>
        <w:t>feature extraction and recognition. The detection stage is just used to find a road</w:t>
      </w:r>
      <w:r w:rsidRPr="00CE0AAC">
        <w:rPr>
          <w:spacing w:val="-67"/>
          <w:sz w:val="24"/>
          <w:szCs w:val="24"/>
        </w:rPr>
        <w:t xml:space="preserve"> </w:t>
      </w:r>
      <w:r w:rsidRPr="00CE0AAC">
        <w:rPr>
          <w:sz w:val="24"/>
          <w:szCs w:val="24"/>
        </w:rPr>
        <w:t>sign. At the point when a vehicle is travelling at a specific speed, the camera</w:t>
      </w:r>
      <w:r w:rsidRPr="00CE0AAC">
        <w:rPr>
          <w:spacing w:val="1"/>
          <w:sz w:val="24"/>
          <w:szCs w:val="24"/>
        </w:rPr>
        <w:t xml:space="preserve"> </w:t>
      </w:r>
      <w:r w:rsidRPr="00CE0AAC">
        <w:rPr>
          <w:sz w:val="24"/>
          <w:szCs w:val="24"/>
        </w:rPr>
        <w:t>catches the road sign in nature, and our calculation verifies whether a sign is</w:t>
      </w:r>
      <w:r w:rsidRPr="00CE0AAC">
        <w:rPr>
          <w:spacing w:val="1"/>
          <w:sz w:val="24"/>
          <w:szCs w:val="24"/>
        </w:rPr>
        <w:t xml:space="preserve"> </w:t>
      </w:r>
      <w:r w:rsidRPr="00CE0AAC">
        <w:rPr>
          <w:sz w:val="24"/>
          <w:szCs w:val="24"/>
        </w:rPr>
        <w:t>available in that outline or not available in that perimeter. Distinguishing the</w:t>
      </w:r>
      <w:r w:rsidRPr="00CE0AAC">
        <w:rPr>
          <w:spacing w:val="1"/>
          <w:sz w:val="24"/>
          <w:szCs w:val="24"/>
        </w:rPr>
        <w:t xml:space="preserve"> </w:t>
      </w:r>
      <w:r w:rsidRPr="00CE0AAC">
        <w:rPr>
          <w:sz w:val="24"/>
          <w:szCs w:val="24"/>
        </w:rPr>
        <w:t>traffic sign depends on shape and color. In the feature extraction stage, the</w:t>
      </w:r>
      <w:r w:rsidRPr="00CE0AAC">
        <w:rPr>
          <w:spacing w:val="1"/>
          <w:sz w:val="24"/>
          <w:szCs w:val="24"/>
        </w:rPr>
        <w:t xml:space="preserve"> </w:t>
      </w:r>
      <w:r w:rsidRPr="00CE0AAC">
        <w:rPr>
          <w:sz w:val="24"/>
          <w:szCs w:val="24"/>
        </w:rPr>
        <w:t>proposed</w:t>
      </w:r>
      <w:r w:rsidRPr="00CE0AAC">
        <w:rPr>
          <w:spacing w:val="1"/>
          <w:sz w:val="24"/>
          <w:szCs w:val="24"/>
        </w:rPr>
        <w:t xml:space="preserve"> </w:t>
      </w:r>
      <w:r w:rsidRPr="00CE0AAC">
        <w:rPr>
          <w:sz w:val="24"/>
          <w:szCs w:val="24"/>
        </w:rPr>
        <w:t>calculation</w:t>
      </w:r>
      <w:r w:rsidRPr="00CE0AAC">
        <w:rPr>
          <w:spacing w:val="1"/>
          <w:sz w:val="24"/>
          <w:szCs w:val="24"/>
        </w:rPr>
        <w:t xml:space="preserve"> </w:t>
      </w:r>
      <w:r w:rsidRPr="00CE0AAC">
        <w:rPr>
          <w:sz w:val="24"/>
          <w:szCs w:val="24"/>
        </w:rPr>
        <w:t>characterizes</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distinguished</w:t>
      </w:r>
      <w:r w:rsidRPr="00CE0AAC">
        <w:rPr>
          <w:spacing w:val="1"/>
          <w:sz w:val="24"/>
          <w:szCs w:val="24"/>
        </w:rPr>
        <w:t xml:space="preserve"> </w:t>
      </w:r>
      <w:r w:rsidRPr="00CE0AAC">
        <w:rPr>
          <w:sz w:val="24"/>
          <w:szCs w:val="24"/>
        </w:rPr>
        <w:t>road</w:t>
      </w:r>
      <w:r w:rsidRPr="00CE0AAC">
        <w:rPr>
          <w:spacing w:val="1"/>
          <w:sz w:val="24"/>
          <w:szCs w:val="24"/>
        </w:rPr>
        <w:t xml:space="preserve"> </w:t>
      </w:r>
      <w:r w:rsidRPr="00CE0AAC">
        <w:rPr>
          <w:sz w:val="24"/>
          <w:szCs w:val="24"/>
        </w:rPr>
        <w:t>sign.</w:t>
      </w:r>
      <w:r w:rsidRPr="00CE0AAC">
        <w:rPr>
          <w:spacing w:val="1"/>
          <w:sz w:val="24"/>
          <w:szCs w:val="24"/>
        </w:rPr>
        <w:t xml:space="preserve"> </w:t>
      </w:r>
      <w:r w:rsidRPr="00CE0AAC">
        <w:rPr>
          <w:sz w:val="24"/>
          <w:szCs w:val="24"/>
        </w:rPr>
        <w:t>This</w:t>
      </w:r>
      <w:r w:rsidRPr="00CE0AAC">
        <w:rPr>
          <w:spacing w:val="1"/>
          <w:sz w:val="24"/>
          <w:szCs w:val="24"/>
        </w:rPr>
        <w:t xml:space="preserve"> </w:t>
      </w:r>
      <w:r w:rsidRPr="00CE0AAC">
        <w:rPr>
          <w:sz w:val="24"/>
          <w:szCs w:val="24"/>
        </w:rPr>
        <w:t>is</w:t>
      </w:r>
      <w:r w:rsidRPr="00CE0AAC">
        <w:rPr>
          <w:spacing w:val="1"/>
          <w:sz w:val="24"/>
          <w:szCs w:val="24"/>
        </w:rPr>
        <w:t xml:space="preserve"> </w:t>
      </w:r>
      <w:r w:rsidRPr="00CE0AAC">
        <w:rPr>
          <w:sz w:val="24"/>
          <w:szCs w:val="24"/>
        </w:rPr>
        <w:t>accomplished with the assistance of "Convolutional Neural Network" algorithm</w:t>
      </w:r>
      <w:r w:rsidRPr="00CE0AAC">
        <w:rPr>
          <w:spacing w:val="1"/>
          <w:sz w:val="24"/>
          <w:szCs w:val="24"/>
        </w:rPr>
        <w:t xml:space="preserve"> </w:t>
      </w:r>
      <w:r w:rsidRPr="00CE0AAC">
        <w:rPr>
          <w:sz w:val="24"/>
          <w:szCs w:val="24"/>
        </w:rPr>
        <w:t>which</w:t>
      </w:r>
      <w:r w:rsidRPr="00CE0AAC">
        <w:rPr>
          <w:spacing w:val="-4"/>
          <w:sz w:val="24"/>
          <w:szCs w:val="24"/>
        </w:rPr>
        <w:t xml:space="preserve"> </w:t>
      </w:r>
      <w:r w:rsidRPr="00CE0AAC">
        <w:rPr>
          <w:sz w:val="24"/>
          <w:szCs w:val="24"/>
        </w:rPr>
        <w:t>classifies</w:t>
      </w:r>
      <w:r w:rsidRPr="00CE0AAC">
        <w:rPr>
          <w:spacing w:val="2"/>
          <w:sz w:val="24"/>
          <w:szCs w:val="24"/>
        </w:rPr>
        <w:t xml:space="preserve"> </w:t>
      </w:r>
      <w:r w:rsidRPr="00CE0AAC">
        <w:rPr>
          <w:sz w:val="24"/>
          <w:szCs w:val="24"/>
        </w:rPr>
        <w:t>the</w:t>
      </w:r>
      <w:r w:rsidRPr="00CE0AAC">
        <w:rPr>
          <w:spacing w:val="6"/>
          <w:sz w:val="24"/>
          <w:szCs w:val="24"/>
        </w:rPr>
        <w:t xml:space="preserve"> </w:t>
      </w:r>
      <w:r w:rsidRPr="00CE0AAC">
        <w:rPr>
          <w:sz w:val="24"/>
          <w:szCs w:val="24"/>
        </w:rPr>
        <w:t>image</w:t>
      </w:r>
      <w:r w:rsidRPr="00CE0AAC">
        <w:rPr>
          <w:spacing w:val="7"/>
          <w:sz w:val="24"/>
          <w:szCs w:val="24"/>
        </w:rPr>
        <w:t xml:space="preserve"> </w:t>
      </w:r>
      <w:r w:rsidRPr="00CE0AAC">
        <w:rPr>
          <w:sz w:val="24"/>
          <w:szCs w:val="24"/>
        </w:rPr>
        <w:t>into sub classes.</w:t>
      </w:r>
    </w:p>
    <w:p w:rsidR="00F16D4C" w:rsidRDefault="00F16D4C" w:rsidP="00975B1A">
      <w:pPr>
        <w:pStyle w:val="BodyText"/>
        <w:spacing w:before="3"/>
        <w:rPr>
          <w:sz w:val="15"/>
        </w:rPr>
        <w:sectPr w:rsidR="00F16D4C" w:rsidSect="0007381C">
          <w:pgSz w:w="11910" w:h="16840"/>
          <w:pgMar w:top="1340" w:right="380" w:bottom="1180" w:left="1340" w:header="0" w:footer="918"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84864" behindDoc="0" locked="0" layoutInCell="1" allowOverlap="1" wp14:anchorId="46C5071D" wp14:editId="0FAEC625">
            <wp:simplePos x="0" y="0"/>
            <wp:positionH relativeFrom="page">
              <wp:posOffset>925710</wp:posOffset>
            </wp:positionH>
            <wp:positionV relativeFrom="paragraph">
              <wp:posOffset>136503</wp:posOffset>
            </wp:positionV>
            <wp:extent cx="5602446" cy="214369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602446" cy="2143696"/>
                    </a:xfrm>
                    <a:prstGeom prst="rect">
                      <a:avLst/>
                    </a:prstGeom>
                  </pic:spPr>
                </pic:pic>
              </a:graphicData>
            </a:graphic>
          </wp:anchor>
        </w:drawing>
      </w:r>
    </w:p>
    <w:p w:rsidR="00F16D4C" w:rsidRPr="00F230AB" w:rsidRDefault="00527110" w:rsidP="00527110">
      <w:pPr>
        <w:pStyle w:val="Heading3"/>
        <w:rPr>
          <w:rFonts w:ascii="Times New Roman" w:hAnsi="Times New Roman" w:cs="Times New Roman"/>
          <w:color w:val="auto"/>
          <w:sz w:val="28"/>
          <w:szCs w:val="28"/>
        </w:rPr>
      </w:pPr>
      <w:bookmarkStart w:id="36" w:name="_Toc163596417"/>
      <w:r w:rsidRPr="00F230AB">
        <w:rPr>
          <w:rFonts w:ascii="Times New Roman" w:hAnsi="Times New Roman" w:cs="Times New Roman"/>
          <w:color w:val="auto"/>
          <w:sz w:val="28"/>
          <w:szCs w:val="28"/>
        </w:rPr>
        <w:lastRenderedPageBreak/>
        <w:t>3.4</w:t>
      </w:r>
      <w:r w:rsidR="00C22A04" w:rsidRPr="00F230AB">
        <w:rPr>
          <w:rFonts w:ascii="Times New Roman" w:hAnsi="Times New Roman" w:cs="Times New Roman"/>
          <w:color w:val="auto"/>
          <w:sz w:val="28"/>
          <w:szCs w:val="28"/>
        </w:rPr>
        <w:t xml:space="preserve"> </w:t>
      </w:r>
      <w:r w:rsidR="00F16D4C" w:rsidRPr="00F230AB">
        <w:rPr>
          <w:rFonts w:ascii="Times New Roman" w:hAnsi="Times New Roman" w:cs="Times New Roman"/>
          <w:color w:val="auto"/>
          <w:sz w:val="28"/>
          <w:szCs w:val="28"/>
        </w:rPr>
        <w:t>Advantages</w:t>
      </w:r>
      <w:r w:rsidR="00F16D4C" w:rsidRPr="00F230AB">
        <w:rPr>
          <w:rFonts w:ascii="Times New Roman" w:hAnsi="Times New Roman" w:cs="Times New Roman"/>
          <w:color w:val="auto"/>
          <w:spacing w:val="-4"/>
          <w:sz w:val="28"/>
          <w:szCs w:val="28"/>
        </w:rPr>
        <w:t xml:space="preserve"> </w:t>
      </w:r>
      <w:r w:rsidR="00F16D4C" w:rsidRPr="00F230AB">
        <w:rPr>
          <w:rFonts w:ascii="Times New Roman" w:hAnsi="Times New Roman" w:cs="Times New Roman"/>
          <w:color w:val="auto"/>
          <w:sz w:val="28"/>
          <w:szCs w:val="28"/>
        </w:rPr>
        <w:t>of</w:t>
      </w:r>
      <w:r w:rsidR="00F16D4C" w:rsidRPr="00F230AB">
        <w:rPr>
          <w:rFonts w:ascii="Times New Roman" w:hAnsi="Times New Roman" w:cs="Times New Roman"/>
          <w:color w:val="auto"/>
          <w:spacing w:val="-3"/>
          <w:sz w:val="28"/>
          <w:szCs w:val="28"/>
        </w:rPr>
        <w:t xml:space="preserve"> </w:t>
      </w:r>
      <w:r w:rsidR="00F16D4C" w:rsidRPr="00F230AB">
        <w:rPr>
          <w:rFonts w:ascii="Times New Roman" w:hAnsi="Times New Roman" w:cs="Times New Roman"/>
          <w:color w:val="auto"/>
          <w:sz w:val="28"/>
          <w:szCs w:val="28"/>
        </w:rPr>
        <w:t>proposed</w:t>
      </w:r>
      <w:r w:rsidR="00F16D4C" w:rsidRPr="00F230AB">
        <w:rPr>
          <w:rFonts w:ascii="Times New Roman" w:hAnsi="Times New Roman" w:cs="Times New Roman"/>
          <w:color w:val="auto"/>
          <w:spacing w:val="-7"/>
          <w:sz w:val="28"/>
          <w:szCs w:val="28"/>
        </w:rPr>
        <w:t xml:space="preserve"> </w:t>
      </w:r>
      <w:r w:rsidR="00F16D4C" w:rsidRPr="00F230AB">
        <w:rPr>
          <w:rFonts w:ascii="Times New Roman" w:hAnsi="Times New Roman" w:cs="Times New Roman"/>
          <w:color w:val="auto"/>
          <w:sz w:val="28"/>
          <w:szCs w:val="28"/>
        </w:rPr>
        <w:t>system</w:t>
      </w:r>
      <w:bookmarkEnd w:id="36"/>
    </w:p>
    <w:p w:rsidR="00F16D4C" w:rsidRPr="00CE0AAC" w:rsidRDefault="00F16D4C" w:rsidP="00F16D4C">
      <w:pPr>
        <w:pStyle w:val="BodyText"/>
        <w:spacing w:before="271" w:line="276" w:lineRule="auto"/>
        <w:ind w:left="100" w:right="1060"/>
        <w:jc w:val="both"/>
        <w:rPr>
          <w:sz w:val="24"/>
          <w:szCs w:val="24"/>
        </w:rPr>
      </w:pPr>
      <w:r w:rsidRPr="00CE0AAC">
        <w:rPr>
          <w:sz w:val="24"/>
          <w:szCs w:val="24"/>
        </w:rPr>
        <w:t>The advantages of a proposed traffic sign recognition (TSR) project system can</w:t>
      </w:r>
      <w:r w:rsidRPr="00CE0AAC">
        <w:rPr>
          <w:spacing w:val="1"/>
          <w:sz w:val="24"/>
          <w:szCs w:val="24"/>
        </w:rPr>
        <w:t xml:space="preserve"> </w:t>
      </w:r>
      <w:r w:rsidRPr="00CE0AAC">
        <w:rPr>
          <w:sz w:val="24"/>
          <w:szCs w:val="24"/>
        </w:rPr>
        <w:t>vary depending on the specific approach and techniques used. However, some</w:t>
      </w:r>
      <w:r w:rsidRPr="00CE0AAC">
        <w:rPr>
          <w:spacing w:val="1"/>
          <w:sz w:val="24"/>
          <w:szCs w:val="24"/>
        </w:rPr>
        <w:t xml:space="preserve"> </w:t>
      </w:r>
      <w:r w:rsidRPr="00CE0AAC">
        <w:rPr>
          <w:sz w:val="24"/>
          <w:szCs w:val="24"/>
        </w:rPr>
        <w:t>potential</w:t>
      </w:r>
      <w:r w:rsidRPr="00CE0AAC">
        <w:rPr>
          <w:spacing w:val="-5"/>
          <w:sz w:val="24"/>
          <w:szCs w:val="24"/>
        </w:rPr>
        <w:t xml:space="preserve"> </w:t>
      </w:r>
      <w:r w:rsidRPr="00CE0AAC">
        <w:rPr>
          <w:sz w:val="24"/>
          <w:szCs w:val="24"/>
        </w:rPr>
        <w:t>advantages</w:t>
      </w:r>
      <w:r w:rsidRPr="00CE0AAC">
        <w:rPr>
          <w:spacing w:val="2"/>
          <w:sz w:val="24"/>
          <w:szCs w:val="24"/>
        </w:rPr>
        <w:t xml:space="preserve"> </w:t>
      </w:r>
      <w:r w:rsidRPr="00CE0AAC">
        <w:rPr>
          <w:sz w:val="24"/>
          <w:szCs w:val="24"/>
        </w:rPr>
        <w:t>of</w:t>
      </w:r>
      <w:r w:rsidRPr="00CE0AAC">
        <w:rPr>
          <w:spacing w:val="-5"/>
          <w:sz w:val="24"/>
          <w:szCs w:val="24"/>
        </w:rPr>
        <w:t xml:space="preserve"> </w:t>
      </w:r>
      <w:r w:rsidRPr="00CE0AAC">
        <w:rPr>
          <w:sz w:val="24"/>
          <w:szCs w:val="24"/>
        </w:rPr>
        <w:t>a</w:t>
      </w:r>
      <w:r w:rsidRPr="00CE0AAC">
        <w:rPr>
          <w:spacing w:val="1"/>
          <w:sz w:val="24"/>
          <w:szCs w:val="24"/>
        </w:rPr>
        <w:t xml:space="preserve"> </w:t>
      </w:r>
      <w:r w:rsidRPr="00CE0AAC">
        <w:rPr>
          <w:sz w:val="24"/>
          <w:szCs w:val="24"/>
        </w:rPr>
        <w:t>well-designed TSR</w:t>
      </w:r>
      <w:r w:rsidRPr="00CE0AAC">
        <w:rPr>
          <w:spacing w:val="2"/>
          <w:sz w:val="24"/>
          <w:szCs w:val="24"/>
        </w:rPr>
        <w:t xml:space="preserve"> </w:t>
      </w:r>
      <w:r w:rsidRPr="00CE0AAC">
        <w:rPr>
          <w:sz w:val="24"/>
          <w:szCs w:val="24"/>
        </w:rPr>
        <w:t>system</w:t>
      </w:r>
      <w:r w:rsidRPr="00CE0AAC">
        <w:rPr>
          <w:spacing w:val="-5"/>
          <w:sz w:val="24"/>
          <w:szCs w:val="24"/>
        </w:rPr>
        <w:t xml:space="preserve"> </w:t>
      </w:r>
      <w:r w:rsidRPr="00CE0AAC">
        <w:rPr>
          <w:sz w:val="24"/>
          <w:szCs w:val="24"/>
        </w:rPr>
        <w:t>may include:</w:t>
      </w:r>
    </w:p>
    <w:p w:rsidR="00F16D4C" w:rsidRPr="00CE0AAC" w:rsidRDefault="00F16D4C" w:rsidP="00034DAE">
      <w:pPr>
        <w:pStyle w:val="ListParagraph"/>
        <w:numPr>
          <w:ilvl w:val="2"/>
          <w:numId w:val="3"/>
        </w:numPr>
        <w:tabs>
          <w:tab w:val="left" w:pos="821"/>
        </w:tabs>
        <w:spacing w:before="199" w:line="276" w:lineRule="auto"/>
        <w:ind w:right="1062"/>
        <w:jc w:val="both"/>
        <w:rPr>
          <w:sz w:val="24"/>
          <w:szCs w:val="24"/>
        </w:rPr>
      </w:pPr>
      <w:r w:rsidRPr="00CE0AAC">
        <w:rPr>
          <w:sz w:val="24"/>
          <w:szCs w:val="24"/>
        </w:rPr>
        <w:t>Improved</w:t>
      </w:r>
      <w:r w:rsidRPr="00CE0AAC">
        <w:rPr>
          <w:spacing w:val="1"/>
          <w:sz w:val="24"/>
          <w:szCs w:val="24"/>
        </w:rPr>
        <w:t xml:space="preserve"> </w:t>
      </w:r>
      <w:r w:rsidRPr="00CE0AAC">
        <w:rPr>
          <w:sz w:val="24"/>
          <w:szCs w:val="24"/>
        </w:rPr>
        <w:t>accuracy:</w:t>
      </w:r>
      <w:r w:rsidRPr="00CE0AAC">
        <w:rPr>
          <w:spacing w:val="1"/>
          <w:sz w:val="24"/>
          <w:szCs w:val="24"/>
        </w:rPr>
        <w:t xml:space="preserve"> </w:t>
      </w:r>
      <w:r w:rsidRPr="00CE0AAC">
        <w:rPr>
          <w:sz w:val="24"/>
          <w:szCs w:val="24"/>
        </w:rPr>
        <w:t>A</w:t>
      </w:r>
      <w:r w:rsidRPr="00CE0AAC">
        <w:rPr>
          <w:spacing w:val="1"/>
          <w:sz w:val="24"/>
          <w:szCs w:val="24"/>
        </w:rPr>
        <w:t xml:space="preserve"> </w:t>
      </w:r>
      <w:r w:rsidRPr="00CE0AAC">
        <w:rPr>
          <w:sz w:val="24"/>
          <w:szCs w:val="24"/>
        </w:rPr>
        <w:t>well-designed</w:t>
      </w:r>
      <w:r w:rsidRPr="00CE0AAC">
        <w:rPr>
          <w:spacing w:val="1"/>
          <w:sz w:val="24"/>
          <w:szCs w:val="24"/>
        </w:rPr>
        <w:t xml:space="preserve"> </w:t>
      </w:r>
      <w:r w:rsidRPr="00CE0AAC">
        <w:rPr>
          <w:sz w:val="24"/>
          <w:szCs w:val="24"/>
        </w:rPr>
        <w:t>TSR</w:t>
      </w:r>
      <w:r w:rsidRPr="00CE0AAC">
        <w:rPr>
          <w:spacing w:val="1"/>
          <w:sz w:val="24"/>
          <w:szCs w:val="24"/>
        </w:rPr>
        <w:t xml:space="preserve"> </w:t>
      </w:r>
      <w:r w:rsidRPr="00CE0AAC">
        <w:rPr>
          <w:sz w:val="24"/>
          <w:szCs w:val="24"/>
        </w:rPr>
        <w:t>system</w:t>
      </w:r>
      <w:r w:rsidRPr="00CE0AAC">
        <w:rPr>
          <w:spacing w:val="1"/>
          <w:sz w:val="24"/>
          <w:szCs w:val="24"/>
        </w:rPr>
        <w:t xml:space="preserve"> </w:t>
      </w:r>
      <w:r w:rsidRPr="00CE0AAC">
        <w:rPr>
          <w:sz w:val="24"/>
          <w:szCs w:val="24"/>
        </w:rPr>
        <w:t>can</w:t>
      </w:r>
      <w:r w:rsidRPr="00CE0AAC">
        <w:rPr>
          <w:spacing w:val="1"/>
          <w:sz w:val="24"/>
          <w:szCs w:val="24"/>
        </w:rPr>
        <w:t xml:space="preserve"> </w:t>
      </w:r>
      <w:r w:rsidRPr="00CE0AAC">
        <w:rPr>
          <w:sz w:val="24"/>
          <w:szCs w:val="24"/>
        </w:rPr>
        <w:t>improve</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accuracy of traffic</w:t>
      </w:r>
      <w:r w:rsidRPr="00CE0AAC">
        <w:rPr>
          <w:spacing w:val="1"/>
          <w:sz w:val="24"/>
          <w:szCs w:val="24"/>
        </w:rPr>
        <w:t xml:space="preserve"> </w:t>
      </w:r>
      <w:r w:rsidRPr="00CE0AAC">
        <w:rPr>
          <w:sz w:val="24"/>
          <w:szCs w:val="24"/>
        </w:rPr>
        <w:t>sign detection and recognition,</w:t>
      </w:r>
      <w:r w:rsidRPr="00CE0AAC">
        <w:rPr>
          <w:spacing w:val="1"/>
          <w:sz w:val="24"/>
          <w:szCs w:val="24"/>
        </w:rPr>
        <w:t xml:space="preserve"> </w:t>
      </w:r>
      <w:r w:rsidRPr="00CE0AAC">
        <w:rPr>
          <w:sz w:val="24"/>
          <w:szCs w:val="24"/>
        </w:rPr>
        <w:t>which can help to</w:t>
      </w:r>
      <w:r w:rsidRPr="00CE0AAC">
        <w:rPr>
          <w:spacing w:val="1"/>
          <w:sz w:val="24"/>
          <w:szCs w:val="24"/>
        </w:rPr>
        <w:t xml:space="preserve"> </w:t>
      </w:r>
      <w:r w:rsidRPr="00CE0AAC">
        <w:rPr>
          <w:sz w:val="24"/>
          <w:szCs w:val="24"/>
        </w:rPr>
        <w:t>reduce the risk of accidents caused by driver error or failure to notice</w:t>
      </w:r>
      <w:r w:rsidRPr="00CE0AAC">
        <w:rPr>
          <w:spacing w:val="1"/>
          <w:sz w:val="24"/>
          <w:szCs w:val="24"/>
        </w:rPr>
        <w:t xml:space="preserve"> </w:t>
      </w:r>
      <w:r w:rsidRPr="00CE0AAC">
        <w:rPr>
          <w:sz w:val="24"/>
          <w:szCs w:val="24"/>
        </w:rPr>
        <w:t>traffic</w:t>
      </w:r>
      <w:r w:rsidRPr="00CE0AAC">
        <w:rPr>
          <w:spacing w:val="1"/>
          <w:sz w:val="24"/>
          <w:szCs w:val="24"/>
        </w:rPr>
        <w:t xml:space="preserve"> </w:t>
      </w:r>
      <w:r w:rsidRPr="00CE0AAC">
        <w:rPr>
          <w:sz w:val="24"/>
          <w:szCs w:val="24"/>
        </w:rPr>
        <w:t>signs.</w:t>
      </w:r>
    </w:p>
    <w:p w:rsidR="00F16D4C" w:rsidRPr="00CE0AAC" w:rsidRDefault="00F16D4C" w:rsidP="00034DAE">
      <w:pPr>
        <w:pStyle w:val="ListParagraph"/>
        <w:numPr>
          <w:ilvl w:val="2"/>
          <w:numId w:val="3"/>
        </w:numPr>
        <w:tabs>
          <w:tab w:val="left" w:pos="821"/>
        </w:tabs>
        <w:spacing w:before="203" w:line="276" w:lineRule="auto"/>
        <w:ind w:right="1057"/>
        <w:jc w:val="both"/>
        <w:rPr>
          <w:sz w:val="24"/>
          <w:szCs w:val="24"/>
        </w:rPr>
      </w:pPr>
      <w:r w:rsidRPr="00CE0AAC">
        <w:rPr>
          <w:sz w:val="24"/>
          <w:szCs w:val="24"/>
        </w:rPr>
        <w:t>Faster response time: A TSR system can provide real-time information on</w:t>
      </w:r>
      <w:r w:rsidRPr="00CE0AAC">
        <w:rPr>
          <w:spacing w:val="-67"/>
          <w:sz w:val="24"/>
          <w:szCs w:val="24"/>
        </w:rPr>
        <w:t xml:space="preserve"> </w:t>
      </w:r>
      <w:r w:rsidRPr="00CE0AAC">
        <w:rPr>
          <w:sz w:val="24"/>
          <w:szCs w:val="24"/>
        </w:rPr>
        <w:t>traffic signs, allowing drivers to respond quickly and appropriately to</w:t>
      </w:r>
      <w:r w:rsidRPr="00CE0AAC">
        <w:rPr>
          <w:spacing w:val="1"/>
          <w:sz w:val="24"/>
          <w:szCs w:val="24"/>
        </w:rPr>
        <w:t xml:space="preserve"> </w:t>
      </w:r>
      <w:r w:rsidRPr="00CE0AAC">
        <w:rPr>
          <w:sz w:val="24"/>
          <w:szCs w:val="24"/>
        </w:rPr>
        <w:t>changing road</w:t>
      </w:r>
      <w:r w:rsidRPr="00CE0AAC">
        <w:rPr>
          <w:spacing w:val="1"/>
          <w:sz w:val="24"/>
          <w:szCs w:val="24"/>
        </w:rPr>
        <w:t xml:space="preserve"> </w:t>
      </w:r>
      <w:r w:rsidRPr="00CE0AAC">
        <w:rPr>
          <w:sz w:val="24"/>
          <w:szCs w:val="24"/>
        </w:rPr>
        <w:t>conditions.</w:t>
      </w:r>
    </w:p>
    <w:p w:rsidR="00F16D4C" w:rsidRPr="00CE0AAC" w:rsidRDefault="00F16D4C" w:rsidP="00034DAE">
      <w:pPr>
        <w:pStyle w:val="ListParagraph"/>
        <w:numPr>
          <w:ilvl w:val="2"/>
          <w:numId w:val="3"/>
        </w:numPr>
        <w:tabs>
          <w:tab w:val="left" w:pos="821"/>
        </w:tabs>
        <w:spacing w:before="198" w:line="276" w:lineRule="auto"/>
        <w:ind w:right="1063"/>
        <w:jc w:val="both"/>
        <w:rPr>
          <w:sz w:val="24"/>
          <w:szCs w:val="24"/>
        </w:rPr>
      </w:pPr>
      <w:r w:rsidRPr="00CE0AAC">
        <w:rPr>
          <w:sz w:val="24"/>
          <w:szCs w:val="24"/>
        </w:rPr>
        <w:t>Increased efficiency: By improving traffic flow and reducing congestion,</w:t>
      </w:r>
      <w:r w:rsidRPr="00CE0AAC">
        <w:rPr>
          <w:spacing w:val="1"/>
          <w:sz w:val="24"/>
          <w:szCs w:val="24"/>
        </w:rPr>
        <w:t xml:space="preserve"> </w:t>
      </w:r>
      <w:r w:rsidRPr="00CE0AAC">
        <w:rPr>
          <w:sz w:val="24"/>
          <w:szCs w:val="24"/>
        </w:rPr>
        <w:t>a TSR</w:t>
      </w:r>
      <w:r w:rsidRPr="00CE0AAC">
        <w:rPr>
          <w:spacing w:val="1"/>
          <w:sz w:val="24"/>
          <w:szCs w:val="24"/>
        </w:rPr>
        <w:t xml:space="preserve"> </w:t>
      </w:r>
      <w:r w:rsidRPr="00CE0AAC">
        <w:rPr>
          <w:sz w:val="24"/>
          <w:szCs w:val="24"/>
        </w:rPr>
        <w:t>system can increase the efficiency of transportation networks,</w:t>
      </w:r>
      <w:r w:rsidRPr="00CE0AAC">
        <w:rPr>
          <w:spacing w:val="1"/>
          <w:sz w:val="24"/>
          <w:szCs w:val="24"/>
        </w:rPr>
        <w:t xml:space="preserve"> </w:t>
      </w:r>
      <w:r w:rsidRPr="00CE0AAC">
        <w:rPr>
          <w:sz w:val="24"/>
          <w:szCs w:val="24"/>
        </w:rPr>
        <w:t>resulting</w:t>
      </w:r>
      <w:r w:rsidRPr="00CE0AAC">
        <w:rPr>
          <w:spacing w:val="-1"/>
          <w:sz w:val="24"/>
          <w:szCs w:val="24"/>
        </w:rPr>
        <w:t xml:space="preserve"> </w:t>
      </w:r>
      <w:r w:rsidRPr="00CE0AAC">
        <w:rPr>
          <w:sz w:val="24"/>
          <w:szCs w:val="24"/>
        </w:rPr>
        <w:t>in</w:t>
      </w:r>
      <w:r w:rsidRPr="00CE0AAC">
        <w:rPr>
          <w:spacing w:val="-4"/>
          <w:sz w:val="24"/>
          <w:szCs w:val="24"/>
        </w:rPr>
        <w:t xml:space="preserve"> </w:t>
      </w:r>
      <w:r w:rsidRPr="00CE0AAC">
        <w:rPr>
          <w:sz w:val="24"/>
          <w:szCs w:val="24"/>
        </w:rPr>
        <w:t>reduced</w:t>
      </w:r>
      <w:r w:rsidRPr="00CE0AAC">
        <w:rPr>
          <w:spacing w:val="-1"/>
          <w:sz w:val="24"/>
          <w:szCs w:val="24"/>
        </w:rPr>
        <w:t xml:space="preserve"> </w:t>
      </w:r>
      <w:r w:rsidRPr="00CE0AAC">
        <w:rPr>
          <w:sz w:val="24"/>
          <w:szCs w:val="24"/>
        </w:rPr>
        <w:t>travel</w:t>
      </w:r>
      <w:r w:rsidRPr="00CE0AAC">
        <w:rPr>
          <w:spacing w:val="-4"/>
          <w:sz w:val="24"/>
          <w:szCs w:val="24"/>
        </w:rPr>
        <w:t xml:space="preserve"> </w:t>
      </w:r>
      <w:r w:rsidRPr="00CE0AAC">
        <w:rPr>
          <w:sz w:val="24"/>
          <w:szCs w:val="24"/>
        </w:rPr>
        <w:t>times</w:t>
      </w:r>
      <w:r w:rsidRPr="00CE0AAC">
        <w:rPr>
          <w:spacing w:val="1"/>
          <w:sz w:val="24"/>
          <w:szCs w:val="24"/>
        </w:rPr>
        <w:t xml:space="preserve"> </w:t>
      </w:r>
      <w:r w:rsidRPr="00CE0AAC">
        <w:rPr>
          <w:sz w:val="24"/>
          <w:szCs w:val="24"/>
        </w:rPr>
        <w:t>and</w:t>
      </w:r>
      <w:r w:rsidRPr="00CE0AAC">
        <w:rPr>
          <w:spacing w:val="5"/>
          <w:sz w:val="24"/>
          <w:szCs w:val="24"/>
        </w:rPr>
        <w:t xml:space="preserve"> </w:t>
      </w:r>
      <w:r w:rsidRPr="00CE0AAC">
        <w:rPr>
          <w:sz w:val="24"/>
          <w:szCs w:val="24"/>
        </w:rPr>
        <w:t>fuel</w:t>
      </w:r>
      <w:r w:rsidRPr="00CE0AAC">
        <w:rPr>
          <w:spacing w:val="-5"/>
          <w:sz w:val="24"/>
          <w:szCs w:val="24"/>
        </w:rPr>
        <w:t xml:space="preserve"> </w:t>
      </w:r>
      <w:r w:rsidRPr="00CE0AAC">
        <w:rPr>
          <w:sz w:val="24"/>
          <w:szCs w:val="24"/>
        </w:rPr>
        <w:t>consumption.</w:t>
      </w:r>
    </w:p>
    <w:p w:rsidR="00F16D4C" w:rsidRPr="00CE0AAC" w:rsidRDefault="00F16D4C" w:rsidP="00034DAE">
      <w:pPr>
        <w:pStyle w:val="ListParagraph"/>
        <w:numPr>
          <w:ilvl w:val="2"/>
          <w:numId w:val="3"/>
        </w:numPr>
        <w:tabs>
          <w:tab w:val="left" w:pos="821"/>
        </w:tabs>
        <w:spacing w:before="199" w:line="278" w:lineRule="auto"/>
        <w:ind w:right="1062"/>
        <w:jc w:val="both"/>
        <w:rPr>
          <w:sz w:val="24"/>
          <w:szCs w:val="24"/>
        </w:rPr>
      </w:pPr>
      <w:r w:rsidRPr="00CE0AAC">
        <w:rPr>
          <w:sz w:val="24"/>
          <w:szCs w:val="24"/>
        </w:rPr>
        <w:t>Reduced</w:t>
      </w:r>
      <w:r w:rsidRPr="00CE0AAC">
        <w:rPr>
          <w:spacing w:val="1"/>
          <w:sz w:val="24"/>
          <w:szCs w:val="24"/>
        </w:rPr>
        <w:t xml:space="preserve"> </w:t>
      </w:r>
      <w:r w:rsidRPr="00CE0AAC">
        <w:rPr>
          <w:sz w:val="24"/>
          <w:szCs w:val="24"/>
        </w:rPr>
        <w:t>costs: The</w:t>
      </w:r>
      <w:r w:rsidRPr="00CE0AAC">
        <w:rPr>
          <w:spacing w:val="1"/>
          <w:sz w:val="24"/>
          <w:szCs w:val="24"/>
        </w:rPr>
        <w:t xml:space="preserve"> </w:t>
      </w:r>
      <w:r w:rsidRPr="00CE0AAC">
        <w:rPr>
          <w:sz w:val="24"/>
          <w:szCs w:val="24"/>
        </w:rPr>
        <w:t>implementation of a</w:t>
      </w:r>
      <w:r w:rsidRPr="00CE0AAC">
        <w:rPr>
          <w:spacing w:val="1"/>
          <w:sz w:val="24"/>
          <w:szCs w:val="24"/>
        </w:rPr>
        <w:t xml:space="preserve"> </w:t>
      </w:r>
      <w:r w:rsidRPr="00CE0AAC">
        <w:rPr>
          <w:sz w:val="24"/>
          <w:szCs w:val="24"/>
        </w:rPr>
        <w:t>TSR</w:t>
      </w:r>
      <w:r w:rsidRPr="00CE0AAC">
        <w:rPr>
          <w:spacing w:val="1"/>
          <w:sz w:val="24"/>
          <w:szCs w:val="24"/>
        </w:rPr>
        <w:t xml:space="preserve"> </w:t>
      </w:r>
      <w:r w:rsidRPr="00CE0AAC">
        <w:rPr>
          <w:sz w:val="24"/>
          <w:szCs w:val="24"/>
        </w:rPr>
        <w:t>system can potentially</w:t>
      </w:r>
      <w:r w:rsidRPr="00CE0AAC">
        <w:rPr>
          <w:spacing w:val="1"/>
          <w:sz w:val="24"/>
          <w:szCs w:val="24"/>
        </w:rPr>
        <w:t xml:space="preserve"> </w:t>
      </w:r>
      <w:r w:rsidRPr="00CE0AAC">
        <w:rPr>
          <w:sz w:val="24"/>
          <w:szCs w:val="24"/>
        </w:rPr>
        <w:t>reduce</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costs</w:t>
      </w:r>
      <w:r w:rsidRPr="00CE0AAC">
        <w:rPr>
          <w:spacing w:val="1"/>
          <w:sz w:val="24"/>
          <w:szCs w:val="24"/>
        </w:rPr>
        <w:t xml:space="preserve"> </w:t>
      </w:r>
      <w:r w:rsidRPr="00CE0AAC">
        <w:rPr>
          <w:sz w:val="24"/>
          <w:szCs w:val="24"/>
        </w:rPr>
        <w:t>associated</w:t>
      </w:r>
      <w:r w:rsidRPr="00CE0AAC">
        <w:rPr>
          <w:spacing w:val="1"/>
          <w:sz w:val="24"/>
          <w:szCs w:val="24"/>
        </w:rPr>
        <w:t xml:space="preserve"> </w:t>
      </w:r>
      <w:r w:rsidRPr="00CE0AAC">
        <w:rPr>
          <w:sz w:val="24"/>
          <w:szCs w:val="24"/>
        </w:rPr>
        <w:t>with</w:t>
      </w:r>
      <w:r w:rsidRPr="00CE0AAC">
        <w:rPr>
          <w:spacing w:val="1"/>
          <w:sz w:val="24"/>
          <w:szCs w:val="24"/>
        </w:rPr>
        <w:t xml:space="preserve"> </w:t>
      </w:r>
      <w:r w:rsidRPr="00CE0AAC">
        <w:rPr>
          <w:sz w:val="24"/>
          <w:szCs w:val="24"/>
        </w:rPr>
        <w:t>accidents</w:t>
      </w:r>
      <w:r w:rsidRPr="00CE0AAC">
        <w:rPr>
          <w:spacing w:val="1"/>
          <w:sz w:val="24"/>
          <w:szCs w:val="24"/>
        </w:rPr>
        <w:t xml:space="preserve"> </w:t>
      </w:r>
      <w:r w:rsidRPr="00CE0AAC">
        <w:rPr>
          <w:sz w:val="24"/>
          <w:szCs w:val="24"/>
        </w:rPr>
        <w:t>and</w:t>
      </w:r>
      <w:r w:rsidRPr="00CE0AAC">
        <w:rPr>
          <w:spacing w:val="1"/>
          <w:sz w:val="24"/>
          <w:szCs w:val="24"/>
        </w:rPr>
        <w:t xml:space="preserve"> </w:t>
      </w:r>
      <w:r w:rsidRPr="00CE0AAC">
        <w:rPr>
          <w:sz w:val="24"/>
          <w:szCs w:val="24"/>
        </w:rPr>
        <w:t>congestion,</w:t>
      </w:r>
      <w:r w:rsidRPr="00CE0AAC">
        <w:rPr>
          <w:spacing w:val="1"/>
          <w:sz w:val="24"/>
          <w:szCs w:val="24"/>
        </w:rPr>
        <w:t xml:space="preserve"> </w:t>
      </w:r>
      <w:r w:rsidRPr="00CE0AAC">
        <w:rPr>
          <w:sz w:val="24"/>
          <w:szCs w:val="24"/>
        </w:rPr>
        <w:t>including</w:t>
      </w:r>
      <w:r w:rsidRPr="00CE0AAC">
        <w:rPr>
          <w:spacing w:val="1"/>
          <w:sz w:val="24"/>
          <w:szCs w:val="24"/>
        </w:rPr>
        <w:t xml:space="preserve"> </w:t>
      </w:r>
      <w:r w:rsidRPr="00CE0AAC">
        <w:rPr>
          <w:sz w:val="24"/>
          <w:szCs w:val="24"/>
        </w:rPr>
        <w:t>medical</w:t>
      </w:r>
      <w:r w:rsidRPr="00CE0AAC">
        <w:rPr>
          <w:spacing w:val="-6"/>
          <w:sz w:val="24"/>
          <w:szCs w:val="24"/>
        </w:rPr>
        <w:t xml:space="preserve"> </w:t>
      </w:r>
      <w:r w:rsidRPr="00CE0AAC">
        <w:rPr>
          <w:sz w:val="24"/>
          <w:szCs w:val="24"/>
        </w:rPr>
        <w:t>bills,</w:t>
      </w:r>
      <w:r w:rsidRPr="00CE0AAC">
        <w:rPr>
          <w:spacing w:val="3"/>
          <w:sz w:val="24"/>
          <w:szCs w:val="24"/>
        </w:rPr>
        <w:t xml:space="preserve"> </w:t>
      </w:r>
      <w:r w:rsidRPr="00CE0AAC">
        <w:rPr>
          <w:sz w:val="24"/>
          <w:szCs w:val="24"/>
        </w:rPr>
        <w:t>vehicle</w:t>
      </w:r>
      <w:r w:rsidRPr="00CE0AAC">
        <w:rPr>
          <w:spacing w:val="1"/>
          <w:sz w:val="24"/>
          <w:szCs w:val="24"/>
        </w:rPr>
        <w:t xml:space="preserve"> </w:t>
      </w:r>
      <w:r w:rsidRPr="00CE0AAC">
        <w:rPr>
          <w:sz w:val="24"/>
          <w:szCs w:val="24"/>
        </w:rPr>
        <w:t>repairs,</w:t>
      </w:r>
      <w:r w:rsidRPr="00CE0AAC">
        <w:rPr>
          <w:spacing w:val="2"/>
          <w:sz w:val="24"/>
          <w:szCs w:val="24"/>
        </w:rPr>
        <w:t xml:space="preserve"> </w:t>
      </w:r>
      <w:r w:rsidRPr="00CE0AAC">
        <w:rPr>
          <w:sz w:val="24"/>
          <w:szCs w:val="24"/>
        </w:rPr>
        <w:t>and environmental</w:t>
      </w:r>
      <w:r w:rsidRPr="00CE0AAC">
        <w:rPr>
          <w:spacing w:val="-5"/>
          <w:sz w:val="24"/>
          <w:szCs w:val="24"/>
        </w:rPr>
        <w:t xml:space="preserve"> </w:t>
      </w:r>
      <w:r w:rsidRPr="00CE0AAC">
        <w:rPr>
          <w:sz w:val="24"/>
          <w:szCs w:val="24"/>
        </w:rPr>
        <w:t>damage.</w:t>
      </w:r>
    </w:p>
    <w:p w:rsidR="00F16D4C" w:rsidRDefault="00F16D4C" w:rsidP="00034DAE">
      <w:pPr>
        <w:pStyle w:val="ListParagraph"/>
        <w:numPr>
          <w:ilvl w:val="2"/>
          <w:numId w:val="3"/>
        </w:numPr>
        <w:tabs>
          <w:tab w:val="left" w:pos="821"/>
        </w:tabs>
        <w:spacing w:before="194" w:line="276" w:lineRule="auto"/>
        <w:ind w:right="1063"/>
        <w:jc w:val="both"/>
        <w:rPr>
          <w:sz w:val="28"/>
        </w:rPr>
      </w:pPr>
      <w:r w:rsidRPr="00CE0AAC">
        <w:rPr>
          <w:sz w:val="24"/>
          <w:szCs w:val="24"/>
        </w:rPr>
        <w:t>Scalability: A well-designed TSR system can be easily scaled to work in</w:t>
      </w:r>
      <w:r w:rsidRPr="00CE0AAC">
        <w:rPr>
          <w:spacing w:val="1"/>
          <w:sz w:val="24"/>
          <w:szCs w:val="24"/>
        </w:rPr>
        <w:t xml:space="preserve"> </w:t>
      </w:r>
      <w:r w:rsidRPr="00CE0AAC">
        <w:rPr>
          <w:sz w:val="24"/>
          <w:szCs w:val="24"/>
        </w:rPr>
        <w:t>different geographic regions, as the system can be trained to recognize</w:t>
      </w:r>
      <w:r w:rsidRPr="00CE0AAC">
        <w:rPr>
          <w:spacing w:val="1"/>
          <w:sz w:val="24"/>
          <w:szCs w:val="24"/>
        </w:rPr>
        <w:t xml:space="preserve"> </w:t>
      </w:r>
      <w:r w:rsidRPr="00CE0AAC">
        <w:rPr>
          <w:sz w:val="24"/>
          <w:szCs w:val="24"/>
        </w:rPr>
        <w:t>different</w:t>
      </w:r>
      <w:r w:rsidRPr="00CE0AAC">
        <w:rPr>
          <w:spacing w:val="-1"/>
          <w:sz w:val="24"/>
          <w:szCs w:val="24"/>
        </w:rPr>
        <w:t xml:space="preserve"> </w:t>
      </w:r>
      <w:r w:rsidRPr="00CE0AAC">
        <w:rPr>
          <w:sz w:val="24"/>
          <w:szCs w:val="24"/>
        </w:rPr>
        <w:t>types</w:t>
      </w:r>
      <w:r w:rsidRPr="00CE0AAC">
        <w:rPr>
          <w:spacing w:val="1"/>
          <w:sz w:val="24"/>
          <w:szCs w:val="24"/>
        </w:rPr>
        <w:t xml:space="preserve"> </w:t>
      </w:r>
      <w:r w:rsidRPr="00CE0AAC">
        <w:rPr>
          <w:sz w:val="24"/>
          <w:szCs w:val="24"/>
        </w:rPr>
        <w:t>of</w:t>
      </w:r>
      <w:r w:rsidRPr="00CE0AAC">
        <w:rPr>
          <w:spacing w:val="-7"/>
          <w:sz w:val="24"/>
          <w:szCs w:val="24"/>
        </w:rPr>
        <w:t xml:space="preserve"> </w:t>
      </w:r>
      <w:r w:rsidRPr="00CE0AAC">
        <w:rPr>
          <w:sz w:val="24"/>
          <w:szCs w:val="24"/>
        </w:rPr>
        <w:t>traffic</w:t>
      </w:r>
      <w:r w:rsidRPr="00CE0AAC">
        <w:rPr>
          <w:spacing w:val="1"/>
          <w:sz w:val="24"/>
          <w:szCs w:val="24"/>
        </w:rPr>
        <w:t xml:space="preserve"> </w:t>
      </w:r>
      <w:r w:rsidRPr="00CE0AAC">
        <w:rPr>
          <w:sz w:val="24"/>
          <w:szCs w:val="24"/>
        </w:rPr>
        <w:t>signs</w:t>
      </w:r>
      <w:r w:rsidRPr="00CE0AAC">
        <w:rPr>
          <w:spacing w:val="6"/>
          <w:sz w:val="24"/>
          <w:szCs w:val="24"/>
        </w:rPr>
        <w:t xml:space="preserve"> </w:t>
      </w:r>
      <w:r w:rsidRPr="00CE0AAC">
        <w:rPr>
          <w:sz w:val="24"/>
          <w:szCs w:val="24"/>
        </w:rPr>
        <w:t>in</w:t>
      </w:r>
      <w:r w:rsidRPr="00CE0AAC">
        <w:rPr>
          <w:spacing w:val="-6"/>
          <w:sz w:val="24"/>
          <w:szCs w:val="24"/>
        </w:rPr>
        <w:t xml:space="preserve"> </w:t>
      </w:r>
      <w:r w:rsidRPr="00CE0AAC">
        <w:rPr>
          <w:sz w:val="24"/>
          <w:szCs w:val="24"/>
        </w:rPr>
        <w:t>different</w:t>
      </w:r>
      <w:r w:rsidRPr="00CE0AAC">
        <w:rPr>
          <w:spacing w:val="-1"/>
          <w:sz w:val="24"/>
          <w:szCs w:val="24"/>
        </w:rPr>
        <w:t xml:space="preserve"> </w:t>
      </w:r>
      <w:r w:rsidRPr="00CE0AAC">
        <w:rPr>
          <w:sz w:val="24"/>
          <w:szCs w:val="24"/>
        </w:rPr>
        <w:t>countries</w:t>
      </w:r>
      <w:r w:rsidRPr="00CE0AAC">
        <w:rPr>
          <w:spacing w:val="1"/>
          <w:sz w:val="24"/>
          <w:szCs w:val="24"/>
        </w:rPr>
        <w:t xml:space="preserve"> </w:t>
      </w:r>
      <w:r w:rsidRPr="00CE0AAC">
        <w:rPr>
          <w:sz w:val="24"/>
          <w:szCs w:val="24"/>
        </w:rPr>
        <w:t>or</w:t>
      </w:r>
      <w:r w:rsidRPr="00CE0AAC">
        <w:rPr>
          <w:spacing w:val="-1"/>
          <w:sz w:val="24"/>
          <w:szCs w:val="24"/>
        </w:rPr>
        <w:t xml:space="preserve"> </w:t>
      </w:r>
      <w:r w:rsidRPr="00CE0AAC">
        <w:rPr>
          <w:sz w:val="24"/>
          <w:szCs w:val="24"/>
        </w:rPr>
        <w:t>regions.</w:t>
      </w:r>
    </w:p>
    <w:p w:rsidR="00F16D4C" w:rsidRDefault="00F16D4C" w:rsidP="00F16D4C">
      <w:pPr>
        <w:pStyle w:val="BodyText"/>
        <w:spacing w:before="1"/>
        <w:rPr>
          <w:sz w:val="25"/>
        </w:rPr>
      </w:pPr>
    </w:p>
    <w:p w:rsidR="00F16D4C" w:rsidRPr="00F230AB" w:rsidRDefault="00527110" w:rsidP="00527110">
      <w:pPr>
        <w:pStyle w:val="Heading3"/>
        <w:rPr>
          <w:rFonts w:ascii="Times New Roman" w:hAnsi="Times New Roman" w:cs="Times New Roman"/>
          <w:color w:val="000000" w:themeColor="text1"/>
          <w:sz w:val="28"/>
          <w:szCs w:val="28"/>
        </w:rPr>
      </w:pPr>
      <w:bookmarkStart w:id="37" w:name="3.5_System_Requirements"/>
      <w:bookmarkStart w:id="38" w:name="_Toc163596418"/>
      <w:bookmarkEnd w:id="37"/>
      <w:r w:rsidRPr="00F230AB">
        <w:rPr>
          <w:rFonts w:ascii="Times New Roman" w:hAnsi="Times New Roman" w:cs="Times New Roman"/>
          <w:color w:val="000000" w:themeColor="text1"/>
          <w:sz w:val="28"/>
          <w:szCs w:val="28"/>
        </w:rPr>
        <w:t>3.5</w:t>
      </w:r>
      <w:r w:rsidR="00C22A04" w:rsidRPr="00F230AB">
        <w:rPr>
          <w:rFonts w:ascii="Times New Roman" w:hAnsi="Times New Roman" w:cs="Times New Roman"/>
          <w:color w:val="000000" w:themeColor="text1"/>
          <w:sz w:val="28"/>
          <w:szCs w:val="28"/>
        </w:rPr>
        <w:t xml:space="preserve"> </w:t>
      </w:r>
      <w:r w:rsidR="00F16D4C" w:rsidRPr="00F230AB">
        <w:rPr>
          <w:rFonts w:ascii="Times New Roman" w:hAnsi="Times New Roman" w:cs="Times New Roman"/>
          <w:color w:val="000000" w:themeColor="text1"/>
          <w:sz w:val="28"/>
          <w:szCs w:val="28"/>
        </w:rPr>
        <w:t>System</w:t>
      </w:r>
      <w:r w:rsidR="00F16D4C" w:rsidRPr="00F230AB">
        <w:rPr>
          <w:rFonts w:ascii="Times New Roman" w:hAnsi="Times New Roman" w:cs="Times New Roman"/>
          <w:color w:val="000000" w:themeColor="text1"/>
          <w:spacing w:val="-19"/>
          <w:sz w:val="28"/>
          <w:szCs w:val="28"/>
        </w:rPr>
        <w:t xml:space="preserve"> </w:t>
      </w:r>
      <w:r w:rsidR="00F16D4C" w:rsidRPr="00F230AB">
        <w:rPr>
          <w:rFonts w:ascii="Times New Roman" w:hAnsi="Times New Roman" w:cs="Times New Roman"/>
          <w:color w:val="000000" w:themeColor="text1"/>
          <w:sz w:val="28"/>
          <w:szCs w:val="28"/>
        </w:rPr>
        <w:t>Requirements</w:t>
      </w:r>
      <w:bookmarkEnd w:id="38"/>
    </w:p>
    <w:p w:rsidR="00975B1A" w:rsidRDefault="00F230AB" w:rsidP="00F230AB">
      <w:pPr>
        <w:pStyle w:val="BodyText"/>
      </w:pPr>
      <w:r>
        <w:t xml:space="preserve">          </w:t>
      </w:r>
    </w:p>
    <w:p w:rsidR="00F16D4C" w:rsidRPr="00F230AB" w:rsidRDefault="00975B1A" w:rsidP="00F230AB">
      <w:pPr>
        <w:pStyle w:val="BodyText"/>
      </w:pPr>
      <w:r>
        <w:t xml:space="preserve">           </w:t>
      </w:r>
      <w:r w:rsidR="00F16D4C" w:rsidRPr="00F230AB">
        <w:t>Software Requirements:</w:t>
      </w:r>
    </w:p>
    <w:p w:rsidR="00F16D4C" w:rsidRPr="00CF2BE6" w:rsidRDefault="00F16D4C" w:rsidP="00034DAE">
      <w:pPr>
        <w:pStyle w:val="ListParagraph"/>
        <w:numPr>
          <w:ilvl w:val="0"/>
          <w:numId w:val="2"/>
        </w:numPr>
        <w:tabs>
          <w:tab w:val="left" w:pos="1540"/>
          <w:tab w:val="left" w:pos="1541"/>
        </w:tabs>
        <w:spacing w:before="53"/>
        <w:ind w:left="1541"/>
        <w:rPr>
          <w:sz w:val="24"/>
          <w:szCs w:val="24"/>
        </w:rPr>
      </w:pPr>
      <w:proofErr w:type="spellStart"/>
      <w:r w:rsidRPr="00CF2BE6">
        <w:rPr>
          <w:sz w:val="24"/>
          <w:szCs w:val="24"/>
        </w:rPr>
        <w:t>Jupyter</w:t>
      </w:r>
      <w:proofErr w:type="spellEnd"/>
      <w:r w:rsidRPr="00CF2BE6">
        <w:rPr>
          <w:spacing w:val="-4"/>
          <w:sz w:val="24"/>
          <w:szCs w:val="24"/>
        </w:rPr>
        <w:t xml:space="preserve"> </w:t>
      </w:r>
      <w:r w:rsidRPr="00CF2BE6">
        <w:rPr>
          <w:sz w:val="24"/>
          <w:szCs w:val="24"/>
        </w:rPr>
        <w:t>note</w:t>
      </w:r>
      <w:r w:rsidRPr="00CF2BE6">
        <w:rPr>
          <w:spacing w:val="-1"/>
          <w:sz w:val="24"/>
          <w:szCs w:val="24"/>
        </w:rPr>
        <w:t xml:space="preserve"> </w:t>
      </w:r>
      <w:r w:rsidRPr="00CF2BE6">
        <w:rPr>
          <w:sz w:val="24"/>
          <w:szCs w:val="24"/>
        </w:rPr>
        <w:t>book.</w:t>
      </w:r>
    </w:p>
    <w:p w:rsidR="00F16D4C" w:rsidRPr="00CF2BE6" w:rsidRDefault="00F16D4C" w:rsidP="00034DAE">
      <w:pPr>
        <w:pStyle w:val="ListParagraph"/>
        <w:numPr>
          <w:ilvl w:val="0"/>
          <w:numId w:val="2"/>
        </w:numPr>
        <w:tabs>
          <w:tab w:val="left" w:pos="1540"/>
          <w:tab w:val="left" w:pos="1541"/>
        </w:tabs>
        <w:spacing w:before="51"/>
        <w:ind w:left="1541"/>
        <w:rPr>
          <w:sz w:val="24"/>
          <w:szCs w:val="24"/>
        </w:rPr>
      </w:pPr>
      <w:r w:rsidRPr="00CF2BE6">
        <w:rPr>
          <w:sz w:val="24"/>
          <w:szCs w:val="24"/>
        </w:rPr>
        <w:t>System</w:t>
      </w:r>
      <w:r w:rsidRPr="00CF2BE6">
        <w:rPr>
          <w:spacing w:val="-11"/>
          <w:sz w:val="24"/>
          <w:szCs w:val="24"/>
        </w:rPr>
        <w:t xml:space="preserve"> </w:t>
      </w:r>
      <w:r w:rsidRPr="00CF2BE6">
        <w:rPr>
          <w:sz w:val="24"/>
          <w:szCs w:val="24"/>
        </w:rPr>
        <w:t>camera</w:t>
      </w:r>
    </w:p>
    <w:p w:rsidR="00F16D4C" w:rsidRDefault="00F16D4C" w:rsidP="00034DAE">
      <w:pPr>
        <w:pStyle w:val="ListParagraph"/>
        <w:numPr>
          <w:ilvl w:val="0"/>
          <w:numId w:val="2"/>
        </w:numPr>
        <w:tabs>
          <w:tab w:val="left" w:pos="1540"/>
          <w:tab w:val="left" w:pos="1541"/>
        </w:tabs>
        <w:spacing w:before="46" w:line="273" w:lineRule="auto"/>
        <w:ind w:right="6555" w:firstLine="360"/>
        <w:rPr>
          <w:sz w:val="28"/>
        </w:rPr>
      </w:pPr>
      <w:r w:rsidRPr="00CF2BE6">
        <w:rPr>
          <w:sz w:val="24"/>
          <w:szCs w:val="24"/>
        </w:rPr>
        <w:t>Windows</w:t>
      </w:r>
      <w:r w:rsidRPr="00CF2BE6">
        <w:rPr>
          <w:spacing w:val="2"/>
          <w:sz w:val="24"/>
          <w:szCs w:val="24"/>
        </w:rPr>
        <w:t xml:space="preserve"> </w:t>
      </w:r>
      <w:r w:rsidRPr="00CF2BE6">
        <w:rPr>
          <w:sz w:val="24"/>
          <w:szCs w:val="24"/>
        </w:rPr>
        <w:t>10</w:t>
      </w:r>
      <w:r>
        <w:rPr>
          <w:spacing w:val="1"/>
          <w:sz w:val="28"/>
        </w:rPr>
        <w:t xml:space="preserve"> </w:t>
      </w:r>
      <w:r w:rsidRPr="00CE0AAC">
        <w:rPr>
          <w:sz w:val="28"/>
        </w:rPr>
        <w:t>Hardware</w:t>
      </w:r>
      <w:r w:rsidRPr="00CE0AAC">
        <w:rPr>
          <w:spacing w:val="-8"/>
          <w:sz w:val="28"/>
        </w:rPr>
        <w:t xml:space="preserve"> </w:t>
      </w:r>
      <w:r w:rsidRPr="00CE0AAC">
        <w:rPr>
          <w:sz w:val="28"/>
        </w:rPr>
        <w:t>Requirements:</w:t>
      </w:r>
    </w:p>
    <w:p w:rsidR="00F16D4C" w:rsidRPr="00CF2BE6" w:rsidRDefault="00F16D4C" w:rsidP="00034DAE">
      <w:pPr>
        <w:pStyle w:val="ListParagraph"/>
        <w:numPr>
          <w:ilvl w:val="0"/>
          <w:numId w:val="2"/>
        </w:numPr>
        <w:tabs>
          <w:tab w:val="left" w:pos="1540"/>
          <w:tab w:val="left" w:pos="1541"/>
        </w:tabs>
        <w:spacing w:before="0"/>
        <w:ind w:left="1541"/>
        <w:rPr>
          <w:sz w:val="24"/>
          <w:szCs w:val="24"/>
        </w:rPr>
      </w:pPr>
      <w:r w:rsidRPr="00CF2BE6">
        <w:rPr>
          <w:sz w:val="24"/>
          <w:szCs w:val="24"/>
        </w:rPr>
        <w:t>RAM:</w:t>
      </w:r>
      <w:r w:rsidRPr="00CF2BE6">
        <w:rPr>
          <w:spacing w:val="-6"/>
          <w:sz w:val="24"/>
          <w:szCs w:val="24"/>
        </w:rPr>
        <w:t xml:space="preserve"> </w:t>
      </w:r>
      <w:r w:rsidRPr="00CF2BE6">
        <w:rPr>
          <w:sz w:val="24"/>
          <w:szCs w:val="24"/>
        </w:rPr>
        <w:t>4GB</w:t>
      </w:r>
      <w:r w:rsidRPr="00CF2BE6">
        <w:rPr>
          <w:spacing w:val="-3"/>
          <w:sz w:val="24"/>
          <w:szCs w:val="24"/>
        </w:rPr>
        <w:t xml:space="preserve"> </w:t>
      </w:r>
      <w:r w:rsidRPr="00CF2BE6">
        <w:rPr>
          <w:sz w:val="24"/>
          <w:szCs w:val="24"/>
        </w:rPr>
        <w:t>above</w:t>
      </w:r>
    </w:p>
    <w:p w:rsidR="00F16D4C" w:rsidRPr="00CF2BE6" w:rsidRDefault="00F16D4C" w:rsidP="00034DAE">
      <w:pPr>
        <w:pStyle w:val="ListParagraph"/>
        <w:numPr>
          <w:ilvl w:val="0"/>
          <w:numId w:val="2"/>
        </w:numPr>
        <w:tabs>
          <w:tab w:val="left" w:pos="1540"/>
          <w:tab w:val="left" w:pos="1541"/>
        </w:tabs>
        <w:spacing w:before="51"/>
        <w:ind w:left="1541"/>
        <w:rPr>
          <w:sz w:val="24"/>
          <w:szCs w:val="24"/>
        </w:rPr>
      </w:pPr>
      <w:r w:rsidRPr="00CF2BE6">
        <w:rPr>
          <w:sz w:val="24"/>
          <w:szCs w:val="24"/>
        </w:rPr>
        <w:t>Hard</w:t>
      </w:r>
      <w:r w:rsidRPr="00CF2BE6">
        <w:rPr>
          <w:spacing w:val="-2"/>
          <w:sz w:val="24"/>
          <w:szCs w:val="24"/>
        </w:rPr>
        <w:t xml:space="preserve"> </w:t>
      </w:r>
      <w:r w:rsidRPr="00CF2BE6">
        <w:rPr>
          <w:sz w:val="24"/>
          <w:szCs w:val="24"/>
        </w:rPr>
        <w:t>disk:</w:t>
      </w:r>
      <w:r w:rsidRPr="00CF2BE6">
        <w:rPr>
          <w:spacing w:val="-6"/>
          <w:sz w:val="24"/>
          <w:szCs w:val="24"/>
        </w:rPr>
        <w:t xml:space="preserve"> </w:t>
      </w:r>
      <w:r w:rsidRPr="00CF2BE6">
        <w:rPr>
          <w:sz w:val="24"/>
          <w:szCs w:val="24"/>
        </w:rPr>
        <w:t>500</w:t>
      </w:r>
      <w:r w:rsidRPr="00CF2BE6">
        <w:rPr>
          <w:spacing w:val="-1"/>
          <w:sz w:val="24"/>
          <w:szCs w:val="24"/>
        </w:rPr>
        <w:t xml:space="preserve"> </w:t>
      </w:r>
      <w:r w:rsidRPr="00CF2BE6">
        <w:rPr>
          <w:sz w:val="24"/>
          <w:szCs w:val="24"/>
        </w:rPr>
        <w:t>GB</w:t>
      </w:r>
      <w:r w:rsidRPr="00CF2BE6">
        <w:rPr>
          <w:spacing w:val="-3"/>
          <w:sz w:val="24"/>
          <w:szCs w:val="24"/>
        </w:rPr>
        <w:t xml:space="preserve"> </w:t>
      </w:r>
      <w:r w:rsidRPr="00CF2BE6">
        <w:rPr>
          <w:sz w:val="24"/>
          <w:szCs w:val="24"/>
        </w:rPr>
        <w:t>above</w:t>
      </w:r>
    </w:p>
    <w:p w:rsidR="00F16D4C" w:rsidRPr="00F16D4C" w:rsidRDefault="00F16D4C" w:rsidP="00F16D4C">
      <w:pPr>
        <w:tabs>
          <w:tab w:val="left" w:pos="1875"/>
        </w:tabs>
        <w:sectPr w:rsidR="00F16D4C" w:rsidRPr="00F16D4C" w:rsidSect="0007381C">
          <w:pgSz w:w="11910" w:h="16840"/>
          <w:pgMar w:top="1340" w:right="380" w:bottom="1180" w:left="1340" w:header="0" w:footer="918" w:gutter="0"/>
          <w:pgBorders w:offsetFrom="page">
            <w:top w:val="single" w:sz="4" w:space="24" w:color="auto"/>
            <w:left w:val="single" w:sz="4" w:space="24" w:color="auto"/>
            <w:bottom w:val="single" w:sz="4" w:space="24" w:color="auto"/>
            <w:right w:val="single" w:sz="4" w:space="24" w:color="auto"/>
          </w:pgBorders>
          <w:cols w:space="720"/>
        </w:sectPr>
      </w:pPr>
      <w:r>
        <w:tab/>
      </w:r>
    </w:p>
    <w:p w:rsidR="00F16D4C" w:rsidRPr="00552848" w:rsidRDefault="00F16D4C" w:rsidP="00C22A04">
      <w:pPr>
        <w:pStyle w:val="Heading1"/>
        <w:jc w:val="right"/>
        <w:rPr>
          <w:rFonts w:ascii="Times New Roman" w:hAnsi="Times New Roman" w:cs="Times New Roman"/>
          <w:b/>
          <w:color w:val="auto"/>
        </w:rPr>
      </w:pPr>
      <w:bookmarkStart w:id="39" w:name="_Toc163596419"/>
      <w:r w:rsidRPr="00552848">
        <w:rPr>
          <w:rFonts w:ascii="Times New Roman" w:hAnsi="Times New Roman" w:cs="Times New Roman"/>
          <w:b/>
          <w:color w:val="auto"/>
        </w:rPr>
        <w:lastRenderedPageBreak/>
        <w:t>CHAPTER-4</w:t>
      </w:r>
      <w:bookmarkEnd w:id="39"/>
    </w:p>
    <w:p w:rsidR="00F16D4C" w:rsidRDefault="00F16D4C" w:rsidP="00F16D4C">
      <w:pPr>
        <w:pStyle w:val="BodyText"/>
        <w:spacing w:before="8"/>
        <w:rPr>
          <w:b/>
          <w:sz w:val="46"/>
        </w:rPr>
      </w:pPr>
    </w:p>
    <w:p w:rsidR="00F16D4C" w:rsidRPr="00773ADD" w:rsidRDefault="00C22A04" w:rsidP="00C22A04">
      <w:pPr>
        <w:pStyle w:val="Heading2"/>
        <w:rPr>
          <w:b w:val="0"/>
        </w:rPr>
      </w:pPr>
      <w:bookmarkStart w:id="40" w:name="SYSTEM_DESIGN"/>
      <w:bookmarkEnd w:id="40"/>
      <w:r>
        <w:t xml:space="preserve">                          </w:t>
      </w:r>
      <w:bookmarkStart w:id="41" w:name="_Toc163596420"/>
      <w:r w:rsidR="0035539D">
        <w:rPr>
          <w:b w:val="0"/>
        </w:rPr>
        <w:t>System Design</w:t>
      </w:r>
      <w:bookmarkEnd w:id="41"/>
    </w:p>
    <w:p w:rsidR="00C22A04" w:rsidRPr="00C22A04" w:rsidRDefault="00C22A04" w:rsidP="00527110">
      <w:pPr>
        <w:pStyle w:val="Heading3"/>
        <w:rPr>
          <w:rFonts w:ascii="Times New Roman" w:hAnsi="Times New Roman" w:cs="Times New Roman"/>
          <w:color w:val="000000" w:themeColor="text1"/>
          <w:sz w:val="28"/>
          <w:szCs w:val="28"/>
        </w:rPr>
      </w:pPr>
      <w:bookmarkStart w:id="42" w:name="4.1_DESIGN_OF_THE_SYSTEM"/>
      <w:bookmarkEnd w:id="42"/>
    </w:p>
    <w:p w:rsidR="00F16D4C" w:rsidRPr="00773ADD" w:rsidRDefault="00527110" w:rsidP="00527110">
      <w:pPr>
        <w:pStyle w:val="Heading3"/>
        <w:rPr>
          <w:rFonts w:ascii="Times New Roman" w:hAnsi="Times New Roman" w:cs="Times New Roman"/>
          <w:color w:val="000000" w:themeColor="text1"/>
          <w:sz w:val="28"/>
          <w:szCs w:val="28"/>
        </w:rPr>
      </w:pPr>
      <w:bookmarkStart w:id="43" w:name="_Toc163596421"/>
      <w:r w:rsidRPr="00773ADD">
        <w:rPr>
          <w:rFonts w:ascii="Times New Roman" w:hAnsi="Times New Roman" w:cs="Times New Roman"/>
          <w:color w:val="000000" w:themeColor="text1"/>
          <w:sz w:val="28"/>
          <w:szCs w:val="28"/>
        </w:rPr>
        <w:t>4.1</w:t>
      </w:r>
      <w:r w:rsidR="00C22A04" w:rsidRPr="00773ADD">
        <w:rPr>
          <w:rFonts w:ascii="Times New Roman" w:hAnsi="Times New Roman" w:cs="Times New Roman"/>
          <w:color w:val="000000" w:themeColor="text1"/>
          <w:sz w:val="28"/>
          <w:szCs w:val="28"/>
        </w:rPr>
        <w:t xml:space="preserve"> </w:t>
      </w:r>
      <w:r w:rsidR="00F16D4C" w:rsidRPr="00773ADD">
        <w:rPr>
          <w:rFonts w:ascii="Times New Roman" w:hAnsi="Times New Roman" w:cs="Times New Roman"/>
          <w:color w:val="000000" w:themeColor="text1"/>
          <w:sz w:val="28"/>
          <w:szCs w:val="28"/>
        </w:rPr>
        <w:t>D</w:t>
      </w:r>
      <w:r w:rsidR="001F77A4">
        <w:rPr>
          <w:rFonts w:ascii="Times New Roman" w:hAnsi="Times New Roman" w:cs="Times New Roman"/>
          <w:color w:val="000000" w:themeColor="text1"/>
          <w:sz w:val="28"/>
          <w:szCs w:val="28"/>
        </w:rPr>
        <w:t>esign of the system</w:t>
      </w:r>
      <w:bookmarkEnd w:id="43"/>
    </w:p>
    <w:p w:rsidR="00A97588" w:rsidRPr="00A97588" w:rsidRDefault="00A97588" w:rsidP="00A97588"/>
    <w:p w:rsidR="00F16D4C" w:rsidRPr="00C22A04" w:rsidRDefault="00F16D4C" w:rsidP="00977718">
      <w:pPr>
        <w:pStyle w:val="BodyText"/>
        <w:spacing w:line="276" w:lineRule="auto"/>
        <w:jc w:val="both"/>
        <w:rPr>
          <w:sz w:val="24"/>
          <w:szCs w:val="24"/>
        </w:rPr>
        <w:sectPr w:rsidR="00F16D4C" w:rsidRPr="00C22A04" w:rsidSect="00C22A04">
          <w:pgSz w:w="11910" w:h="16840"/>
          <w:pgMar w:top="1598" w:right="1296" w:bottom="1354" w:left="2376" w:header="0" w:footer="922" w:gutter="0"/>
          <w:pgBorders w:offsetFrom="page">
            <w:top w:val="single" w:sz="4" w:space="24" w:color="auto"/>
            <w:left w:val="single" w:sz="4" w:space="24" w:color="auto"/>
            <w:bottom w:val="single" w:sz="4" w:space="24" w:color="auto"/>
            <w:right w:val="single" w:sz="4" w:space="24" w:color="auto"/>
          </w:pgBorders>
          <w:cols w:space="720"/>
        </w:sectPr>
      </w:pPr>
      <w:r w:rsidRPr="00C22A04">
        <w:rPr>
          <w:sz w:val="24"/>
          <w:szCs w:val="24"/>
        </w:rPr>
        <w:t>Unified Modelling Language (UML) was created in 1995 by using merging</w:t>
      </w:r>
      <w:r w:rsidRPr="00C22A04">
        <w:rPr>
          <w:spacing w:val="1"/>
          <w:sz w:val="24"/>
          <w:szCs w:val="24"/>
        </w:rPr>
        <w:t xml:space="preserve"> </w:t>
      </w:r>
      <w:r w:rsidRPr="00C22A04">
        <w:rPr>
          <w:sz w:val="24"/>
          <w:szCs w:val="24"/>
        </w:rPr>
        <w:t>diagramming</w:t>
      </w:r>
      <w:r w:rsidRPr="00C22A04">
        <w:rPr>
          <w:spacing w:val="1"/>
          <w:sz w:val="24"/>
          <w:szCs w:val="24"/>
        </w:rPr>
        <w:t xml:space="preserve"> </w:t>
      </w:r>
      <w:r w:rsidRPr="00C22A04">
        <w:rPr>
          <w:sz w:val="24"/>
          <w:szCs w:val="24"/>
        </w:rPr>
        <w:t>conventions</w:t>
      </w:r>
      <w:r w:rsidRPr="00C22A04">
        <w:rPr>
          <w:spacing w:val="1"/>
          <w:sz w:val="24"/>
          <w:szCs w:val="24"/>
        </w:rPr>
        <w:t xml:space="preserve"> </w:t>
      </w:r>
      <w:r w:rsidRPr="00C22A04">
        <w:rPr>
          <w:sz w:val="24"/>
          <w:szCs w:val="24"/>
        </w:rPr>
        <w:t>used</w:t>
      </w:r>
      <w:r w:rsidRPr="00C22A04">
        <w:rPr>
          <w:spacing w:val="1"/>
          <w:sz w:val="24"/>
          <w:szCs w:val="24"/>
        </w:rPr>
        <w:t xml:space="preserve"> </w:t>
      </w:r>
      <w:r w:rsidRPr="00C22A04">
        <w:rPr>
          <w:sz w:val="24"/>
          <w:szCs w:val="24"/>
        </w:rPr>
        <w:t>by</w:t>
      </w:r>
      <w:r w:rsidRPr="00C22A04">
        <w:rPr>
          <w:spacing w:val="1"/>
          <w:sz w:val="24"/>
          <w:szCs w:val="24"/>
        </w:rPr>
        <w:t xml:space="preserve"> </w:t>
      </w:r>
      <w:r w:rsidRPr="00C22A04">
        <w:rPr>
          <w:sz w:val="24"/>
          <w:szCs w:val="24"/>
        </w:rPr>
        <w:t>three</w:t>
      </w:r>
      <w:r w:rsidRPr="00C22A04">
        <w:rPr>
          <w:spacing w:val="1"/>
          <w:sz w:val="24"/>
          <w:szCs w:val="24"/>
        </w:rPr>
        <w:t xml:space="preserve"> </w:t>
      </w:r>
      <w:r w:rsidRPr="00C22A04">
        <w:rPr>
          <w:sz w:val="24"/>
          <w:szCs w:val="24"/>
        </w:rPr>
        <w:t>application</w:t>
      </w:r>
      <w:r w:rsidRPr="00C22A04">
        <w:rPr>
          <w:spacing w:val="1"/>
          <w:sz w:val="24"/>
          <w:szCs w:val="24"/>
        </w:rPr>
        <w:t xml:space="preserve"> </w:t>
      </w:r>
      <w:r w:rsidRPr="00C22A04">
        <w:rPr>
          <w:sz w:val="24"/>
          <w:szCs w:val="24"/>
        </w:rPr>
        <w:t>development</w:t>
      </w:r>
      <w:r w:rsidRPr="00C22A04">
        <w:rPr>
          <w:spacing w:val="1"/>
          <w:sz w:val="24"/>
          <w:szCs w:val="24"/>
        </w:rPr>
        <w:t xml:space="preserve"> </w:t>
      </w:r>
      <w:r w:rsidRPr="00C22A04">
        <w:rPr>
          <w:sz w:val="24"/>
          <w:szCs w:val="24"/>
        </w:rPr>
        <w:t xml:space="preserve">methodologies: OMT by James </w:t>
      </w:r>
      <w:proofErr w:type="spellStart"/>
      <w:r w:rsidRPr="00C22A04">
        <w:rPr>
          <w:sz w:val="24"/>
          <w:szCs w:val="24"/>
        </w:rPr>
        <w:t>Rumbaugh</w:t>
      </w:r>
      <w:proofErr w:type="spellEnd"/>
      <w:r w:rsidRPr="00C22A04">
        <w:rPr>
          <w:sz w:val="24"/>
          <w:szCs w:val="24"/>
        </w:rPr>
        <w:t>, Objector</w:t>
      </w:r>
      <w:r w:rsidRPr="00C22A04">
        <w:rPr>
          <w:spacing w:val="70"/>
          <w:sz w:val="24"/>
          <w:szCs w:val="24"/>
        </w:rPr>
        <w:t xml:space="preserve"> </w:t>
      </w:r>
      <w:r w:rsidRPr="00C22A04">
        <w:rPr>
          <w:sz w:val="24"/>
          <w:szCs w:val="24"/>
        </w:rPr>
        <w:t>y by Invar Jacobson</w:t>
      </w:r>
      <w:r w:rsidRPr="00C22A04">
        <w:rPr>
          <w:spacing w:val="1"/>
          <w:sz w:val="24"/>
          <w:szCs w:val="24"/>
        </w:rPr>
        <w:t xml:space="preserve"> </w:t>
      </w:r>
      <w:r w:rsidRPr="00C22A04">
        <w:rPr>
          <w:sz w:val="24"/>
          <w:szCs w:val="24"/>
        </w:rPr>
        <w:t>and the Brooch procedure by using Grady Brooch. Previous to this time,</w:t>
      </w:r>
      <w:r w:rsidRPr="00C22A04">
        <w:rPr>
          <w:spacing w:val="1"/>
          <w:sz w:val="24"/>
          <w:szCs w:val="24"/>
        </w:rPr>
        <w:t xml:space="preserve"> </w:t>
      </w:r>
      <w:r w:rsidRPr="00C22A04">
        <w:rPr>
          <w:sz w:val="24"/>
          <w:szCs w:val="24"/>
        </w:rPr>
        <w:t>these</w:t>
      </w:r>
      <w:r w:rsidRPr="00C22A04">
        <w:rPr>
          <w:spacing w:val="1"/>
          <w:sz w:val="24"/>
          <w:szCs w:val="24"/>
        </w:rPr>
        <w:t xml:space="preserve"> </w:t>
      </w:r>
      <w:r w:rsidRPr="00C22A04">
        <w:rPr>
          <w:sz w:val="24"/>
          <w:szCs w:val="24"/>
        </w:rPr>
        <w:t>three</w:t>
      </w:r>
      <w:r w:rsidRPr="00C22A04">
        <w:rPr>
          <w:spacing w:val="1"/>
          <w:sz w:val="24"/>
          <w:szCs w:val="24"/>
        </w:rPr>
        <w:t xml:space="preserve"> </w:t>
      </w:r>
      <w:r w:rsidRPr="00C22A04">
        <w:rPr>
          <w:sz w:val="24"/>
          <w:szCs w:val="24"/>
        </w:rPr>
        <w:t>amigos,</w:t>
      </w:r>
      <w:r w:rsidRPr="00C22A04">
        <w:rPr>
          <w:spacing w:val="1"/>
          <w:sz w:val="24"/>
          <w:szCs w:val="24"/>
        </w:rPr>
        <w:t xml:space="preserve"> </w:t>
      </w:r>
      <w:r w:rsidRPr="00C22A04">
        <w:rPr>
          <w:sz w:val="24"/>
          <w:szCs w:val="24"/>
        </w:rPr>
        <w:t>together</w:t>
      </w:r>
      <w:r w:rsidRPr="00C22A04">
        <w:rPr>
          <w:spacing w:val="1"/>
          <w:sz w:val="24"/>
          <w:szCs w:val="24"/>
        </w:rPr>
        <w:t xml:space="preserve"> </w:t>
      </w:r>
      <w:r w:rsidRPr="00C22A04">
        <w:rPr>
          <w:sz w:val="24"/>
          <w:szCs w:val="24"/>
        </w:rPr>
        <w:t>with</w:t>
      </w:r>
      <w:r w:rsidRPr="00C22A04">
        <w:rPr>
          <w:spacing w:val="1"/>
          <w:sz w:val="24"/>
          <w:szCs w:val="24"/>
        </w:rPr>
        <w:t xml:space="preserve"> </w:t>
      </w:r>
      <w:r w:rsidRPr="00C22A04">
        <w:rPr>
          <w:sz w:val="24"/>
          <w:szCs w:val="24"/>
        </w:rPr>
        <w:t>a</w:t>
      </w:r>
      <w:r w:rsidRPr="00C22A04">
        <w:rPr>
          <w:spacing w:val="1"/>
          <w:sz w:val="24"/>
          <w:szCs w:val="24"/>
        </w:rPr>
        <w:t xml:space="preserve"> </w:t>
      </w:r>
      <w:r w:rsidRPr="00C22A04">
        <w:rPr>
          <w:sz w:val="24"/>
          <w:szCs w:val="24"/>
        </w:rPr>
        <w:t>few</w:t>
      </w:r>
      <w:r w:rsidRPr="00C22A04">
        <w:rPr>
          <w:spacing w:val="1"/>
          <w:sz w:val="24"/>
          <w:szCs w:val="24"/>
        </w:rPr>
        <w:t xml:space="preserve"> </w:t>
      </w:r>
      <w:r w:rsidRPr="00C22A04">
        <w:rPr>
          <w:sz w:val="24"/>
          <w:szCs w:val="24"/>
        </w:rPr>
        <w:t>dozen</w:t>
      </w:r>
      <w:r w:rsidRPr="00C22A04">
        <w:rPr>
          <w:spacing w:val="1"/>
          <w:sz w:val="24"/>
          <w:szCs w:val="24"/>
        </w:rPr>
        <w:t xml:space="preserve"> </w:t>
      </w:r>
      <w:r w:rsidRPr="00C22A04">
        <w:rPr>
          <w:sz w:val="24"/>
          <w:szCs w:val="24"/>
        </w:rPr>
        <w:t>other</w:t>
      </w:r>
      <w:r w:rsidRPr="00C22A04">
        <w:rPr>
          <w:spacing w:val="1"/>
          <w:sz w:val="24"/>
          <w:szCs w:val="24"/>
        </w:rPr>
        <w:t xml:space="preserve"> </w:t>
      </w:r>
      <w:r w:rsidRPr="00C22A04">
        <w:rPr>
          <w:sz w:val="24"/>
          <w:szCs w:val="24"/>
        </w:rPr>
        <w:t>practitioners</w:t>
      </w:r>
      <w:r w:rsidRPr="00C22A04">
        <w:rPr>
          <w:spacing w:val="1"/>
          <w:sz w:val="24"/>
          <w:szCs w:val="24"/>
        </w:rPr>
        <w:t xml:space="preserve"> </w:t>
      </w:r>
      <w:r w:rsidRPr="00C22A04">
        <w:rPr>
          <w:sz w:val="24"/>
          <w:szCs w:val="24"/>
        </w:rPr>
        <w:t>had</w:t>
      </w:r>
      <w:r w:rsidRPr="00C22A04">
        <w:rPr>
          <w:spacing w:val="1"/>
          <w:sz w:val="24"/>
          <w:szCs w:val="24"/>
        </w:rPr>
        <w:t xml:space="preserve"> </w:t>
      </w:r>
      <w:r w:rsidRPr="00C22A04">
        <w:rPr>
          <w:sz w:val="24"/>
          <w:szCs w:val="24"/>
        </w:rPr>
        <w:t>promoted competing methodologies for systematic program development,</w:t>
      </w:r>
      <w:r w:rsidRPr="00C22A04">
        <w:rPr>
          <w:spacing w:val="1"/>
          <w:sz w:val="24"/>
          <w:szCs w:val="24"/>
        </w:rPr>
        <w:t xml:space="preserve"> </w:t>
      </w:r>
      <w:r w:rsidRPr="00C22A04">
        <w:rPr>
          <w:sz w:val="24"/>
          <w:szCs w:val="24"/>
        </w:rPr>
        <w:t xml:space="preserve">each and every with </w:t>
      </w:r>
      <w:proofErr w:type="gramStart"/>
      <w:r w:rsidRPr="00C22A04">
        <w:rPr>
          <w:sz w:val="24"/>
          <w:szCs w:val="24"/>
        </w:rPr>
        <w:t>its</w:t>
      </w:r>
      <w:proofErr w:type="gramEnd"/>
      <w:r w:rsidRPr="00C22A04">
        <w:rPr>
          <w:sz w:val="24"/>
          <w:szCs w:val="24"/>
        </w:rPr>
        <w:t xml:space="preserve"> possess system of diagramming conventions. The</w:t>
      </w:r>
      <w:r w:rsidRPr="00C22A04">
        <w:rPr>
          <w:spacing w:val="1"/>
          <w:sz w:val="24"/>
          <w:szCs w:val="24"/>
        </w:rPr>
        <w:t xml:space="preserve"> </w:t>
      </w:r>
      <w:r w:rsidRPr="00C22A04">
        <w:rPr>
          <w:sz w:val="24"/>
          <w:szCs w:val="24"/>
        </w:rPr>
        <w:t xml:space="preserve">methodologies adopted a sort of cookbook sort of pushing </w:t>
      </w:r>
      <w:proofErr w:type="spellStart"/>
      <w:proofErr w:type="gramStart"/>
      <w:r w:rsidRPr="00C22A04">
        <w:rPr>
          <w:sz w:val="24"/>
          <w:szCs w:val="24"/>
        </w:rPr>
        <w:t>a</w:t>
      </w:r>
      <w:proofErr w:type="spellEnd"/>
      <w:proofErr w:type="gramEnd"/>
      <w:r w:rsidRPr="00C22A04">
        <w:rPr>
          <w:sz w:val="24"/>
          <w:szCs w:val="24"/>
        </w:rPr>
        <w:t xml:space="preserve"> application task</w:t>
      </w:r>
      <w:r w:rsidRPr="00C22A04">
        <w:rPr>
          <w:spacing w:val="1"/>
          <w:sz w:val="24"/>
          <w:szCs w:val="24"/>
        </w:rPr>
        <w:t xml:space="preserve"> </w:t>
      </w:r>
      <w:r w:rsidRPr="00C22A04">
        <w:rPr>
          <w:sz w:val="24"/>
          <w:szCs w:val="24"/>
        </w:rPr>
        <w:t>via</w:t>
      </w:r>
      <w:r w:rsidRPr="00C22A04">
        <w:rPr>
          <w:spacing w:val="1"/>
          <w:sz w:val="24"/>
          <w:szCs w:val="24"/>
        </w:rPr>
        <w:t xml:space="preserve"> </w:t>
      </w:r>
      <w:r w:rsidRPr="00C22A04">
        <w:rPr>
          <w:sz w:val="24"/>
          <w:szCs w:val="24"/>
        </w:rPr>
        <w:t>a</w:t>
      </w:r>
      <w:r w:rsidRPr="00C22A04">
        <w:rPr>
          <w:spacing w:val="1"/>
          <w:sz w:val="24"/>
          <w:szCs w:val="24"/>
        </w:rPr>
        <w:t xml:space="preserve"> </w:t>
      </w:r>
      <w:r w:rsidRPr="00C22A04">
        <w:rPr>
          <w:sz w:val="24"/>
          <w:szCs w:val="24"/>
        </w:rPr>
        <w:t>succession</w:t>
      </w:r>
      <w:r w:rsidRPr="00C22A04">
        <w:rPr>
          <w:spacing w:val="1"/>
          <w:sz w:val="24"/>
          <w:szCs w:val="24"/>
        </w:rPr>
        <w:t xml:space="preserve"> </w:t>
      </w:r>
      <w:r w:rsidRPr="00C22A04">
        <w:rPr>
          <w:sz w:val="24"/>
          <w:szCs w:val="24"/>
        </w:rPr>
        <w:t>of</w:t>
      </w:r>
      <w:r w:rsidRPr="00C22A04">
        <w:rPr>
          <w:spacing w:val="1"/>
          <w:sz w:val="24"/>
          <w:szCs w:val="24"/>
        </w:rPr>
        <w:t xml:space="preserve"> </w:t>
      </w:r>
      <w:r w:rsidRPr="00C22A04">
        <w:rPr>
          <w:sz w:val="24"/>
          <w:szCs w:val="24"/>
        </w:rPr>
        <w:t>life</w:t>
      </w:r>
      <w:r w:rsidRPr="00C22A04">
        <w:rPr>
          <w:spacing w:val="1"/>
          <w:sz w:val="24"/>
          <w:szCs w:val="24"/>
        </w:rPr>
        <w:t xml:space="preserve"> </w:t>
      </w:r>
      <w:r w:rsidRPr="00C22A04">
        <w:rPr>
          <w:sz w:val="24"/>
          <w:szCs w:val="24"/>
        </w:rPr>
        <w:t>cycle</w:t>
      </w:r>
      <w:r w:rsidRPr="00C22A04">
        <w:rPr>
          <w:spacing w:val="1"/>
          <w:sz w:val="24"/>
          <w:szCs w:val="24"/>
        </w:rPr>
        <w:t xml:space="preserve"> </w:t>
      </w:r>
      <w:r w:rsidRPr="00C22A04">
        <w:rPr>
          <w:sz w:val="24"/>
          <w:szCs w:val="24"/>
        </w:rPr>
        <w:t>stages,</w:t>
      </w:r>
      <w:r w:rsidRPr="00C22A04">
        <w:rPr>
          <w:spacing w:val="1"/>
          <w:sz w:val="24"/>
          <w:szCs w:val="24"/>
        </w:rPr>
        <w:t xml:space="preserve"> </w:t>
      </w:r>
      <w:r w:rsidRPr="00C22A04">
        <w:rPr>
          <w:sz w:val="24"/>
          <w:szCs w:val="24"/>
        </w:rPr>
        <w:t>culminating</w:t>
      </w:r>
      <w:r w:rsidRPr="00C22A04">
        <w:rPr>
          <w:spacing w:val="1"/>
          <w:sz w:val="24"/>
          <w:szCs w:val="24"/>
        </w:rPr>
        <w:t xml:space="preserve"> </w:t>
      </w:r>
      <w:r w:rsidRPr="00C22A04">
        <w:rPr>
          <w:sz w:val="24"/>
          <w:szCs w:val="24"/>
        </w:rPr>
        <w:t>with</w:t>
      </w:r>
      <w:r w:rsidRPr="00C22A04">
        <w:rPr>
          <w:spacing w:val="1"/>
          <w:sz w:val="24"/>
          <w:szCs w:val="24"/>
        </w:rPr>
        <w:t xml:space="preserve"> </w:t>
      </w:r>
      <w:r w:rsidRPr="00C22A04">
        <w:rPr>
          <w:sz w:val="24"/>
          <w:szCs w:val="24"/>
        </w:rPr>
        <w:t>a</w:t>
      </w:r>
      <w:r w:rsidRPr="00C22A04">
        <w:rPr>
          <w:spacing w:val="1"/>
          <w:sz w:val="24"/>
          <w:szCs w:val="24"/>
        </w:rPr>
        <w:t xml:space="preserve"> </w:t>
      </w:r>
      <w:r w:rsidRPr="00C22A04">
        <w:rPr>
          <w:sz w:val="24"/>
          <w:szCs w:val="24"/>
        </w:rPr>
        <w:t>delivered</w:t>
      </w:r>
      <w:r w:rsidRPr="00C22A04">
        <w:rPr>
          <w:spacing w:val="1"/>
          <w:sz w:val="24"/>
          <w:szCs w:val="24"/>
        </w:rPr>
        <w:t xml:space="preserve"> </w:t>
      </w:r>
      <w:r w:rsidRPr="00C22A04">
        <w:rPr>
          <w:sz w:val="24"/>
          <w:szCs w:val="24"/>
        </w:rPr>
        <w:t>and</w:t>
      </w:r>
      <w:r w:rsidRPr="00C22A04">
        <w:rPr>
          <w:spacing w:val="1"/>
          <w:sz w:val="24"/>
          <w:szCs w:val="24"/>
        </w:rPr>
        <w:t xml:space="preserve"> </w:t>
      </w:r>
      <w:r w:rsidRPr="00C22A04">
        <w:rPr>
          <w:sz w:val="24"/>
          <w:szCs w:val="24"/>
        </w:rPr>
        <w:t>documented</w:t>
      </w:r>
      <w:r w:rsidRPr="00C22A04">
        <w:rPr>
          <w:spacing w:val="1"/>
          <w:sz w:val="24"/>
          <w:szCs w:val="24"/>
        </w:rPr>
        <w:t xml:space="preserve"> </w:t>
      </w:r>
      <w:proofErr w:type="spellStart"/>
      <w:r w:rsidRPr="00C22A04">
        <w:rPr>
          <w:sz w:val="24"/>
          <w:szCs w:val="24"/>
        </w:rPr>
        <w:t>software.One</w:t>
      </w:r>
      <w:proofErr w:type="spellEnd"/>
      <w:r w:rsidRPr="00C22A04">
        <w:rPr>
          <w:spacing w:val="1"/>
          <w:sz w:val="24"/>
          <w:szCs w:val="24"/>
        </w:rPr>
        <w:t xml:space="preserve"> </w:t>
      </w:r>
      <w:r w:rsidRPr="00C22A04">
        <w:rPr>
          <w:sz w:val="24"/>
          <w:szCs w:val="24"/>
        </w:rPr>
        <w:t>purpose</w:t>
      </w:r>
      <w:r w:rsidRPr="00C22A04">
        <w:rPr>
          <w:spacing w:val="1"/>
          <w:sz w:val="24"/>
          <w:szCs w:val="24"/>
        </w:rPr>
        <w:t xml:space="preserve"> </w:t>
      </w:r>
      <w:r w:rsidRPr="00C22A04">
        <w:rPr>
          <w:sz w:val="24"/>
          <w:szCs w:val="24"/>
        </w:rPr>
        <w:t>of</w:t>
      </w:r>
      <w:r w:rsidRPr="00C22A04">
        <w:rPr>
          <w:spacing w:val="1"/>
          <w:sz w:val="24"/>
          <w:szCs w:val="24"/>
        </w:rPr>
        <w:t xml:space="preserve"> </w:t>
      </w:r>
      <w:r w:rsidRPr="00C22A04">
        <w:rPr>
          <w:sz w:val="24"/>
          <w:szCs w:val="24"/>
        </w:rPr>
        <w:t>UML</w:t>
      </w:r>
      <w:r w:rsidRPr="00C22A04">
        <w:rPr>
          <w:spacing w:val="1"/>
          <w:sz w:val="24"/>
          <w:szCs w:val="24"/>
        </w:rPr>
        <w:t xml:space="preserve"> </w:t>
      </w:r>
      <w:r w:rsidRPr="00C22A04">
        <w:rPr>
          <w:sz w:val="24"/>
          <w:szCs w:val="24"/>
        </w:rPr>
        <w:t>was</w:t>
      </w:r>
      <w:r w:rsidRPr="00C22A04">
        <w:rPr>
          <w:spacing w:val="1"/>
          <w:sz w:val="24"/>
          <w:szCs w:val="24"/>
        </w:rPr>
        <w:t xml:space="preserve"> </w:t>
      </w:r>
      <w:r w:rsidRPr="00C22A04">
        <w:rPr>
          <w:sz w:val="24"/>
          <w:szCs w:val="24"/>
        </w:rPr>
        <w:t>once</w:t>
      </w:r>
      <w:r w:rsidRPr="00C22A04">
        <w:rPr>
          <w:spacing w:val="1"/>
          <w:sz w:val="24"/>
          <w:szCs w:val="24"/>
        </w:rPr>
        <w:t xml:space="preserve"> </w:t>
      </w:r>
      <w:r w:rsidRPr="00C22A04">
        <w:rPr>
          <w:sz w:val="24"/>
          <w:szCs w:val="24"/>
        </w:rPr>
        <w:t>to</w:t>
      </w:r>
      <w:r w:rsidRPr="00C22A04">
        <w:rPr>
          <w:spacing w:val="1"/>
          <w:sz w:val="24"/>
          <w:szCs w:val="24"/>
        </w:rPr>
        <w:t xml:space="preserve"> </w:t>
      </w:r>
      <w:r w:rsidRPr="00C22A04">
        <w:rPr>
          <w:sz w:val="24"/>
          <w:szCs w:val="24"/>
        </w:rPr>
        <w:t>slash</w:t>
      </w:r>
      <w:r w:rsidRPr="00C22A04">
        <w:rPr>
          <w:spacing w:val="1"/>
          <w:sz w:val="24"/>
          <w:szCs w:val="24"/>
        </w:rPr>
        <w:t xml:space="preserve"> </w:t>
      </w:r>
      <w:r w:rsidRPr="00C22A04">
        <w:rPr>
          <w:sz w:val="24"/>
          <w:szCs w:val="24"/>
        </w:rPr>
        <w:t>the</w:t>
      </w:r>
      <w:r w:rsidRPr="00C22A04">
        <w:rPr>
          <w:spacing w:val="1"/>
          <w:sz w:val="24"/>
          <w:szCs w:val="24"/>
        </w:rPr>
        <w:t xml:space="preserve"> </w:t>
      </w:r>
      <w:r w:rsidRPr="00C22A04">
        <w:rPr>
          <w:sz w:val="24"/>
          <w:szCs w:val="24"/>
        </w:rPr>
        <w:t>proliferation</w:t>
      </w:r>
      <w:r w:rsidRPr="00C22A04">
        <w:rPr>
          <w:spacing w:val="1"/>
          <w:sz w:val="24"/>
          <w:szCs w:val="24"/>
        </w:rPr>
        <w:t xml:space="preserve"> </w:t>
      </w:r>
      <w:r w:rsidRPr="00C22A04">
        <w:rPr>
          <w:sz w:val="24"/>
          <w:szCs w:val="24"/>
        </w:rPr>
        <w:t>of</w:t>
      </w:r>
      <w:r w:rsidRPr="00C22A04">
        <w:rPr>
          <w:spacing w:val="1"/>
          <w:sz w:val="24"/>
          <w:szCs w:val="24"/>
        </w:rPr>
        <w:t xml:space="preserve"> </w:t>
      </w:r>
      <w:r w:rsidRPr="00C22A04">
        <w:rPr>
          <w:sz w:val="24"/>
          <w:szCs w:val="24"/>
        </w:rPr>
        <w:t>diagramming</w:t>
      </w:r>
      <w:r w:rsidRPr="00C22A04">
        <w:rPr>
          <w:spacing w:val="1"/>
          <w:sz w:val="24"/>
          <w:szCs w:val="24"/>
        </w:rPr>
        <w:t xml:space="preserve"> </w:t>
      </w:r>
      <w:r w:rsidRPr="00C22A04">
        <w:rPr>
          <w:sz w:val="24"/>
          <w:szCs w:val="24"/>
        </w:rPr>
        <w:t>techniques</w:t>
      </w:r>
      <w:r w:rsidRPr="00C22A04">
        <w:rPr>
          <w:spacing w:val="1"/>
          <w:sz w:val="24"/>
          <w:szCs w:val="24"/>
        </w:rPr>
        <w:t xml:space="preserve"> </w:t>
      </w:r>
      <w:r w:rsidRPr="00C22A04">
        <w:rPr>
          <w:sz w:val="24"/>
          <w:szCs w:val="24"/>
        </w:rPr>
        <w:t>by</w:t>
      </w:r>
      <w:r w:rsidRPr="00C22A04">
        <w:rPr>
          <w:spacing w:val="1"/>
          <w:sz w:val="24"/>
          <w:szCs w:val="24"/>
        </w:rPr>
        <w:t xml:space="preserve"> </w:t>
      </w:r>
      <w:r w:rsidRPr="00C22A04">
        <w:rPr>
          <w:sz w:val="24"/>
          <w:szCs w:val="24"/>
        </w:rPr>
        <w:t>way</w:t>
      </w:r>
      <w:r w:rsidRPr="00C22A04">
        <w:rPr>
          <w:spacing w:val="1"/>
          <w:sz w:val="24"/>
          <w:szCs w:val="24"/>
        </w:rPr>
        <w:t xml:space="preserve"> </w:t>
      </w:r>
      <w:r w:rsidRPr="00C22A04">
        <w:rPr>
          <w:sz w:val="24"/>
          <w:szCs w:val="24"/>
        </w:rPr>
        <w:t>of</w:t>
      </w:r>
      <w:r w:rsidRPr="00C22A04">
        <w:rPr>
          <w:spacing w:val="1"/>
          <w:sz w:val="24"/>
          <w:szCs w:val="24"/>
        </w:rPr>
        <w:t xml:space="preserve"> </w:t>
      </w:r>
      <w:r w:rsidRPr="00C22A04">
        <w:rPr>
          <w:sz w:val="24"/>
          <w:szCs w:val="24"/>
        </w:rPr>
        <w:t>standardizing</w:t>
      </w:r>
      <w:r w:rsidRPr="00C22A04">
        <w:rPr>
          <w:spacing w:val="1"/>
          <w:sz w:val="24"/>
          <w:szCs w:val="24"/>
        </w:rPr>
        <w:t xml:space="preserve"> </w:t>
      </w:r>
      <w:r w:rsidRPr="00C22A04">
        <w:rPr>
          <w:sz w:val="24"/>
          <w:szCs w:val="24"/>
        </w:rPr>
        <w:t>on</w:t>
      </w:r>
      <w:r w:rsidRPr="00C22A04">
        <w:rPr>
          <w:spacing w:val="1"/>
          <w:sz w:val="24"/>
          <w:szCs w:val="24"/>
        </w:rPr>
        <w:t xml:space="preserve"> </w:t>
      </w:r>
      <w:proofErr w:type="spellStart"/>
      <w:r w:rsidRPr="00C22A04">
        <w:rPr>
          <w:sz w:val="24"/>
          <w:szCs w:val="24"/>
        </w:rPr>
        <w:t>a</w:t>
      </w:r>
      <w:proofErr w:type="spellEnd"/>
      <w:r w:rsidRPr="00C22A04">
        <w:rPr>
          <w:spacing w:val="1"/>
          <w:sz w:val="24"/>
          <w:szCs w:val="24"/>
        </w:rPr>
        <w:t xml:space="preserve"> </w:t>
      </w:r>
      <w:r w:rsidRPr="00C22A04">
        <w:rPr>
          <w:sz w:val="24"/>
          <w:szCs w:val="24"/>
        </w:rPr>
        <w:t>original modelling language, as a result facilitating verbal exchange between</w:t>
      </w:r>
      <w:r w:rsidRPr="00C22A04">
        <w:rPr>
          <w:spacing w:val="1"/>
          <w:sz w:val="24"/>
          <w:szCs w:val="24"/>
        </w:rPr>
        <w:t xml:space="preserve"> </w:t>
      </w:r>
      <w:r w:rsidRPr="00C22A04">
        <w:rPr>
          <w:sz w:val="24"/>
          <w:szCs w:val="24"/>
        </w:rPr>
        <w:t>builders.</w:t>
      </w:r>
      <w:r w:rsidRPr="00C22A04">
        <w:rPr>
          <w:spacing w:val="1"/>
          <w:sz w:val="24"/>
          <w:szCs w:val="24"/>
        </w:rPr>
        <w:t xml:space="preserve"> </w:t>
      </w:r>
      <w:r w:rsidRPr="00C22A04">
        <w:rPr>
          <w:sz w:val="24"/>
          <w:szCs w:val="24"/>
        </w:rPr>
        <w:t>It performed that</w:t>
      </w:r>
      <w:r w:rsidRPr="00C22A04">
        <w:rPr>
          <w:spacing w:val="1"/>
          <w:sz w:val="24"/>
          <w:szCs w:val="24"/>
        </w:rPr>
        <w:t xml:space="preserve"> </w:t>
      </w:r>
      <w:r w:rsidRPr="00C22A04">
        <w:rPr>
          <w:sz w:val="24"/>
          <w:szCs w:val="24"/>
        </w:rPr>
        <w:t>goal in 1997</w:t>
      </w:r>
      <w:r w:rsidRPr="00C22A04">
        <w:rPr>
          <w:spacing w:val="1"/>
          <w:sz w:val="24"/>
          <w:szCs w:val="24"/>
        </w:rPr>
        <w:t xml:space="preserve"> </w:t>
      </w:r>
      <w:r w:rsidRPr="00C22A04">
        <w:rPr>
          <w:sz w:val="24"/>
          <w:szCs w:val="24"/>
        </w:rPr>
        <w:t>when the (international) Object</w:t>
      </w:r>
      <w:r w:rsidRPr="00C22A04">
        <w:rPr>
          <w:spacing w:val="1"/>
          <w:sz w:val="24"/>
          <w:szCs w:val="24"/>
        </w:rPr>
        <w:t xml:space="preserve"> </w:t>
      </w:r>
      <w:r w:rsidRPr="00C22A04">
        <w:rPr>
          <w:sz w:val="24"/>
          <w:szCs w:val="24"/>
        </w:rPr>
        <w:t>administration team (OMG) adopted it as a commonplace. Some critics don’t</w:t>
      </w:r>
      <w:r w:rsidRPr="00C22A04">
        <w:rPr>
          <w:spacing w:val="-67"/>
          <w:sz w:val="24"/>
          <w:szCs w:val="24"/>
        </w:rPr>
        <w:t xml:space="preserve"> </w:t>
      </w:r>
      <w:r w:rsidRPr="00C22A04">
        <w:rPr>
          <w:sz w:val="24"/>
          <w:szCs w:val="24"/>
        </w:rPr>
        <w:t>forget that UML is a bloated diagramming language written by means of a</w:t>
      </w:r>
      <w:r w:rsidRPr="00C22A04">
        <w:rPr>
          <w:spacing w:val="1"/>
          <w:sz w:val="24"/>
          <w:szCs w:val="24"/>
        </w:rPr>
        <w:t xml:space="preserve"> </w:t>
      </w:r>
      <w:r w:rsidRPr="00C22A04">
        <w:rPr>
          <w:sz w:val="24"/>
          <w:szCs w:val="24"/>
        </w:rPr>
        <w:t>committee. That said, I do not forget it to be the nice manner to be had today</w:t>
      </w:r>
      <w:r w:rsidRPr="00C22A04">
        <w:rPr>
          <w:spacing w:val="1"/>
          <w:sz w:val="24"/>
          <w:szCs w:val="24"/>
        </w:rPr>
        <w:t xml:space="preserve"> </w:t>
      </w:r>
      <w:r w:rsidRPr="00C22A04">
        <w:rPr>
          <w:sz w:val="24"/>
          <w:szCs w:val="24"/>
        </w:rPr>
        <w:t>for documenting object-oriented program progress. It has been and is fitting</w:t>
      </w:r>
      <w:r w:rsidRPr="00C22A04">
        <w:rPr>
          <w:spacing w:val="1"/>
          <w:sz w:val="24"/>
          <w:szCs w:val="24"/>
        </w:rPr>
        <w:t xml:space="preserve"> </w:t>
      </w:r>
      <w:r w:rsidRPr="00C22A04">
        <w:rPr>
          <w:sz w:val="24"/>
          <w:szCs w:val="24"/>
        </w:rPr>
        <w:t>more and more utilized in industry and academia. Rational Rose is</w:t>
      </w:r>
      <w:r w:rsidRPr="00C22A04">
        <w:rPr>
          <w:spacing w:val="70"/>
          <w:sz w:val="24"/>
          <w:szCs w:val="24"/>
        </w:rPr>
        <w:t xml:space="preserve"> </w:t>
      </w:r>
      <w:r w:rsidRPr="00C22A04">
        <w:rPr>
          <w:sz w:val="24"/>
          <w:szCs w:val="24"/>
        </w:rPr>
        <w:t>a pc</w:t>
      </w:r>
      <w:r w:rsidRPr="00C22A04">
        <w:rPr>
          <w:spacing w:val="1"/>
          <w:sz w:val="24"/>
          <w:szCs w:val="24"/>
        </w:rPr>
        <w:t xml:space="preserve"> </w:t>
      </w:r>
      <w:r w:rsidRPr="00C22A04">
        <w:rPr>
          <w:sz w:val="24"/>
          <w:szCs w:val="24"/>
        </w:rPr>
        <w:t>Aided</w:t>
      </w:r>
      <w:r w:rsidRPr="00C22A04">
        <w:rPr>
          <w:spacing w:val="1"/>
          <w:sz w:val="24"/>
          <w:szCs w:val="24"/>
        </w:rPr>
        <w:t xml:space="preserve"> </w:t>
      </w:r>
      <w:r w:rsidRPr="00C22A04">
        <w:rPr>
          <w:sz w:val="24"/>
          <w:szCs w:val="24"/>
        </w:rPr>
        <w:t>program</w:t>
      </w:r>
      <w:r w:rsidRPr="00C22A04">
        <w:rPr>
          <w:spacing w:val="1"/>
          <w:sz w:val="24"/>
          <w:szCs w:val="24"/>
        </w:rPr>
        <w:t xml:space="preserve"> </w:t>
      </w:r>
      <w:r w:rsidRPr="00C22A04">
        <w:rPr>
          <w:sz w:val="24"/>
          <w:szCs w:val="24"/>
        </w:rPr>
        <w:t>Engineering</w:t>
      </w:r>
      <w:r w:rsidRPr="00C22A04">
        <w:rPr>
          <w:spacing w:val="1"/>
          <w:sz w:val="24"/>
          <w:szCs w:val="24"/>
        </w:rPr>
        <w:t xml:space="preserve"> </w:t>
      </w:r>
      <w:r w:rsidRPr="00C22A04">
        <w:rPr>
          <w:sz w:val="24"/>
          <w:szCs w:val="24"/>
        </w:rPr>
        <w:t>(CASE)</w:t>
      </w:r>
      <w:r w:rsidRPr="00C22A04">
        <w:rPr>
          <w:spacing w:val="1"/>
          <w:sz w:val="24"/>
          <w:szCs w:val="24"/>
        </w:rPr>
        <w:t xml:space="preserve"> </w:t>
      </w:r>
      <w:r w:rsidRPr="00C22A04">
        <w:rPr>
          <w:sz w:val="24"/>
          <w:szCs w:val="24"/>
        </w:rPr>
        <w:t>software</w:t>
      </w:r>
      <w:r w:rsidRPr="00C22A04">
        <w:rPr>
          <w:spacing w:val="1"/>
          <w:sz w:val="24"/>
          <w:szCs w:val="24"/>
        </w:rPr>
        <w:t xml:space="preserve"> </w:t>
      </w:r>
      <w:r w:rsidRPr="00C22A04">
        <w:rPr>
          <w:sz w:val="24"/>
          <w:szCs w:val="24"/>
        </w:rPr>
        <w:t>developed</w:t>
      </w:r>
      <w:r w:rsidRPr="00C22A04">
        <w:rPr>
          <w:spacing w:val="1"/>
          <w:sz w:val="24"/>
          <w:szCs w:val="24"/>
        </w:rPr>
        <w:t xml:space="preserve"> </w:t>
      </w:r>
      <w:r w:rsidRPr="00C22A04">
        <w:rPr>
          <w:sz w:val="24"/>
          <w:szCs w:val="24"/>
        </w:rPr>
        <w:t>by</w:t>
      </w:r>
      <w:r w:rsidRPr="00C22A04">
        <w:rPr>
          <w:spacing w:val="1"/>
          <w:sz w:val="24"/>
          <w:szCs w:val="24"/>
        </w:rPr>
        <w:t xml:space="preserve"> </w:t>
      </w:r>
      <w:r w:rsidRPr="00C22A04">
        <w:rPr>
          <w:sz w:val="24"/>
          <w:szCs w:val="24"/>
        </w:rPr>
        <w:t>way</w:t>
      </w:r>
      <w:r w:rsidRPr="00C22A04">
        <w:rPr>
          <w:spacing w:val="1"/>
          <w:sz w:val="24"/>
          <w:szCs w:val="24"/>
        </w:rPr>
        <w:t xml:space="preserve"> </w:t>
      </w:r>
      <w:r w:rsidRPr="00C22A04">
        <w:rPr>
          <w:sz w:val="24"/>
          <w:szCs w:val="24"/>
        </w:rPr>
        <w:t>of</w:t>
      </w:r>
      <w:r w:rsidRPr="00C22A04">
        <w:rPr>
          <w:spacing w:val="1"/>
          <w:sz w:val="24"/>
          <w:szCs w:val="24"/>
        </w:rPr>
        <w:t xml:space="preserve"> </w:t>
      </w:r>
      <w:r w:rsidRPr="00C22A04">
        <w:rPr>
          <w:sz w:val="24"/>
          <w:szCs w:val="24"/>
        </w:rPr>
        <w:t>the</w:t>
      </w:r>
      <w:r w:rsidRPr="00C22A04">
        <w:rPr>
          <w:spacing w:val="1"/>
          <w:sz w:val="24"/>
          <w:szCs w:val="24"/>
        </w:rPr>
        <w:t xml:space="preserve"> </w:t>
      </w:r>
      <w:proofErr w:type="gramStart"/>
      <w:r w:rsidRPr="00C22A04">
        <w:rPr>
          <w:sz w:val="24"/>
          <w:szCs w:val="24"/>
        </w:rPr>
        <w:t>Rational</w:t>
      </w:r>
      <w:proofErr w:type="gramEnd"/>
      <w:r w:rsidRPr="00C22A04">
        <w:rPr>
          <w:spacing w:val="1"/>
          <w:sz w:val="24"/>
          <w:szCs w:val="24"/>
        </w:rPr>
        <w:t xml:space="preserve"> </w:t>
      </w:r>
      <w:r w:rsidRPr="00C22A04">
        <w:rPr>
          <w:sz w:val="24"/>
          <w:szCs w:val="24"/>
        </w:rPr>
        <w:t>organization</w:t>
      </w:r>
      <w:r w:rsidRPr="00C22A04">
        <w:rPr>
          <w:spacing w:val="1"/>
          <w:sz w:val="24"/>
          <w:szCs w:val="24"/>
        </w:rPr>
        <w:t xml:space="preserve"> </w:t>
      </w:r>
      <w:r w:rsidRPr="00C22A04">
        <w:rPr>
          <w:sz w:val="24"/>
          <w:szCs w:val="24"/>
        </w:rPr>
        <w:t>underneath</w:t>
      </w:r>
      <w:r w:rsidRPr="00C22A04">
        <w:rPr>
          <w:spacing w:val="1"/>
          <w:sz w:val="24"/>
          <w:szCs w:val="24"/>
        </w:rPr>
        <w:t xml:space="preserve"> </w:t>
      </w:r>
      <w:r w:rsidRPr="00C22A04">
        <w:rPr>
          <w:sz w:val="24"/>
          <w:szCs w:val="24"/>
        </w:rPr>
        <w:t>the</w:t>
      </w:r>
      <w:r w:rsidRPr="00C22A04">
        <w:rPr>
          <w:spacing w:val="1"/>
          <w:sz w:val="24"/>
          <w:szCs w:val="24"/>
        </w:rPr>
        <w:t xml:space="preserve"> </w:t>
      </w:r>
      <w:r w:rsidRPr="00C22A04">
        <w:rPr>
          <w:sz w:val="24"/>
          <w:szCs w:val="24"/>
        </w:rPr>
        <w:t>course</w:t>
      </w:r>
      <w:r w:rsidRPr="00C22A04">
        <w:rPr>
          <w:spacing w:val="1"/>
          <w:sz w:val="24"/>
          <w:szCs w:val="24"/>
        </w:rPr>
        <w:t xml:space="preserve"> </w:t>
      </w:r>
      <w:r w:rsidRPr="00C22A04">
        <w:rPr>
          <w:sz w:val="24"/>
          <w:szCs w:val="24"/>
        </w:rPr>
        <w:t>of</w:t>
      </w:r>
      <w:r w:rsidRPr="00C22A04">
        <w:rPr>
          <w:spacing w:val="1"/>
          <w:sz w:val="24"/>
          <w:szCs w:val="24"/>
        </w:rPr>
        <w:t xml:space="preserve"> </w:t>
      </w:r>
      <w:r w:rsidRPr="00C22A04">
        <w:rPr>
          <w:sz w:val="24"/>
          <w:szCs w:val="24"/>
        </w:rPr>
        <w:t>Brooch,</w:t>
      </w:r>
      <w:r w:rsidRPr="00C22A04">
        <w:rPr>
          <w:spacing w:val="1"/>
          <w:sz w:val="24"/>
          <w:szCs w:val="24"/>
        </w:rPr>
        <w:t xml:space="preserve"> </w:t>
      </w:r>
      <w:r w:rsidRPr="00C22A04">
        <w:rPr>
          <w:sz w:val="24"/>
          <w:szCs w:val="24"/>
        </w:rPr>
        <w:t>Jacobson</w:t>
      </w:r>
      <w:r w:rsidRPr="00C22A04">
        <w:rPr>
          <w:spacing w:val="1"/>
          <w:sz w:val="24"/>
          <w:szCs w:val="24"/>
        </w:rPr>
        <w:t xml:space="preserve"> </w:t>
      </w:r>
      <w:r w:rsidRPr="00C22A04">
        <w:rPr>
          <w:sz w:val="24"/>
          <w:szCs w:val="24"/>
        </w:rPr>
        <w:t>and</w:t>
      </w:r>
      <w:r w:rsidRPr="00C22A04">
        <w:rPr>
          <w:spacing w:val="1"/>
          <w:sz w:val="24"/>
          <w:szCs w:val="24"/>
        </w:rPr>
        <w:t xml:space="preserve"> </w:t>
      </w:r>
      <w:proofErr w:type="spellStart"/>
      <w:r w:rsidRPr="00C22A04">
        <w:rPr>
          <w:sz w:val="24"/>
          <w:szCs w:val="24"/>
        </w:rPr>
        <w:t>Rumbaugh</w:t>
      </w:r>
      <w:proofErr w:type="spellEnd"/>
      <w:r w:rsidRPr="00C22A04">
        <w:rPr>
          <w:sz w:val="24"/>
          <w:szCs w:val="24"/>
        </w:rPr>
        <w:t xml:space="preserve"> to support application progress using UML. Rational Rose is</w:t>
      </w:r>
      <w:r w:rsidRPr="00C22A04">
        <w:rPr>
          <w:spacing w:val="1"/>
          <w:sz w:val="24"/>
          <w:szCs w:val="24"/>
        </w:rPr>
        <w:t xml:space="preserve"> </w:t>
      </w:r>
      <w:r w:rsidRPr="00C22A04">
        <w:rPr>
          <w:sz w:val="24"/>
          <w:szCs w:val="24"/>
        </w:rPr>
        <w:t>always complex due to its mission of wholly supporting UML. Furthermore,</w:t>
      </w:r>
      <w:r w:rsidRPr="00C22A04">
        <w:rPr>
          <w:spacing w:val="1"/>
          <w:sz w:val="24"/>
          <w:szCs w:val="24"/>
        </w:rPr>
        <w:t xml:space="preserve"> </w:t>
      </w:r>
      <w:r w:rsidRPr="00C22A04">
        <w:rPr>
          <w:sz w:val="24"/>
          <w:szCs w:val="24"/>
        </w:rPr>
        <w:t>Rational Rose has countless language extensions to Ada, C++, VB, Java,</w:t>
      </w:r>
      <w:r w:rsidRPr="00C22A04">
        <w:rPr>
          <w:spacing w:val="1"/>
          <w:sz w:val="24"/>
          <w:szCs w:val="24"/>
        </w:rPr>
        <w:t xml:space="preserve"> </w:t>
      </w:r>
      <w:r w:rsidRPr="00C22A04">
        <w:rPr>
          <w:sz w:val="24"/>
          <w:szCs w:val="24"/>
        </w:rPr>
        <w:t>J2EE,</w:t>
      </w:r>
      <w:r w:rsidRPr="00C22A04">
        <w:rPr>
          <w:spacing w:val="1"/>
          <w:sz w:val="24"/>
          <w:szCs w:val="24"/>
        </w:rPr>
        <w:t xml:space="preserve"> </w:t>
      </w:r>
      <w:r w:rsidRPr="00C22A04">
        <w:rPr>
          <w:sz w:val="24"/>
          <w:szCs w:val="24"/>
        </w:rPr>
        <w:t>and</w:t>
      </w:r>
      <w:r w:rsidRPr="00C22A04">
        <w:rPr>
          <w:spacing w:val="1"/>
          <w:sz w:val="24"/>
          <w:szCs w:val="24"/>
        </w:rPr>
        <w:t xml:space="preserve"> </w:t>
      </w:r>
      <w:r w:rsidRPr="00C22A04">
        <w:rPr>
          <w:sz w:val="24"/>
          <w:szCs w:val="24"/>
        </w:rPr>
        <w:t>many</w:t>
      </w:r>
      <w:r w:rsidRPr="00C22A04">
        <w:rPr>
          <w:spacing w:val="1"/>
          <w:sz w:val="24"/>
          <w:szCs w:val="24"/>
        </w:rPr>
        <w:t xml:space="preserve"> </w:t>
      </w:r>
      <w:r w:rsidRPr="00C22A04">
        <w:rPr>
          <w:sz w:val="24"/>
          <w:szCs w:val="24"/>
        </w:rPr>
        <w:t>others.</w:t>
      </w:r>
      <w:r w:rsidRPr="00C22A04">
        <w:rPr>
          <w:spacing w:val="1"/>
          <w:sz w:val="24"/>
          <w:szCs w:val="24"/>
        </w:rPr>
        <w:t xml:space="preserve"> </w:t>
      </w:r>
      <w:r w:rsidRPr="00C22A04">
        <w:rPr>
          <w:sz w:val="24"/>
          <w:szCs w:val="24"/>
        </w:rPr>
        <w:t>Rational</w:t>
      </w:r>
      <w:r w:rsidRPr="00C22A04">
        <w:rPr>
          <w:spacing w:val="1"/>
          <w:sz w:val="24"/>
          <w:szCs w:val="24"/>
        </w:rPr>
        <w:t xml:space="preserve"> </w:t>
      </w:r>
      <w:r w:rsidRPr="00C22A04">
        <w:rPr>
          <w:sz w:val="24"/>
          <w:szCs w:val="24"/>
        </w:rPr>
        <w:t>Rose</w:t>
      </w:r>
      <w:r w:rsidRPr="00C22A04">
        <w:rPr>
          <w:spacing w:val="1"/>
          <w:sz w:val="24"/>
          <w:szCs w:val="24"/>
        </w:rPr>
        <w:t xml:space="preserve"> </w:t>
      </w:r>
      <w:r w:rsidRPr="00C22A04">
        <w:rPr>
          <w:sz w:val="24"/>
          <w:szCs w:val="24"/>
        </w:rPr>
        <w:t>supports</w:t>
      </w:r>
      <w:r w:rsidRPr="00C22A04">
        <w:rPr>
          <w:spacing w:val="1"/>
          <w:sz w:val="24"/>
          <w:szCs w:val="24"/>
        </w:rPr>
        <w:t xml:space="preserve"> </w:t>
      </w:r>
      <w:r w:rsidRPr="00C22A04">
        <w:rPr>
          <w:sz w:val="24"/>
          <w:szCs w:val="24"/>
        </w:rPr>
        <w:t>ahead</w:t>
      </w:r>
      <w:r w:rsidRPr="00C22A04">
        <w:rPr>
          <w:spacing w:val="1"/>
          <w:sz w:val="24"/>
          <w:szCs w:val="24"/>
        </w:rPr>
        <w:t xml:space="preserve"> </w:t>
      </w:r>
      <w:r w:rsidRPr="00C22A04">
        <w:rPr>
          <w:sz w:val="24"/>
          <w:szCs w:val="24"/>
        </w:rPr>
        <w:t>and</w:t>
      </w:r>
      <w:r w:rsidRPr="00C22A04">
        <w:rPr>
          <w:spacing w:val="1"/>
          <w:sz w:val="24"/>
          <w:szCs w:val="24"/>
        </w:rPr>
        <w:t xml:space="preserve"> </w:t>
      </w:r>
      <w:r w:rsidRPr="00C22A04">
        <w:rPr>
          <w:sz w:val="24"/>
          <w:szCs w:val="24"/>
        </w:rPr>
        <w:t>reverse</w:t>
      </w:r>
      <w:r w:rsidRPr="00C22A04">
        <w:rPr>
          <w:spacing w:val="1"/>
          <w:sz w:val="24"/>
          <w:szCs w:val="24"/>
        </w:rPr>
        <w:t xml:space="preserve"> </w:t>
      </w:r>
      <w:r w:rsidRPr="00C22A04">
        <w:rPr>
          <w:sz w:val="24"/>
          <w:szCs w:val="24"/>
        </w:rPr>
        <w:t>engineering to and from these langue ages.</w:t>
      </w:r>
      <w:r w:rsidRPr="00C22A04">
        <w:rPr>
          <w:spacing w:val="1"/>
          <w:sz w:val="24"/>
          <w:szCs w:val="24"/>
        </w:rPr>
        <w:t xml:space="preserve"> </w:t>
      </w:r>
      <w:r w:rsidRPr="00C22A04">
        <w:rPr>
          <w:sz w:val="24"/>
          <w:szCs w:val="24"/>
        </w:rPr>
        <w:t>However,</w:t>
      </w:r>
      <w:r w:rsidRPr="00C22A04">
        <w:rPr>
          <w:spacing w:val="1"/>
          <w:sz w:val="24"/>
          <w:szCs w:val="24"/>
        </w:rPr>
        <w:t xml:space="preserve"> </w:t>
      </w:r>
      <w:r w:rsidRPr="00C22A04">
        <w:rPr>
          <w:sz w:val="24"/>
          <w:szCs w:val="24"/>
        </w:rPr>
        <w:t>Rational Rose does</w:t>
      </w:r>
      <w:r w:rsidRPr="00C22A04">
        <w:rPr>
          <w:spacing w:val="1"/>
          <w:sz w:val="24"/>
          <w:szCs w:val="24"/>
        </w:rPr>
        <w:t xml:space="preserve"> </w:t>
      </w:r>
      <w:r w:rsidRPr="00C22A04">
        <w:rPr>
          <w:sz w:val="24"/>
          <w:szCs w:val="24"/>
        </w:rPr>
        <w:t>now not aid some usual design tactics as knowledge drift diagrams and CRC</w:t>
      </w:r>
      <w:r w:rsidRPr="00C22A04">
        <w:rPr>
          <w:spacing w:val="1"/>
          <w:sz w:val="24"/>
          <w:szCs w:val="24"/>
        </w:rPr>
        <w:t xml:space="preserve"> </w:t>
      </w:r>
      <w:r w:rsidRPr="00C22A04">
        <w:rPr>
          <w:sz w:val="24"/>
          <w:szCs w:val="24"/>
        </w:rPr>
        <w:t>cards, due to the fact that these will not be a part of UML. Considering that</w:t>
      </w:r>
      <w:r w:rsidRPr="00C22A04">
        <w:rPr>
          <w:spacing w:val="1"/>
          <w:sz w:val="24"/>
          <w:szCs w:val="24"/>
        </w:rPr>
        <w:t xml:space="preserve"> </w:t>
      </w:r>
      <w:r w:rsidRPr="00C22A04">
        <w:rPr>
          <w:sz w:val="24"/>
          <w:szCs w:val="24"/>
        </w:rPr>
        <w:t>Rational Rose has so many capabilities it is a daunting task to master it.</w:t>
      </w:r>
      <w:r w:rsidRPr="00C22A04">
        <w:rPr>
          <w:spacing w:val="1"/>
          <w:sz w:val="24"/>
          <w:szCs w:val="24"/>
        </w:rPr>
        <w:t xml:space="preserve"> </w:t>
      </w:r>
      <w:r w:rsidRPr="00C22A04">
        <w:rPr>
          <w:sz w:val="24"/>
          <w:szCs w:val="24"/>
        </w:rPr>
        <w:t>Happily, loads can be executed making use of only a small subset of these</w:t>
      </w:r>
      <w:r w:rsidRPr="00C22A04">
        <w:rPr>
          <w:spacing w:val="1"/>
          <w:sz w:val="24"/>
          <w:szCs w:val="24"/>
        </w:rPr>
        <w:t xml:space="preserve"> </w:t>
      </w:r>
      <w:r w:rsidRPr="00C22A04">
        <w:rPr>
          <w:sz w:val="24"/>
          <w:szCs w:val="24"/>
        </w:rPr>
        <w:t>capabilities. These notes are designed to introduce beginner builders into</w:t>
      </w:r>
      <w:r w:rsidRPr="00C22A04">
        <w:rPr>
          <w:spacing w:val="1"/>
          <w:sz w:val="24"/>
          <w:szCs w:val="24"/>
        </w:rPr>
        <w:t xml:space="preserve"> </w:t>
      </w:r>
      <w:r w:rsidRPr="00C22A04">
        <w:rPr>
          <w:sz w:val="24"/>
          <w:szCs w:val="24"/>
        </w:rPr>
        <w:t>making productive</w:t>
      </w:r>
      <w:r w:rsidRPr="00C22A04">
        <w:rPr>
          <w:spacing w:val="7"/>
          <w:sz w:val="24"/>
          <w:szCs w:val="24"/>
        </w:rPr>
        <w:t xml:space="preserve"> </w:t>
      </w:r>
      <w:r w:rsidRPr="00C22A04">
        <w:rPr>
          <w:sz w:val="24"/>
          <w:szCs w:val="24"/>
        </w:rPr>
        <w:t>use</w:t>
      </w:r>
      <w:r w:rsidRPr="00C22A04">
        <w:rPr>
          <w:spacing w:val="1"/>
          <w:sz w:val="24"/>
          <w:szCs w:val="24"/>
        </w:rPr>
        <w:t xml:space="preserve"> </w:t>
      </w:r>
      <w:r w:rsidRPr="00C22A04">
        <w:rPr>
          <w:sz w:val="24"/>
          <w:szCs w:val="24"/>
        </w:rPr>
        <w:t>of</w:t>
      </w:r>
      <w:r w:rsidRPr="00C22A04">
        <w:rPr>
          <w:spacing w:val="-5"/>
          <w:sz w:val="24"/>
          <w:szCs w:val="24"/>
        </w:rPr>
        <w:t xml:space="preserve"> </w:t>
      </w:r>
      <w:r w:rsidRPr="00C22A04">
        <w:rPr>
          <w:sz w:val="24"/>
          <w:szCs w:val="24"/>
        </w:rPr>
        <w:t>the</w:t>
      </w:r>
      <w:r w:rsidRPr="00C22A04">
        <w:rPr>
          <w:spacing w:val="2"/>
          <w:sz w:val="24"/>
          <w:szCs w:val="24"/>
        </w:rPr>
        <w:t xml:space="preserve"> </w:t>
      </w:r>
      <w:r w:rsidRPr="00C22A04">
        <w:rPr>
          <w:sz w:val="24"/>
          <w:szCs w:val="24"/>
        </w:rPr>
        <w:t>sort</w:t>
      </w:r>
      <w:r w:rsidR="00977718">
        <w:rPr>
          <w:sz w:val="24"/>
          <w:szCs w:val="24"/>
        </w:rPr>
        <w:t>.</w:t>
      </w:r>
    </w:p>
    <w:p w:rsidR="00F16D4C" w:rsidRPr="00773ADD" w:rsidRDefault="00527110" w:rsidP="00527110">
      <w:pPr>
        <w:pStyle w:val="Heading4"/>
        <w:rPr>
          <w:rFonts w:ascii="Times New Roman" w:hAnsi="Times New Roman" w:cs="Times New Roman"/>
          <w:i w:val="0"/>
          <w:color w:val="000000" w:themeColor="text1"/>
          <w:sz w:val="28"/>
          <w:szCs w:val="28"/>
        </w:rPr>
      </w:pPr>
      <w:r w:rsidRPr="00773ADD">
        <w:rPr>
          <w:rFonts w:ascii="Times New Roman" w:hAnsi="Times New Roman" w:cs="Times New Roman"/>
          <w:i w:val="0"/>
          <w:color w:val="000000" w:themeColor="text1"/>
          <w:sz w:val="28"/>
          <w:szCs w:val="28"/>
        </w:rPr>
        <w:lastRenderedPageBreak/>
        <w:t>4.1.1</w:t>
      </w:r>
      <w:r w:rsidR="0035539D">
        <w:rPr>
          <w:rFonts w:ascii="Times New Roman" w:hAnsi="Times New Roman" w:cs="Times New Roman"/>
          <w:i w:val="0"/>
          <w:color w:val="000000" w:themeColor="text1"/>
          <w:sz w:val="28"/>
          <w:szCs w:val="28"/>
        </w:rPr>
        <w:t xml:space="preserve"> </w:t>
      </w:r>
      <w:r w:rsidR="00F16D4C" w:rsidRPr="00773ADD">
        <w:rPr>
          <w:rFonts w:ascii="Times New Roman" w:hAnsi="Times New Roman" w:cs="Times New Roman"/>
          <w:i w:val="0"/>
          <w:color w:val="000000" w:themeColor="text1"/>
          <w:sz w:val="28"/>
          <w:szCs w:val="28"/>
        </w:rPr>
        <w:t>Class</w:t>
      </w:r>
      <w:r w:rsidR="00F16D4C" w:rsidRPr="00773ADD">
        <w:rPr>
          <w:rFonts w:ascii="Times New Roman" w:hAnsi="Times New Roman" w:cs="Times New Roman"/>
          <w:i w:val="0"/>
          <w:color w:val="000000" w:themeColor="text1"/>
          <w:spacing w:val="-14"/>
          <w:sz w:val="28"/>
          <w:szCs w:val="28"/>
        </w:rPr>
        <w:t xml:space="preserve"> </w:t>
      </w:r>
      <w:r w:rsidR="00F16D4C" w:rsidRPr="00773ADD">
        <w:rPr>
          <w:rFonts w:ascii="Times New Roman" w:hAnsi="Times New Roman" w:cs="Times New Roman"/>
          <w:i w:val="0"/>
          <w:color w:val="000000" w:themeColor="text1"/>
          <w:sz w:val="28"/>
          <w:szCs w:val="28"/>
        </w:rPr>
        <w:t>diagram:</w:t>
      </w:r>
    </w:p>
    <w:p w:rsidR="00F16D4C" w:rsidRDefault="00F16D4C" w:rsidP="00F16D4C">
      <w:pPr>
        <w:pStyle w:val="BodyText"/>
        <w:spacing w:before="48" w:line="276" w:lineRule="auto"/>
        <w:ind w:left="460" w:right="1059" w:firstLine="72"/>
        <w:jc w:val="both"/>
      </w:pPr>
    </w:p>
    <w:p w:rsidR="00F16D4C" w:rsidRPr="00CE0AAC" w:rsidRDefault="00F16D4C" w:rsidP="00977718">
      <w:pPr>
        <w:pStyle w:val="BodyText"/>
        <w:spacing w:before="48" w:line="276" w:lineRule="auto"/>
        <w:ind w:left="460" w:right="1059"/>
        <w:jc w:val="both"/>
        <w:rPr>
          <w:sz w:val="24"/>
          <w:szCs w:val="24"/>
        </w:rPr>
      </w:pPr>
      <w:r w:rsidRPr="00CE0AAC">
        <w:rPr>
          <w:sz w:val="24"/>
          <w:szCs w:val="24"/>
        </w:rPr>
        <w:t>Class diagram in the Unified Modelling Language (UML), is a kind of static</w:t>
      </w:r>
      <w:r w:rsidRPr="00CE0AAC">
        <w:rPr>
          <w:spacing w:val="-67"/>
          <w:sz w:val="24"/>
          <w:szCs w:val="24"/>
        </w:rPr>
        <w:t xml:space="preserve"> </w:t>
      </w:r>
      <w:r w:rsidRPr="00CE0AAC">
        <w:rPr>
          <w:sz w:val="24"/>
          <w:szCs w:val="24"/>
        </w:rPr>
        <w:t>structure diagram hat describes the constitution of a process through showing</w:t>
      </w:r>
      <w:r w:rsidRPr="00CE0AAC">
        <w:rPr>
          <w:spacing w:val="-67"/>
          <w:sz w:val="24"/>
          <w:szCs w:val="24"/>
        </w:rPr>
        <w:t xml:space="preserve"> </w:t>
      </w:r>
      <w:r w:rsidRPr="00CE0AAC">
        <w:rPr>
          <w:sz w:val="24"/>
          <w:szCs w:val="24"/>
        </w:rPr>
        <w:t xml:space="preserve">the system's classes, their attributes, and the relationships between the </w:t>
      </w:r>
      <w:proofErr w:type="gramStart"/>
      <w:r w:rsidRPr="00CE0AAC">
        <w:rPr>
          <w:sz w:val="24"/>
          <w:szCs w:val="24"/>
        </w:rPr>
        <w:t>class</w:t>
      </w:r>
      <w:proofErr w:type="gramEnd"/>
      <w:r w:rsidRPr="00CE0AAC">
        <w:rPr>
          <w:sz w:val="24"/>
          <w:szCs w:val="24"/>
        </w:rPr>
        <w:t>.</w:t>
      </w:r>
      <w:r w:rsidRPr="00CE0AAC">
        <w:rPr>
          <w:spacing w:val="1"/>
          <w:sz w:val="24"/>
          <w:szCs w:val="24"/>
        </w:rPr>
        <w:t xml:space="preserve"> </w:t>
      </w:r>
      <w:r w:rsidRPr="00CE0AAC">
        <w:rPr>
          <w:sz w:val="24"/>
          <w:szCs w:val="24"/>
        </w:rPr>
        <w:t>The motive of a class diagram is to depict the classes within a model. In an</w:t>
      </w:r>
      <w:r w:rsidRPr="00CE0AAC">
        <w:rPr>
          <w:spacing w:val="1"/>
          <w:sz w:val="24"/>
          <w:szCs w:val="24"/>
        </w:rPr>
        <w:t xml:space="preserve"> </w:t>
      </w:r>
      <w:r w:rsidRPr="00CE0AAC">
        <w:rPr>
          <w:sz w:val="24"/>
          <w:szCs w:val="24"/>
        </w:rPr>
        <w:t>object-oriented</w:t>
      </w:r>
      <w:r w:rsidRPr="00CE0AAC">
        <w:rPr>
          <w:spacing w:val="1"/>
          <w:sz w:val="24"/>
          <w:szCs w:val="24"/>
        </w:rPr>
        <w:t xml:space="preserve"> </w:t>
      </w:r>
      <w:r w:rsidRPr="00CE0AAC">
        <w:rPr>
          <w:sz w:val="24"/>
          <w:szCs w:val="24"/>
        </w:rPr>
        <w:t>software,</w:t>
      </w:r>
      <w:r w:rsidRPr="00CE0AAC">
        <w:rPr>
          <w:spacing w:val="1"/>
          <w:sz w:val="24"/>
          <w:szCs w:val="24"/>
        </w:rPr>
        <w:t xml:space="preserve"> </w:t>
      </w:r>
      <w:r w:rsidRPr="00CE0AAC">
        <w:rPr>
          <w:sz w:val="24"/>
          <w:szCs w:val="24"/>
        </w:rPr>
        <w:t>classes</w:t>
      </w:r>
      <w:r w:rsidRPr="00CE0AAC">
        <w:rPr>
          <w:spacing w:val="1"/>
          <w:sz w:val="24"/>
          <w:szCs w:val="24"/>
        </w:rPr>
        <w:t xml:space="preserve"> </w:t>
      </w:r>
      <w:r w:rsidRPr="00CE0AAC">
        <w:rPr>
          <w:sz w:val="24"/>
          <w:szCs w:val="24"/>
        </w:rPr>
        <w:t>have</w:t>
      </w:r>
      <w:r w:rsidRPr="00CE0AAC">
        <w:rPr>
          <w:spacing w:val="1"/>
          <w:sz w:val="24"/>
          <w:szCs w:val="24"/>
        </w:rPr>
        <w:t xml:space="preserve"> </w:t>
      </w:r>
      <w:r w:rsidRPr="00CE0AAC">
        <w:rPr>
          <w:sz w:val="24"/>
          <w:szCs w:val="24"/>
        </w:rPr>
        <w:t>attributes</w:t>
      </w:r>
      <w:r w:rsidRPr="00CE0AAC">
        <w:rPr>
          <w:spacing w:val="1"/>
          <w:sz w:val="24"/>
          <w:szCs w:val="24"/>
        </w:rPr>
        <w:t xml:space="preserve"> </w:t>
      </w:r>
      <w:r w:rsidRPr="00CE0AAC">
        <w:rPr>
          <w:sz w:val="24"/>
          <w:szCs w:val="24"/>
        </w:rPr>
        <w:t>(member</w:t>
      </w:r>
      <w:r w:rsidRPr="00CE0AAC">
        <w:rPr>
          <w:spacing w:val="1"/>
          <w:sz w:val="24"/>
          <w:szCs w:val="24"/>
        </w:rPr>
        <w:t xml:space="preserve"> </w:t>
      </w:r>
      <w:r w:rsidRPr="00CE0AAC">
        <w:rPr>
          <w:sz w:val="24"/>
          <w:szCs w:val="24"/>
        </w:rPr>
        <w:t>variables),</w:t>
      </w:r>
      <w:r w:rsidRPr="00CE0AAC">
        <w:rPr>
          <w:spacing w:val="1"/>
          <w:sz w:val="24"/>
          <w:szCs w:val="24"/>
        </w:rPr>
        <w:t xml:space="preserve"> </w:t>
      </w:r>
      <w:r w:rsidRPr="00CE0AAC">
        <w:rPr>
          <w:sz w:val="24"/>
          <w:szCs w:val="24"/>
        </w:rPr>
        <w:t>operations</w:t>
      </w:r>
      <w:r w:rsidRPr="00CE0AAC">
        <w:rPr>
          <w:spacing w:val="2"/>
          <w:sz w:val="24"/>
          <w:szCs w:val="24"/>
        </w:rPr>
        <w:t xml:space="preserve"> </w:t>
      </w:r>
      <w:r w:rsidRPr="00CE0AAC">
        <w:rPr>
          <w:sz w:val="24"/>
          <w:szCs w:val="24"/>
        </w:rPr>
        <w:t>(member</w:t>
      </w:r>
      <w:r w:rsidRPr="00CE0AAC">
        <w:rPr>
          <w:spacing w:val="-1"/>
          <w:sz w:val="24"/>
          <w:szCs w:val="24"/>
        </w:rPr>
        <w:t xml:space="preserve"> </w:t>
      </w:r>
      <w:r w:rsidRPr="00CE0AAC">
        <w:rPr>
          <w:sz w:val="24"/>
          <w:szCs w:val="24"/>
        </w:rPr>
        <w:t>capabilities) and relation.</w:t>
      </w:r>
    </w:p>
    <w:p w:rsidR="00F16D4C" w:rsidRDefault="00F16D4C" w:rsidP="00F16D4C">
      <w:pPr>
        <w:pStyle w:val="BodyText"/>
        <w:rPr>
          <w:sz w:val="20"/>
        </w:rPr>
      </w:pPr>
    </w:p>
    <w:p w:rsidR="00F16D4C" w:rsidRDefault="00F16D4C" w:rsidP="00F16D4C">
      <w:pPr>
        <w:pStyle w:val="BodyText"/>
        <w:rPr>
          <w:sz w:val="20"/>
        </w:rPr>
      </w:pPr>
    </w:p>
    <w:p w:rsidR="00F16D4C" w:rsidRDefault="00F16D4C" w:rsidP="00F16D4C">
      <w:pPr>
        <w:pStyle w:val="BodyText"/>
        <w:rPr>
          <w:sz w:val="20"/>
        </w:rPr>
      </w:pPr>
    </w:p>
    <w:p w:rsidR="00F16D4C" w:rsidRDefault="00F16D4C" w:rsidP="00F16D4C">
      <w:pPr>
        <w:pStyle w:val="BodyText"/>
        <w:spacing w:before="4"/>
      </w:pPr>
      <w:r>
        <w:rPr>
          <w:noProof/>
        </w:rPr>
        <w:drawing>
          <wp:anchor distT="0" distB="0" distL="0" distR="0" simplePos="0" relativeHeight="251686912" behindDoc="0" locked="0" layoutInCell="1" allowOverlap="1" wp14:anchorId="3EF42E6B" wp14:editId="38A58275">
            <wp:simplePos x="0" y="0"/>
            <wp:positionH relativeFrom="page">
              <wp:posOffset>1451619</wp:posOffset>
            </wp:positionH>
            <wp:positionV relativeFrom="paragraph">
              <wp:posOffset>232351</wp:posOffset>
            </wp:positionV>
            <wp:extent cx="5126972" cy="2347436"/>
            <wp:effectExtent l="0" t="0" r="0" b="0"/>
            <wp:wrapTopAndBottom/>
            <wp:docPr id="13" name="image7.png" descr="https://documents.lucid.app/documents/eaedd62f-86b9-42c3-938e-e5a66a493ff9/pages/0_0?a=835&amp;x=17&amp;y=48&amp;w=1826&amp;h=855&amp;store=1&amp;accept=image%2F*&amp;auth=LCA%202564972e06f525c25555f75684a20219e7d16cf0f3c1f061c0d53cd5ee9cad21-ts%3D1679674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7" cstate="print"/>
                    <a:stretch>
                      <a:fillRect/>
                    </a:stretch>
                  </pic:blipFill>
                  <pic:spPr>
                    <a:xfrm>
                      <a:off x="0" y="0"/>
                      <a:ext cx="5126972" cy="2347436"/>
                    </a:xfrm>
                    <a:prstGeom prst="rect">
                      <a:avLst/>
                    </a:prstGeom>
                  </pic:spPr>
                </pic:pic>
              </a:graphicData>
            </a:graphic>
          </wp:anchor>
        </w:drawing>
      </w:r>
    </w:p>
    <w:p w:rsidR="00F16D4C" w:rsidRDefault="00F16D4C" w:rsidP="00F16D4C">
      <w:pPr>
        <w:pStyle w:val="BodyText"/>
        <w:spacing w:before="8"/>
        <w:rPr>
          <w:sz w:val="40"/>
        </w:rPr>
      </w:pPr>
    </w:p>
    <w:p w:rsidR="00F16D4C" w:rsidRPr="00CE0AAC" w:rsidRDefault="00CE0AAC" w:rsidP="00F16D4C">
      <w:pPr>
        <w:pStyle w:val="BodyText"/>
        <w:tabs>
          <w:tab w:val="left" w:pos="795"/>
          <w:tab w:val="left" w:pos="1659"/>
          <w:tab w:val="left" w:pos="2665"/>
          <w:tab w:val="left" w:pos="4109"/>
          <w:tab w:val="left" w:pos="5135"/>
          <w:tab w:val="left" w:pos="5936"/>
          <w:tab w:val="left" w:pos="6862"/>
          <w:tab w:val="left" w:pos="8175"/>
        </w:tabs>
        <w:spacing w:line="278" w:lineRule="auto"/>
        <w:ind w:left="100" w:right="1068"/>
        <w:rPr>
          <w:sz w:val="24"/>
          <w:szCs w:val="24"/>
        </w:rPr>
      </w:pPr>
      <w:r>
        <w:rPr>
          <w:sz w:val="24"/>
          <w:szCs w:val="24"/>
        </w:rPr>
        <w:t>In this</w:t>
      </w:r>
      <w:r>
        <w:rPr>
          <w:sz w:val="24"/>
          <w:szCs w:val="24"/>
        </w:rPr>
        <w:tab/>
        <w:t xml:space="preserve">class diagram, there are four classes: </w:t>
      </w:r>
      <w:r w:rsidR="00F16D4C" w:rsidRPr="00CE0AAC">
        <w:rPr>
          <w:spacing w:val="-1"/>
          <w:sz w:val="24"/>
          <w:szCs w:val="24"/>
        </w:rPr>
        <w:t>Camera,</w:t>
      </w:r>
      <w:r w:rsidR="00F16D4C" w:rsidRPr="00CE0AAC">
        <w:rPr>
          <w:spacing w:val="-67"/>
          <w:sz w:val="24"/>
          <w:szCs w:val="24"/>
        </w:rPr>
        <w:t xml:space="preserve"> </w:t>
      </w:r>
      <w:r>
        <w:rPr>
          <w:spacing w:val="-67"/>
          <w:sz w:val="24"/>
          <w:szCs w:val="24"/>
        </w:rPr>
        <w:t xml:space="preserve">      </w:t>
      </w:r>
      <w:r>
        <w:rPr>
          <w:sz w:val="24"/>
          <w:szCs w:val="24"/>
        </w:rPr>
        <w:t xml:space="preserve"> </w:t>
      </w:r>
      <w:r w:rsidR="00F16D4C" w:rsidRPr="00CE0AAC">
        <w:rPr>
          <w:sz w:val="24"/>
          <w:szCs w:val="24"/>
        </w:rPr>
        <w:t>Software,</w:t>
      </w:r>
      <w:r w:rsidR="00F16D4C" w:rsidRPr="00CE0AAC">
        <w:rPr>
          <w:spacing w:val="-4"/>
          <w:sz w:val="24"/>
          <w:szCs w:val="24"/>
        </w:rPr>
        <w:t xml:space="preserve"> </w:t>
      </w:r>
      <w:proofErr w:type="spellStart"/>
      <w:r w:rsidR="00F16D4C" w:rsidRPr="00CE0AAC">
        <w:rPr>
          <w:sz w:val="24"/>
          <w:szCs w:val="24"/>
        </w:rPr>
        <w:t>ControlModule</w:t>
      </w:r>
      <w:proofErr w:type="spellEnd"/>
      <w:r w:rsidR="00F16D4C" w:rsidRPr="00CE0AAC">
        <w:rPr>
          <w:sz w:val="24"/>
          <w:szCs w:val="24"/>
        </w:rPr>
        <w:t>,</w:t>
      </w:r>
      <w:r w:rsidR="00F16D4C" w:rsidRPr="00CE0AAC">
        <w:rPr>
          <w:spacing w:val="-4"/>
          <w:sz w:val="24"/>
          <w:szCs w:val="24"/>
        </w:rPr>
        <w:t xml:space="preserve"> </w:t>
      </w:r>
      <w:proofErr w:type="spellStart"/>
      <w:r w:rsidR="00F16D4C" w:rsidRPr="00CE0AAC">
        <w:rPr>
          <w:sz w:val="24"/>
          <w:szCs w:val="24"/>
        </w:rPr>
        <w:t>TrafficSign</w:t>
      </w:r>
      <w:proofErr w:type="spellEnd"/>
      <w:r w:rsidR="00F16D4C" w:rsidRPr="00CE0AAC">
        <w:rPr>
          <w:sz w:val="24"/>
          <w:szCs w:val="24"/>
        </w:rPr>
        <w:t>,</w:t>
      </w:r>
      <w:r w:rsidR="00F16D4C" w:rsidRPr="00CE0AAC">
        <w:rPr>
          <w:spacing w:val="-4"/>
          <w:sz w:val="24"/>
          <w:szCs w:val="24"/>
        </w:rPr>
        <w:t xml:space="preserve"> </w:t>
      </w:r>
      <w:r w:rsidR="00F16D4C" w:rsidRPr="00CE0AAC">
        <w:rPr>
          <w:sz w:val="24"/>
          <w:szCs w:val="24"/>
        </w:rPr>
        <w:t>and</w:t>
      </w:r>
      <w:r w:rsidR="00F16D4C" w:rsidRPr="00CE0AAC">
        <w:rPr>
          <w:spacing w:val="-7"/>
          <w:sz w:val="24"/>
          <w:szCs w:val="24"/>
        </w:rPr>
        <w:t xml:space="preserve"> </w:t>
      </w:r>
      <w:proofErr w:type="spellStart"/>
      <w:r w:rsidR="00F16D4C" w:rsidRPr="00CE0AAC">
        <w:rPr>
          <w:sz w:val="24"/>
          <w:szCs w:val="24"/>
        </w:rPr>
        <w:t>VehicleControl</w:t>
      </w:r>
      <w:proofErr w:type="spellEnd"/>
      <w:r w:rsidR="00F16D4C" w:rsidRPr="00CE0AAC">
        <w:rPr>
          <w:sz w:val="24"/>
          <w:szCs w:val="24"/>
        </w:rPr>
        <w:t>.</w:t>
      </w:r>
    </w:p>
    <w:p w:rsidR="00F16D4C" w:rsidRPr="00CE0AAC" w:rsidRDefault="00F16D4C" w:rsidP="00034DAE">
      <w:pPr>
        <w:pStyle w:val="ListParagraph"/>
        <w:numPr>
          <w:ilvl w:val="3"/>
          <w:numId w:val="1"/>
        </w:numPr>
        <w:tabs>
          <w:tab w:val="left" w:pos="821"/>
        </w:tabs>
        <w:spacing w:before="193" w:line="278" w:lineRule="auto"/>
        <w:ind w:right="1075"/>
        <w:jc w:val="both"/>
        <w:rPr>
          <w:sz w:val="24"/>
          <w:szCs w:val="24"/>
        </w:rPr>
      </w:pPr>
      <w:r w:rsidRPr="00CE0AAC">
        <w:rPr>
          <w:sz w:val="24"/>
          <w:szCs w:val="24"/>
        </w:rPr>
        <w:t>The Camera class represents the camera that captures an image of the</w:t>
      </w:r>
      <w:r w:rsidRPr="00CE0AAC">
        <w:rPr>
          <w:spacing w:val="1"/>
          <w:sz w:val="24"/>
          <w:szCs w:val="24"/>
        </w:rPr>
        <w:t xml:space="preserve"> </w:t>
      </w:r>
      <w:r w:rsidRPr="00CE0AAC">
        <w:rPr>
          <w:sz w:val="24"/>
          <w:szCs w:val="24"/>
        </w:rPr>
        <w:t>road.</w:t>
      </w:r>
      <w:r w:rsidRPr="00CE0AAC">
        <w:rPr>
          <w:spacing w:val="1"/>
          <w:sz w:val="24"/>
          <w:szCs w:val="24"/>
        </w:rPr>
        <w:t xml:space="preserve"> </w:t>
      </w:r>
      <w:r w:rsidRPr="00CE0AAC">
        <w:rPr>
          <w:sz w:val="24"/>
          <w:szCs w:val="24"/>
        </w:rPr>
        <w:t>It</w:t>
      </w:r>
      <w:r w:rsidRPr="00CE0AAC">
        <w:rPr>
          <w:spacing w:val="-1"/>
          <w:sz w:val="24"/>
          <w:szCs w:val="24"/>
        </w:rPr>
        <w:t xml:space="preserve"> </w:t>
      </w:r>
      <w:r w:rsidRPr="00CE0AAC">
        <w:rPr>
          <w:sz w:val="24"/>
          <w:szCs w:val="24"/>
        </w:rPr>
        <w:t>has</w:t>
      </w:r>
      <w:r w:rsidRPr="00CE0AAC">
        <w:rPr>
          <w:spacing w:val="1"/>
          <w:sz w:val="24"/>
          <w:szCs w:val="24"/>
        </w:rPr>
        <w:t xml:space="preserve"> </w:t>
      </w:r>
      <w:r w:rsidRPr="00CE0AAC">
        <w:rPr>
          <w:sz w:val="24"/>
          <w:szCs w:val="24"/>
        </w:rPr>
        <w:t>a resolution</w:t>
      </w:r>
      <w:r w:rsidRPr="00CE0AAC">
        <w:rPr>
          <w:spacing w:val="-5"/>
          <w:sz w:val="24"/>
          <w:szCs w:val="24"/>
        </w:rPr>
        <w:t xml:space="preserve"> </w:t>
      </w:r>
      <w:r w:rsidRPr="00CE0AAC">
        <w:rPr>
          <w:sz w:val="24"/>
          <w:szCs w:val="24"/>
        </w:rPr>
        <w:t>attribute and</w:t>
      </w:r>
      <w:r w:rsidRPr="00CE0AAC">
        <w:rPr>
          <w:spacing w:val="-1"/>
          <w:sz w:val="24"/>
          <w:szCs w:val="24"/>
        </w:rPr>
        <w:t xml:space="preserve"> </w:t>
      </w:r>
      <w:r w:rsidRPr="00CE0AAC">
        <w:rPr>
          <w:sz w:val="24"/>
          <w:szCs w:val="24"/>
        </w:rPr>
        <w:t xml:space="preserve">a </w:t>
      </w:r>
      <w:proofErr w:type="spellStart"/>
      <w:proofErr w:type="gramStart"/>
      <w:r w:rsidRPr="00CE0AAC">
        <w:rPr>
          <w:sz w:val="24"/>
          <w:szCs w:val="24"/>
        </w:rPr>
        <w:t>captureImage</w:t>
      </w:r>
      <w:proofErr w:type="spellEnd"/>
      <w:r w:rsidRPr="00CE0AAC">
        <w:rPr>
          <w:sz w:val="24"/>
          <w:szCs w:val="24"/>
        </w:rPr>
        <w:t>(</w:t>
      </w:r>
      <w:proofErr w:type="gramEnd"/>
      <w:r w:rsidRPr="00CE0AAC">
        <w:rPr>
          <w:sz w:val="24"/>
          <w:szCs w:val="24"/>
        </w:rPr>
        <w:t>)</w:t>
      </w:r>
      <w:r w:rsidRPr="00CE0AAC">
        <w:rPr>
          <w:spacing w:val="3"/>
          <w:sz w:val="24"/>
          <w:szCs w:val="24"/>
        </w:rPr>
        <w:t xml:space="preserve"> </w:t>
      </w:r>
      <w:r w:rsidRPr="00CE0AAC">
        <w:rPr>
          <w:sz w:val="24"/>
          <w:szCs w:val="24"/>
        </w:rPr>
        <w:t>method.</w:t>
      </w:r>
    </w:p>
    <w:p w:rsidR="00F16D4C" w:rsidRPr="00CE0AAC" w:rsidRDefault="00F16D4C" w:rsidP="00034DAE">
      <w:pPr>
        <w:pStyle w:val="ListParagraph"/>
        <w:numPr>
          <w:ilvl w:val="3"/>
          <w:numId w:val="1"/>
        </w:numPr>
        <w:tabs>
          <w:tab w:val="left" w:pos="821"/>
        </w:tabs>
        <w:spacing w:before="198" w:line="276" w:lineRule="auto"/>
        <w:ind w:right="1058"/>
        <w:jc w:val="both"/>
        <w:rPr>
          <w:sz w:val="24"/>
          <w:szCs w:val="24"/>
        </w:rPr>
      </w:pPr>
      <w:r w:rsidRPr="00CE0AAC">
        <w:rPr>
          <w:sz w:val="24"/>
          <w:szCs w:val="24"/>
        </w:rPr>
        <w:t>The</w:t>
      </w:r>
      <w:r w:rsidRPr="00CE0AAC">
        <w:rPr>
          <w:spacing w:val="1"/>
          <w:sz w:val="24"/>
          <w:szCs w:val="24"/>
        </w:rPr>
        <w:t xml:space="preserve"> </w:t>
      </w:r>
      <w:proofErr w:type="spellStart"/>
      <w:r w:rsidRPr="00CE0AAC">
        <w:rPr>
          <w:sz w:val="24"/>
          <w:szCs w:val="24"/>
        </w:rPr>
        <w:t>ImageRecognitionSoftware</w:t>
      </w:r>
      <w:proofErr w:type="spellEnd"/>
      <w:r w:rsidRPr="00CE0AAC">
        <w:rPr>
          <w:spacing w:val="1"/>
          <w:sz w:val="24"/>
          <w:szCs w:val="24"/>
        </w:rPr>
        <w:t xml:space="preserve"> </w:t>
      </w:r>
      <w:r w:rsidRPr="00CE0AAC">
        <w:rPr>
          <w:sz w:val="24"/>
          <w:szCs w:val="24"/>
        </w:rPr>
        <w:t>class</w:t>
      </w:r>
      <w:r w:rsidRPr="00CE0AAC">
        <w:rPr>
          <w:spacing w:val="1"/>
          <w:sz w:val="24"/>
          <w:szCs w:val="24"/>
        </w:rPr>
        <w:t xml:space="preserve"> </w:t>
      </w:r>
      <w:r w:rsidRPr="00CE0AAC">
        <w:rPr>
          <w:sz w:val="24"/>
          <w:szCs w:val="24"/>
        </w:rPr>
        <w:t>represents</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software</w:t>
      </w:r>
      <w:r w:rsidRPr="00CE0AAC">
        <w:rPr>
          <w:spacing w:val="1"/>
          <w:sz w:val="24"/>
          <w:szCs w:val="24"/>
        </w:rPr>
        <w:t xml:space="preserve"> </w:t>
      </w:r>
      <w:r w:rsidRPr="00CE0AAC">
        <w:rPr>
          <w:sz w:val="24"/>
          <w:szCs w:val="24"/>
        </w:rPr>
        <w:t>that</w:t>
      </w:r>
      <w:r w:rsidRPr="00CE0AAC">
        <w:rPr>
          <w:spacing w:val="1"/>
          <w:sz w:val="24"/>
          <w:szCs w:val="24"/>
        </w:rPr>
        <w:t xml:space="preserve"> </w:t>
      </w:r>
      <w:r w:rsidRPr="00CE0AAC">
        <w:rPr>
          <w:sz w:val="24"/>
          <w:szCs w:val="24"/>
        </w:rPr>
        <w:t xml:space="preserve">processes the image captured by the camera. It has a </w:t>
      </w:r>
      <w:proofErr w:type="spellStart"/>
      <w:proofErr w:type="gramStart"/>
      <w:r w:rsidRPr="00CE0AAC">
        <w:rPr>
          <w:sz w:val="24"/>
          <w:szCs w:val="24"/>
        </w:rPr>
        <w:t>processImage</w:t>
      </w:r>
      <w:proofErr w:type="spellEnd"/>
      <w:r w:rsidRPr="00CE0AAC">
        <w:rPr>
          <w:sz w:val="24"/>
          <w:szCs w:val="24"/>
        </w:rPr>
        <w:t>(</w:t>
      </w:r>
      <w:proofErr w:type="gramEnd"/>
      <w:r w:rsidRPr="00CE0AAC">
        <w:rPr>
          <w:sz w:val="24"/>
          <w:szCs w:val="24"/>
        </w:rPr>
        <w:t>)</w:t>
      </w:r>
      <w:r w:rsidRPr="00CE0AAC">
        <w:rPr>
          <w:spacing w:val="1"/>
          <w:sz w:val="24"/>
          <w:szCs w:val="24"/>
        </w:rPr>
        <w:t xml:space="preserve"> </w:t>
      </w:r>
      <w:r w:rsidRPr="00CE0AAC">
        <w:rPr>
          <w:sz w:val="24"/>
          <w:szCs w:val="24"/>
        </w:rPr>
        <w:t>method.</w:t>
      </w:r>
    </w:p>
    <w:p w:rsidR="00F16D4C" w:rsidRPr="00CE0AAC" w:rsidRDefault="00F16D4C" w:rsidP="00034DAE">
      <w:pPr>
        <w:pStyle w:val="ListParagraph"/>
        <w:numPr>
          <w:ilvl w:val="3"/>
          <w:numId w:val="1"/>
        </w:numPr>
        <w:tabs>
          <w:tab w:val="left" w:pos="821"/>
        </w:tabs>
        <w:spacing w:before="199" w:line="276" w:lineRule="auto"/>
        <w:ind w:right="1065"/>
        <w:jc w:val="both"/>
        <w:rPr>
          <w:sz w:val="24"/>
          <w:szCs w:val="24"/>
        </w:rPr>
      </w:pPr>
      <w:r w:rsidRPr="00CE0AAC">
        <w:rPr>
          <w:sz w:val="24"/>
          <w:szCs w:val="24"/>
        </w:rPr>
        <w:t>The</w:t>
      </w:r>
      <w:r w:rsidRPr="00CE0AAC">
        <w:rPr>
          <w:spacing w:val="1"/>
          <w:sz w:val="24"/>
          <w:szCs w:val="24"/>
        </w:rPr>
        <w:t xml:space="preserve"> </w:t>
      </w:r>
      <w:proofErr w:type="spellStart"/>
      <w:r w:rsidRPr="00CE0AAC">
        <w:rPr>
          <w:sz w:val="24"/>
          <w:szCs w:val="24"/>
        </w:rPr>
        <w:t>ControlModule</w:t>
      </w:r>
      <w:proofErr w:type="spellEnd"/>
      <w:r w:rsidRPr="00CE0AAC">
        <w:rPr>
          <w:spacing w:val="1"/>
          <w:sz w:val="24"/>
          <w:szCs w:val="24"/>
        </w:rPr>
        <w:t xml:space="preserve"> </w:t>
      </w:r>
      <w:r w:rsidRPr="00CE0AAC">
        <w:rPr>
          <w:sz w:val="24"/>
          <w:szCs w:val="24"/>
        </w:rPr>
        <w:t>class</w:t>
      </w:r>
      <w:r w:rsidRPr="00CE0AAC">
        <w:rPr>
          <w:spacing w:val="1"/>
          <w:sz w:val="24"/>
          <w:szCs w:val="24"/>
        </w:rPr>
        <w:t xml:space="preserve"> </w:t>
      </w:r>
      <w:r w:rsidRPr="00CE0AAC">
        <w:rPr>
          <w:sz w:val="24"/>
          <w:szCs w:val="24"/>
        </w:rPr>
        <w:t>represents</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module</w:t>
      </w:r>
      <w:r w:rsidRPr="00CE0AAC">
        <w:rPr>
          <w:spacing w:val="1"/>
          <w:sz w:val="24"/>
          <w:szCs w:val="24"/>
        </w:rPr>
        <w:t xml:space="preserve"> </w:t>
      </w:r>
      <w:r w:rsidRPr="00CE0AAC">
        <w:rPr>
          <w:sz w:val="24"/>
          <w:szCs w:val="24"/>
        </w:rPr>
        <w:t>that</w:t>
      </w:r>
      <w:r w:rsidRPr="00CE0AAC">
        <w:rPr>
          <w:spacing w:val="1"/>
          <w:sz w:val="24"/>
          <w:szCs w:val="24"/>
        </w:rPr>
        <w:t xml:space="preserve"> </w:t>
      </w:r>
      <w:r w:rsidRPr="00CE0AAC">
        <w:rPr>
          <w:sz w:val="24"/>
          <w:szCs w:val="24"/>
        </w:rPr>
        <w:t>determines</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appropriate</w:t>
      </w:r>
      <w:r w:rsidRPr="00CE0AAC">
        <w:rPr>
          <w:spacing w:val="1"/>
          <w:sz w:val="24"/>
          <w:szCs w:val="24"/>
        </w:rPr>
        <w:t xml:space="preserve"> </w:t>
      </w:r>
      <w:r w:rsidRPr="00CE0AAC">
        <w:rPr>
          <w:sz w:val="24"/>
          <w:szCs w:val="24"/>
        </w:rPr>
        <w:t>action</w:t>
      </w:r>
      <w:r w:rsidRPr="00CE0AAC">
        <w:rPr>
          <w:spacing w:val="1"/>
          <w:sz w:val="24"/>
          <w:szCs w:val="24"/>
        </w:rPr>
        <w:t xml:space="preserve"> </w:t>
      </w:r>
      <w:r w:rsidRPr="00CE0AAC">
        <w:rPr>
          <w:sz w:val="24"/>
          <w:szCs w:val="24"/>
        </w:rPr>
        <w:t>based</w:t>
      </w:r>
      <w:r w:rsidR="00CE0AAC">
        <w:rPr>
          <w:spacing w:val="1"/>
          <w:sz w:val="24"/>
          <w:szCs w:val="24"/>
        </w:rPr>
        <w:t xml:space="preserve"> </w:t>
      </w:r>
      <w:r w:rsidRPr="00CE0AAC">
        <w:rPr>
          <w:sz w:val="24"/>
          <w:szCs w:val="24"/>
        </w:rPr>
        <w:t>on</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identified</w:t>
      </w:r>
      <w:r w:rsidRPr="00CE0AAC">
        <w:rPr>
          <w:spacing w:val="1"/>
          <w:sz w:val="24"/>
          <w:szCs w:val="24"/>
        </w:rPr>
        <w:t xml:space="preserve"> </w:t>
      </w:r>
      <w:r w:rsidRPr="00CE0AAC">
        <w:rPr>
          <w:sz w:val="24"/>
          <w:szCs w:val="24"/>
        </w:rPr>
        <w:t>traffic</w:t>
      </w:r>
      <w:r w:rsidRPr="00CE0AAC">
        <w:rPr>
          <w:spacing w:val="1"/>
          <w:sz w:val="24"/>
          <w:szCs w:val="24"/>
        </w:rPr>
        <w:t xml:space="preserve"> </w:t>
      </w:r>
      <w:r w:rsidRPr="00CE0AAC">
        <w:rPr>
          <w:sz w:val="24"/>
          <w:szCs w:val="24"/>
        </w:rPr>
        <w:t>sign.</w:t>
      </w:r>
      <w:r w:rsidRPr="00CE0AAC">
        <w:rPr>
          <w:spacing w:val="1"/>
          <w:sz w:val="24"/>
          <w:szCs w:val="24"/>
        </w:rPr>
        <w:t xml:space="preserve"> </w:t>
      </w:r>
      <w:r w:rsidRPr="00CE0AAC">
        <w:rPr>
          <w:sz w:val="24"/>
          <w:szCs w:val="24"/>
        </w:rPr>
        <w:t>It</w:t>
      </w:r>
      <w:r w:rsidRPr="00CE0AAC">
        <w:rPr>
          <w:spacing w:val="1"/>
          <w:sz w:val="24"/>
          <w:szCs w:val="24"/>
        </w:rPr>
        <w:t xml:space="preserve"> </w:t>
      </w:r>
      <w:r w:rsidRPr="00CE0AAC">
        <w:rPr>
          <w:sz w:val="24"/>
          <w:szCs w:val="24"/>
        </w:rPr>
        <w:t>has</w:t>
      </w:r>
      <w:r w:rsidRPr="00CE0AAC">
        <w:rPr>
          <w:spacing w:val="1"/>
          <w:sz w:val="24"/>
          <w:szCs w:val="24"/>
        </w:rPr>
        <w:t xml:space="preserve"> </w:t>
      </w:r>
      <w:r w:rsidRPr="00CE0AAC">
        <w:rPr>
          <w:sz w:val="24"/>
          <w:szCs w:val="24"/>
        </w:rPr>
        <w:t>a</w:t>
      </w:r>
      <w:r w:rsidRPr="00CE0AAC">
        <w:rPr>
          <w:spacing w:val="-67"/>
          <w:sz w:val="24"/>
          <w:szCs w:val="24"/>
        </w:rPr>
        <w:t xml:space="preserve"> </w:t>
      </w:r>
      <w:proofErr w:type="spellStart"/>
      <w:r w:rsidRPr="00CE0AAC">
        <w:rPr>
          <w:sz w:val="24"/>
          <w:szCs w:val="24"/>
        </w:rPr>
        <w:t>currentAction</w:t>
      </w:r>
      <w:proofErr w:type="spellEnd"/>
      <w:r w:rsidRPr="00CE0AAC">
        <w:rPr>
          <w:spacing w:val="-5"/>
          <w:sz w:val="24"/>
          <w:szCs w:val="24"/>
        </w:rPr>
        <w:t xml:space="preserve"> </w:t>
      </w:r>
      <w:r w:rsidRPr="00CE0AAC">
        <w:rPr>
          <w:sz w:val="24"/>
          <w:szCs w:val="24"/>
        </w:rPr>
        <w:t>attribute</w:t>
      </w:r>
      <w:r w:rsidRPr="00CE0AAC">
        <w:rPr>
          <w:spacing w:val="1"/>
          <w:sz w:val="24"/>
          <w:szCs w:val="24"/>
        </w:rPr>
        <w:t xml:space="preserve"> </w:t>
      </w:r>
      <w:r w:rsidRPr="00CE0AAC">
        <w:rPr>
          <w:sz w:val="24"/>
          <w:szCs w:val="24"/>
        </w:rPr>
        <w:t>and a</w:t>
      </w:r>
      <w:r w:rsidRPr="00CE0AAC">
        <w:rPr>
          <w:spacing w:val="1"/>
          <w:sz w:val="24"/>
          <w:szCs w:val="24"/>
        </w:rPr>
        <w:t xml:space="preserve"> </w:t>
      </w:r>
      <w:proofErr w:type="spellStart"/>
      <w:proofErr w:type="gramStart"/>
      <w:r w:rsidRPr="00CE0AAC">
        <w:rPr>
          <w:sz w:val="24"/>
          <w:szCs w:val="24"/>
        </w:rPr>
        <w:t>determineAction</w:t>
      </w:r>
      <w:proofErr w:type="spellEnd"/>
      <w:r w:rsidRPr="00CE0AAC">
        <w:rPr>
          <w:sz w:val="24"/>
          <w:szCs w:val="24"/>
        </w:rPr>
        <w:t>(</w:t>
      </w:r>
      <w:proofErr w:type="gramEnd"/>
      <w:r w:rsidRPr="00CE0AAC">
        <w:rPr>
          <w:sz w:val="24"/>
          <w:szCs w:val="24"/>
        </w:rPr>
        <w:t>)</w:t>
      </w:r>
      <w:r w:rsidRPr="00CE0AAC">
        <w:rPr>
          <w:spacing w:val="3"/>
          <w:sz w:val="24"/>
          <w:szCs w:val="24"/>
        </w:rPr>
        <w:t xml:space="preserve"> </w:t>
      </w:r>
      <w:r w:rsidRPr="00CE0AAC">
        <w:rPr>
          <w:sz w:val="24"/>
          <w:szCs w:val="24"/>
        </w:rPr>
        <w:t>method.</w:t>
      </w:r>
    </w:p>
    <w:p w:rsidR="00F16D4C" w:rsidRPr="00CE0AAC" w:rsidRDefault="00F16D4C" w:rsidP="00034DAE">
      <w:pPr>
        <w:pStyle w:val="ListParagraph"/>
        <w:numPr>
          <w:ilvl w:val="3"/>
          <w:numId w:val="1"/>
        </w:numPr>
        <w:tabs>
          <w:tab w:val="left" w:pos="821"/>
        </w:tabs>
        <w:spacing w:before="198" w:line="278" w:lineRule="auto"/>
        <w:ind w:right="1064"/>
        <w:jc w:val="both"/>
        <w:rPr>
          <w:sz w:val="24"/>
          <w:szCs w:val="24"/>
        </w:rPr>
      </w:pPr>
      <w:r w:rsidRPr="00CE0AAC">
        <w:rPr>
          <w:sz w:val="24"/>
          <w:szCs w:val="24"/>
        </w:rPr>
        <w:t xml:space="preserve">The </w:t>
      </w:r>
      <w:proofErr w:type="spellStart"/>
      <w:r w:rsidRPr="00CE0AAC">
        <w:rPr>
          <w:sz w:val="24"/>
          <w:szCs w:val="24"/>
        </w:rPr>
        <w:t>TrafficSign</w:t>
      </w:r>
      <w:proofErr w:type="spellEnd"/>
      <w:r w:rsidRPr="00CE0AAC">
        <w:rPr>
          <w:sz w:val="24"/>
          <w:szCs w:val="24"/>
        </w:rPr>
        <w:t xml:space="preserve"> class represents the traffic sign that is identified by the</w:t>
      </w:r>
      <w:r w:rsidRPr="00CE0AAC">
        <w:rPr>
          <w:spacing w:val="1"/>
          <w:sz w:val="24"/>
          <w:szCs w:val="24"/>
        </w:rPr>
        <w:t xml:space="preserve"> </w:t>
      </w:r>
      <w:r w:rsidRPr="00CE0AAC">
        <w:rPr>
          <w:sz w:val="24"/>
          <w:szCs w:val="24"/>
        </w:rPr>
        <w:t>system.</w:t>
      </w:r>
      <w:r w:rsidRPr="00CE0AAC">
        <w:rPr>
          <w:spacing w:val="1"/>
          <w:sz w:val="24"/>
          <w:szCs w:val="24"/>
        </w:rPr>
        <w:t xml:space="preserve"> </w:t>
      </w:r>
      <w:r w:rsidRPr="00CE0AAC">
        <w:rPr>
          <w:sz w:val="24"/>
          <w:szCs w:val="24"/>
        </w:rPr>
        <w:t>It</w:t>
      </w:r>
      <w:r w:rsidRPr="00CE0AAC">
        <w:rPr>
          <w:spacing w:val="3"/>
          <w:sz w:val="24"/>
          <w:szCs w:val="24"/>
        </w:rPr>
        <w:t xml:space="preserve"> </w:t>
      </w:r>
      <w:r w:rsidRPr="00CE0AAC">
        <w:rPr>
          <w:sz w:val="24"/>
          <w:szCs w:val="24"/>
        </w:rPr>
        <w:t>has</w:t>
      </w:r>
      <w:r w:rsidRPr="00CE0AAC">
        <w:rPr>
          <w:spacing w:val="1"/>
          <w:sz w:val="24"/>
          <w:szCs w:val="24"/>
        </w:rPr>
        <w:t xml:space="preserve"> </w:t>
      </w:r>
      <w:r w:rsidRPr="00CE0AAC">
        <w:rPr>
          <w:sz w:val="24"/>
          <w:szCs w:val="24"/>
        </w:rPr>
        <w:t>a</w:t>
      </w:r>
      <w:r w:rsidRPr="00CE0AAC">
        <w:rPr>
          <w:spacing w:val="-1"/>
          <w:sz w:val="24"/>
          <w:szCs w:val="24"/>
        </w:rPr>
        <w:t xml:space="preserve"> </w:t>
      </w:r>
      <w:proofErr w:type="spellStart"/>
      <w:r w:rsidRPr="00CE0AAC">
        <w:rPr>
          <w:sz w:val="24"/>
          <w:szCs w:val="24"/>
        </w:rPr>
        <w:t>signType</w:t>
      </w:r>
      <w:proofErr w:type="spellEnd"/>
      <w:r w:rsidRPr="00CE0AAC">
        <w:rPr>
          <w:spacing w:val="-1"/>
          <w:sz w:val="24"/>
          <w:szCs w:val="24"/>
        </w:rPr>
        <w:t xml:space="preserve"> </w:t>
      </w:r>
      <w:r w:rsidRPr="00CE0AAC">
        <w:rPr>
          <w:sz w:val="24"/>
          <w:szCs w:val="24"/>
        </w:rPr>
        <w:t>attribute and</w:t>
      </w:r>
      <w:r w:rsidRPr="00CE0AAC">
        <w:rPr>
          <w:spacing w:val="-2"/>
          <w:sz w:val="24"/>
          <w:szCs w:val="24"/>
        </w:rPr>
        <w:t xml:space="preserve"> </w:t>
      </w:r>
      <w:r w:rsidRPr="00CE0AAC">
        <w:rPr>
          <w:sz w:val="24"/>
          <w:szCs w:val="24"/>
        </w:rPr>
        <w:t xml:space="preserve">a </w:t>
      </w:r>
      <w:proofErr w:type="spellStart"/>
      <w:proofErr w:type="gramStart"/>
      <w:r w:rsidRPr="00CE0AAC">
        <w:rPr>
          <w:sz w:val="24"/>
          <w:szCs w:val="24"/>
        </w:rPr>
        <w:t>getSignType</w:t>
      </w:r>
      <w:proofErr w:type="spellEnd"/>
      <w:r w:rsidRPr="00CE0AAC">
        <w:rPr>
          <w:sz w:val="24"/>
          <w:szCs w:val="24"/>
        </w:rPr>
        <w:t>(</w:t>
      </w:r>
      <w:proofErr w:type="gramEnd"/>
      <w:r w:rsidRPr="00CE0AAC">
        <w:rPr>
          <w:sz w:val="24"/>
          <w:szCs w:val="24"/>
        </w:rPr>
        <w:t>)</w:t>
      </w:r>
      <w:r w:rsidRPr="00CE0AAC">
        <w:rPr>
          <w:spacing w:val="2"/>
          <w:sz w:val="24"/>
          <w:szCs w:val="24"/>
        </w:rPr>
        <w:t xml:space="preserve"> </w:t>
      </w:r>
      <w:r w:rsidRPr="00CE0AAC">
        <w:rPr>
          <w:sz w:val="24"/>
          <w:szCs w:val="24"/>
        </w:rPr>
        <w:t>method.</w:t>
      </w:r>
    </w:p>
    <w:p w:rsidR="00F16D4C" w:rsidRPr="00CE0AAC" w:rsidRDefault="00F16D4C" w:rsidP="00034DAE">
      <w:pPr>
        <w:pStyle w:val="ListParagraph"/>
        <w:numPr>
          <w:ilvl w:val="3"/>
          <w:numId w:val="1"/>
        </w:numPr>
        <w:tabs>
          <w:tab w:val="left" w:pos="820"/>
          <w:tab w:val="left" w:pos="821"/>
        </w:tabs>
        <w:spacing w:before="73" w:line="276" w:lineRule="auto"/>
        <w:ind w:right="1070"/>
        <w:rPr>
          <w:sz w:val="24"/>
          <w:szCs w:val="24"/>
        </w:rPr>
      </w:pPr>
      <w:r w:rsidRPr="00CE0AAC">
        <w:rPr>
          <w:sz w:val="24"/>
          <w:szCs w:val="24"/>
        </w:rPr>
        <w:t>The</w:t>
      </w:r>
      <w:r w:rsidRPr="00CE0AAC">
        <w:rPr>
          <w:spacing w:val="9"/>
          <w:sz w:val="24"/>
          <w:szCs w:val="24"/>
        </w:rPr>
        <w:t xml:space="preserve"> </w:t>
      </w:r>
      <w:proofErr w:type="spellStart"/>
      <w:r w:rsidRPr="00CE0AAC">
        <w:rPr>
          <w:sz w:val="24"/>
          <w:szCs w:val="24"/>
        </w:rPr>
        <w:t>VehicleControl</w:t>
      </w:r>
      <w:proofErr w:type="spellEnd"/>
      <w:r w:rsidRPr="00CE0AAC">
        <w:rPr>
          <w:spacing w:val="5"/>
          <w:sz w:val="24"/>
          <w:szCs w:val="24"/>
        </w:rPr>
        <w:t xml:space="preserve"> </w:t>
      </w:r>
      <w:r w:rsidRPr="00CE0AAC">
        <w:rPr>
          <w:sz w:val="24"/>
          <w:szCs w:val="24"/>
        </w:rPr>
        <w:t>class</w:t>
      </w:r>
      <w:r w:rsidRPr="00CE0AAC">
        <w:rPr>
          <w:spacing w:val="10"/>
          <w:sz w:val="24"/>
          <w:szCs w:val="24"/>
        </w:rPr>
        <w:t xml:space="preserve"> </w:t>
      </w:r>
      <w:r w:rsidRPr="00CE0AAC">
        <w:rPr>
          <w:sz w:val="24"/>
          <w:szCs w:val="24"/>
        </w:rPr>
        <w:t>represents</w:t>
      </w:r>
      <w:r w:rsidRPr="00CE0AAC">
        <w:rPr>
          <w:spacing w:val="11"/>
          <w:sz w:val="24"/>
          <w:szCs w:val="24"/>
        </w:rPr>
        <w:t xml:space="preserve"> </w:t>
      </w:r>
      <w:r w:rsidRPr="00CE0AAC">
        <w:rPr>
          <w:sz w:val="24"/>
          <w:szCs w:val="24"/>
        </w:rPr>
        <w:t>the</w:t>
      </w:r>
      <w:r w:rsidRPr="00CE0AAC">
        <w:rPr>
          <w:spacing w:val="14"/>
          <w:sz w:val="24"/>
          <w:szCs w:val="24"/>
        </w:rPr>
        <w:t xml:space="preserve"> </w:t>
      </w:r>
      <w:r w:rsidRPr="00CE0AAC">
        <w:rPr>
          <w:sz w:val="24"/>
          <w:szCs w:val="24"/>
        </w:rPr>
        <w:t>vehicle's</w:t>
      </w:r>
      <w:r w:rsidRPr="00CE0AAC">
        <w:rPr>
          <w:spacing w:val="11"/>
          <w:sz w:val="24"/>
          <w:szCs w:val="24"/>
        </w:rPr>
        <w:t xml:space="preserve"> </w:t>
      </w:r>
      <w:r w:rsidRPr="00CE0AAC">
        <w:rPr>
          <w:sz w:val="24"/>
          <w:szCs w:val="24"/>
        </w:rPr>
        <w:t>control</w:t>
      </w:r>
      <w:r w:rsidRPr="00CE0AAC">
        <w:rPr>
          <w:spacing w:val="4"/>
          <w:sz w:val="24"/>
          <w:szCs w:val="24"/>
        </w:rPr>
        <w:t xml:space="preserve"> </w:t>
      </w:r>
      <w:r w:rsidRPr="00CE0AAC">
        <w:rPr>
          <w:sz w:val="24"/>
          <w:szCs w:val="24"/>
        </w:rPr>
        <w:t>system.</w:t>
      </w:r>
      <w:r w:rsidRPr="00CE0AAC">
        <w:rPr>
          <w:spacing w:val="12"/>
          <w:sz w:val="24"/>
          <w:szCs w:val="24"/>
        </w:rPr>
        <w:t xml:space="preserve"> </w:t>
      </w:r>
      <w:r w:rsidRPr="00CE0AAC">
        <w:rPr>
          <w:sz w:val="24"/>
          <w:szCs w:val="24"/>
        </w:rPr>
        <w:t>It</w:t>
      </w:r>
      <w:r w:rsidRPr="00CE0AAC">
        <w:rPr>
          <w:spacing w:val="14"/>
          <w:sz w:val="24"/>
          <w:szCs w:val="24"/>
        </w:rPr>
        <w:t xml:space="preserve"> </w:t>
      </w:r>
      <w:r w:rsidRPr="00CE0AAC">
        <w:rPr>
          <w:sz w:val="24"/>
          <w:szCs w:val="24"/>
        </w:rPr>
        <w:t>has</w:t>
      </w:r>
      <w:r w:rsidRPr="00CE0AAC">
        <w:rPr>
          <w:spacing w:val="10"/>
          <w:sz w:val="24"/>
          <w:szCs w:val="24"/>
        </w:rPr>
        <w:t xml:space="preserve"> </w:t>
      </w:r>
      <w:r w:rsidRPr="00CE0AAC">
        <w:rPr>
          <w:sz w:val="24"/>
          <w:szCs w:val="24"/>
        </w:rPr>
        <w:t>a</w:t>
      </w:r>
      <w:r w:rsidRPr="00CE0AAC">
        <w:rPr>
          <w:spacing w:val="-67"/>
          <w:sz w:val="24"/>
          <w:szCs w:val="24"/>
        </w:rPr>
        <w:t xml:space="preserve"> </w:t>
      </w:r>
      <w:proofErr w:type="spellStart"/>
      <w:r w:rsidRPr="00CE0AAC">
        <w:rPr>
          <w:sz w:val="24"/>
          <w:szCs w:val="24"/>
        </w:rPr>
        <w:t>vehicleSpeed</w:t>
      </w:r>
      <w:proofErr w:type="spellEnd"/>
      <w:r w:rsidRPr="00CE0AAC">
        <w:rPr>
          <w:sz w:val="24"/>
          <w:szCs w:val="24"/>
        </w:rPr>
        <w:t xml:space="preserve"> attribute</w:t>
      </w:r>
      <w:r w:rsidRPr="00CE0AAC">
        <w:rPr>
          <w:spacing w:val="1"/>
          <w:sz w:val="24"/>
          <w:szCs w:val="24"/>
        </w:rPr>
        <w:t xml:space="preserve"> </w:t>
      </w:r>
      <w:r w:rsidRPr="00CE0AAC">
        <w:rPr>
          <w:sz w:val="24"/>
          <w:szCs w:val="24"/>
        </w:rPr>
        <w:t>and a</w:t>
      </w:r>
      <w:r w:rsidRPr="00CE0AAC">
        <w:rPr>
          <w:spacing w:val="1"/>
          <w:sz w:val="24"/>
          <w:szCs w:val="24"/>
        </w:rPr>
        <w:t xml:space="preserve"> </w:t>
      </w:r>
      <w:proofErr w:type="spellStart"/>
      <w:proofErr w:type="gramStart"/>
      <w:r w:rsidRPr="00CE0AAC">
        <w:rPr>
          <w:sz w:val="24"/>
          <w:szCs w:val="24"/>
        </w:rPr>
        <w:t>setSpeed</w:t>
      </w:r>
      <w:proofErr w:type="spellEnd"/>
      <w:r w:rsidRPr="00CE0AAC">
        <w:rPr>
          <w:sz w:val="24"/>
          <w:szCs w:val="24"/>
        </w:rPr>
        <w:t>(</w:t>
      </w:r>
      <w:proofErr w:type="gramEnd"/>
      <w:r w:rsidRPr="00CE0AAC">
        <w:rPr>
          <w:sz w:val="24"/>
          <w:szCs w:val="24"/>
        </w:rPr>
        <w:t>)</w:t>
      </w:r>
      <w:r w:rsidRPr="00CE0AAC">
        <w:rPr>
          <w:spacing w:val="4"/>
          <w:sz w:val="24"/>
          <w:szCs w:val="24"/>
        </w:rPr>
        <w:t xml:space="preserve"> </w:t>
      </w:r>
      <w:r w:rsidRPr="00CE0AAC">
        <w:rPr>
          <w:sz w:val="24"/>
          <w:szCs w:val="24"/>
        </w:rPr>
        <w:t>method.</w:t>
      </w:r>
    </w:p>
    <w:p w:rsidR="00F16D4C" w:rsidRPr="00CE0AAC" w:rsidRDefault="00F16D4C" w:rsidP="00F16D4C">
      <w:pPr>
        <w:pStyle w:val="BodyText"/>
        <w:tabs>
          <w:tab w:val="left" w:pos="5872"/>
        </w:tabs>
        <w:spacing w:before="201" w:line="276" w:lineRule="auto"/>
        <w:ind w:left="460" w:right="1167"/>
        <w:rPr>
          <w:sz w:val="24"/>
          <w:szCs w:val="24"/>
        </w:rPr>
      </w:pPr>
      <w:r w:rsidRPr="00CE0AAC">
        <w:rPr>
          <w:sz w:val="24"/>
          <w:szCs w:val="24"/>
        </w:rPr>
        <w:t>Overall,</w:t>
      </w:r>
      <w:r w:rsidRPr="00CE0AAC">
        <w:rPr>
          <w:spacing w:val="119"/>
          <w:sz w:val="24"/>
          <w:szCs w:val="24"/>
        </w:rPr>
        <w:t xml:space="preserve"> </w:t>
      </w:r>
      <w:r w:rsidRPr="00CE0AAC">
        <w:rPr>
          <w:sz w:val="24"/>
          <w:szCs w:val="24"/>
        </w:rPr>
        <w:t>this</w:t>
      </w:r>
      <w:r w:rsidRPr="00CE0AAC">
        <w:rPr>
          <w:spacing w:val="120"/>
          <w:sz w:val="24"/>
          <w:szCs w:val="24"/>
        </w:rPr>
        <w:t xml:space="preserve"> </w:t>
      </w:r>
      <w:r w:rsidRPr="00CE0AAC">
        <w:rPr>
          <w:sz w:val="24"/>
          <w:szCs w:val="24"/>
        </w:rPr>
        <w:t>class</w:t>
      </w:r>
      <w:r w:rsidRPr="00CE0AAC">
        <w:rPr>
          <w:spacing w:val="120"/>
          <w:sz w:val="24"/>
          <w:szCs w:val="24"/>
        </w:rPr>
        <w:t xml:space="preserve"> </w:t>
      </w:r>
      <w:r w:rsidRPr="00CE0AAC">
        <w:rPr>
          <w:sz w:val="24"/>
          <w:szCs w:val="24"/>
        </w:rPr>
        <w:t>diagram</w:t>
      </w:r>
      <w:r w:rsidRPr="00CE0AAC">
        <w:rPr>
          <w:spacing w:val="113"/>
          <w:sz w:val="24"/>
          <w:szCs w:val="24"/>
        </w:rPr>
        <w:t xml:space="preserve"> </w:t>
      </w:r>
      <w:r w:rsidRPr="00CE0AAC">
        <w:rPr>
          <w:sz w:val="24"/>
          <w:szCs w:val="24"/>
        </w:rPr>
        <w:t>represents</w:t>
      </w:r>
      <w:r w:rsidR="00CE0AAC">
        <w:rPr>
          <w:spacing w:val="119"/>
          <w:sz w:val="24"/>
          <w:szCs w:val="24"/>
        </w:rPr>
        <w:t xml:space="preserve"> </w:t>
      </w:r>
      <w:r w:rsidR="00CE0AAC">
        <w:rPr>
          <w:sz w:val="24"/>
          <w:szCs w:val="24"/>
        </w:rPr>
        <w:t xml:space="preserve">the </w:t>
      </w:r>
      <w:r w:rsidRPr="00CE0AAC">
        <w:rPr>
          <w:sz w:val="24"/>
          <w:szCs w:val="24"/>
        </w:rPr>
        <w:t>key</w:t>
      </w:r>
      <w:r w:rsidRPr="00CE0AAC">
        <w:rPr>
          <w:spacing w:val="45"/>
          <w:sz w:val="24"/>
          <w:szCs w:val="24"/>
        </w:rPr>
        <w:t xml:space="preserve"> </w:t>
      </w:r>
      <w:r w:rsidRPr="00CE0AAC">
        <w:rPr>
          <w:sz w:val="24"/>
          <w:szCs w:val="24"/>
        </w:rPr>
        <w:t>components</w:t>
      </w:r>
      <w:r w:rsidRPr="00CE0AAC">
        <w:rPr>
          <w:spacing w:val="51"/>
          <w:sz w:val="24"/>
          <w:szCs w:val="24"/>
        </w:rPr>
        <w:t xml:space="preserve"> </w:t>
      </w:r>
      <w:r w:rsidRPr="00CE0AAC">
        <w:rPr>
          <w:sz w:val="24"/>
          <w:szCs w:val="24"/>
        </w:rPr>
        <w:t>and</w:t>
      </w:r>
      <w:r w:rsidRPr="00CE0AAC">
        <w:rPr>
          <w:spacing w:val="50"/>
          <w:sz w:val="24"/>
          <w:szCs w:val="24"/>
        </w:rPr>
        <w:t xml:space="preserve"> </w:t>
      </w:r>
      <w:r w:rsidRPr="00CE0AAC">
        <w:rPr>
          <w:sz w:val="24"/>
          <w:szCs w:val="24"/>
        </w:rPr>
        <w:t>their</w:t>
      </w:r>
      <w:r w:rsidRPr="00CE0AAC">
        <w:rPr>
          <w:spacing w:val="-67"/>
          <w:sz w:val="24"/>
          <w:szCs w:val="24"/>
        </w:rPr>
        <w:t xml:space="preserve"> </w:t>
      </w:r>
      <w:r w:rsidRPr="00CE0AAC">
        <w:rPr>
          <w:sz w:val="24"/>
          <w:szCs w:val="24"/>
        </w:rPr>
        <w:t>relationships</w:t>
      </w:r>
      <w:r w:rsidRPr="00CE0AAC">
        <w:rPr>
          <w:spacing w:val="7"/>
          <w:sz w:val="24"/>
          <w:szCs w:val="24"/>
        </w:rPr>
        <w:t xml:space="preserve"> </w:t>
      </w:r>
      <w:r w:rsidRPr="00CE0AAC">
        <w:rPr>
          <w:sz w:val="24"/>
          <w:szCs w:val="24"/>
        </w:rPr>
        <w:t>in</w:t>
      </w:r>
      <w:r w:rsidRPr="00CE0AAC">
        <w:rPr>
          <w:spacing w:val="-5"/>
          <w:sz w:val="24"/>
          <w:szCs w:val="24"/>
        </w:rPr>
        <w:t xml:space="preserve"> </w:t>
      </w:r>
      <w:r w:rsidRPr="00CE0AAC">
        <w:rPr>
          <w:sz w:val="24"/>
          <w:szCs w:val="24"/>
        </w:rPr>
        <w:t>a</w:t>
      </w:r>
      <w:r w:rsidRPr="00CE0AAC">
        <w:rPr>
          <w:spacing w:val="2"/>
          <w:sz w:val="24"/>
          <w:szCs w:val="24"/>
        </w:rPr>
        <w:t xml:space="preserve"> </w:t>
      </w:r>
      <w:r w:rsidRPr="00CE0AAC">
        <w:rPr>
          <w:sz w:val="24"/>
          <w:szCs w:val="24"/>
        </w:rPr>
        <w:t>traffic</w:t>
      </w:r>
      <w:r w:rsidRPr="00CE0AAC">
        <w:rPr>
          <w:spacing w:val="1"/>
          <w:sz w:val="24"/>
          <w:szCs w:val="24"/>
        </w:rPr>
        <w:t xml:space="preserve"> </w:t>
      </w:r>
      <w:r w:rsidRPr="00CE0AAC">
        <w:rPr>
          <w:sz w:val="24"/>
          <w:szCs w:val="24"/>
        </w:rPr>
        <w:t>sign</w:t>
      </w:r>
      <w:r w:rsidRPr="00CE0AAC">
        <w:rPr>
          <w:spacing w:val="-5"/>
          <w:sz w:val="24"/>
          <w:szCs w:val="24"/>
        </w:rPr>
        <w:t xml:space="preserve"> </w:t>
      </w:r>
      <w:r w:rsidRPr="00CE0AAC">
        <w:rPr>
          <w:sz w:val="24"/>
          <w:szCs w:val="24"/>
        </w:rPr>
        <w:t>recognition</w:t>
      </w:r>
      <w:r w:rsidRPr="00CE0AAC">
        <w:rPr>
          <w:spacing w:val="-3"/>
          <w:sz w:val="24"/>
          <w:szCs w:val="24"/>
        </w:rPr>
        <w:t xml:space="preserve"> </w:t>
      </w:r>
      <w:r w:rsidRPr="00CE0AAC">
        <w:rPr>
          <w:sz w:val="24"/>
          <w:szCs w:val="24"/>
        </w:rPr>
        <w:t>system.</w:t>
      </w:r>
    </w:p>
    <w:p w:rsidR="00F16D4C" w:rsidRDefault="00F16D4C" w:rsidP="00F16D4C">
      <w:pPr>
        <w:pStyle w:val="BodyText"/>
        <w:rPr>
          <w:sz w:val="30"/>
        </w:rPr>
      </w:pPr>
    </w:p>
    <w:p w:rsidR="00F16D4C" w:rsidRPr="00773ADD" w:rsidRDefault="00F16D4C" w:rsidP="00F16D4C">
      <w:pPr>
        <w:pStyle w:val="BodyText"/>
        <w:spacing w:before="7"/>
        <w:rPr>
          <w:sz w:val="37"/>
        </w:rPr>
      </w:pPr>
    </w:p>
    <w:p w:rsidR="00F16D4C" w:rsidRPr="00773ADD" w:rsidRDefault="00A97588" w:rsidP="00A97588">
      <w:pPr>
        <w:pStyle w:val="Heading4"/>
        <w:ind w:left="724"/>
        <w:rPr>
          <w:rFonts w:ascii="Times New Roman" w:hAnsi="Times New Roman" w:cs="Times New Roman"/>
          <w:i w:val="0"/>
          <w:color w:val="auto"/>
          <w:sz w:val="28"/>
          <w:szCs w:val="28"/>
        </w:rPr>
      </w:pPr>
      <w:bookmarkStart w:id="44" w:name="4.1.2_Use_Case_Diagram:"/>
      <w:bookmarkEnd w:id="44"/>
      <w:r w:rsidRPr="00773ADD">
        <w:rPr>
          <w:rFonts w:ascii="Times New Roman" w:hAnsi="Times New Roman" w:cs="Times New Roman"/>
          <w:i w:val="0"/>
          <w:color w:val="auto"/>
          <w:sz w:val="28"/>
          <w:szCs w:val="28"/>
        </w:rPr>
        <w:t xml:space="preserve">4.1.2 </w:t>
      </w:r>
      <w:r w:rsidR="00F16D4C" w:rsidRPr="00773ADD">
        <w:rPr>
          <w:rFonts w:ascii="Times New Roman" w:hAnsi="Times New Roman" w:cs="Times New Roman"/>
          <w:i w:val="0"/>
          <w:color w:val="auto"/>
          <w:sz w:val="28"/>
          <w:szCs w:val="28"/>
        </w:rPr>
        <w:t>Use</w:t>
      </w:r>
      <w:r w:rsidR="00F16D4C" w:rsidRPr="00773ADD">
        <w:rPr>
          <w:rFonts w:ascii="Times New Roman" w:hAnsi="Times New Roman" w:cs="Times New Roman"/>
          <w:i w:val="0"/>
          <w:color w:val="auto"/>
          <w:spacing w:val="-11"/>
          <w:sz w:val="28"/>
          <w:szCs w:val="28"/>
        </w:rPr>
        <w:t xml:space="preserve"> </w:t>
      </w:r>
      <w:r w:rsidR="00F16D4C" w:rsidRPr="00773ADD">
        <w:rPr>
          <w:rFonts w:ascii="Times New Roman" w:hAnsi="Times New Roman" w:cs="Times New Roman"/>
          <w:i w:val="0"/>
          <w:color w:val="auto"/>
          <w:sz w:val="28"/>
          <w:szCs w:val="28"/>
        </w:rPr>
        <w:t>Case</w:t>
      </w:r>
      <w:r w:rsidR="00F16D4C" w:rsidRPr="00773ADD">
        <w:rPr>
          <w:rFonts w:ascii="Times New Roman" w:hAnsi="Times New Roman" w:cs="Times New Roman"/>
          <w:i w:val="0"/>
          <w:color w:val="auto"/>
          <w:spacing w:val="-6"/>
          <w:sz w:val="28"/>
          <w:szCs w:val="28"/>
        </w:rPr>
        <w:t xml:space="preserve"> </w:t>
      </w:r>
      <w:r w:rsidR="00F16D4C" w:rsidRPr="00773ADD">
        <w:rPr>
          <w:rFonts w:ascii="Times New Roman" w:hAnsi="Times New Roman" w:cs="Times New Roman"/>
          <w:i w:val="0"/>
          <w:color w:val="auto"/>
          <w:sz w:val="28"/>
          <w:szCs w:val="28"/>
        </w:rPr>
        <w:t>Diagram:</w:t>
      </w:r>
    </w:p>
    <w:p w:rsidR="00A97588" w:rsidRPr="00A97588" w:rsidRDefault="00A97588" w:rsidP="00A97588">
      <w:pPr>
        <w:pStyle w:val="ListParagraph"/>
        <w:ind w:left="724" w:firstLine="0"/>
      </w:pPr>
    </w:p>
    <w:p w:rsidR="00F16D4C" w:rsidRPr="00CE0AAC" w:rsidRDefault="00F16D4C" w:rsidP="00CE0AAC">
      <w:pPr>
        <w:pStyle w:val="BodyText"/>
        <w:spacing w:before="48" w:line="276" w:lineRule="auto"/>
        <w:ind w:left="821" w:right="1057"/>
        <w:jc w:val="both"/>
        <w:rPr>
          <w:sz w:val="24"/>
          <w:szCs w:val="24"/>
        </w:rPr>
      </w:pPr>
      <w:r w:rsidRPr="00CE0AAC">
        <w:rPr>
          <w:sz w:val="24"/>
          <w:szCs w:val="24"/>
        </w:rPr>
        <w:t>It is a visually representation what happens when actor interacts with</w:t>
      </w:r>
      <w:r w:rsidRPr="00CE0AAC">
        <w:rPr>
          <w:spacing w:val="1"/>
          <w:sz w:val="24"/>
          <w:szCs w:val="24"/>
        </w:rPr>
        <w:t xml:space="preserve"> </w:t>
      </w:r>
      <w:r w:rsidRPr="00CE0AAC">
        <w:rPr>
          <w:sz w:val="24"/>
          <w:szCs w:val="24"/>
        </w:rPr>
        <w:t>system.</w:t>
      </w:r>
      <w:r w:rsidRPr="00CE0AAC">
        <w:rPr>
          <w:spacing w:val="1"/>
          <w:sz w:val="24"/>
          <w:szCs w:val="24"/>
        </w:rPr>
        <w:t xml:space="preserve"> </w:t>
      </w:r>
      <w:r w:rsidRPr="00CE0AAC">
        <w:rPr>
          <w:sz w:val="24"/>
          <w:szCs w:val="24"/>
        </w:rPr>
        <w:t>A</w:t>
      </w:r>
      <w:r w:rsidRPr="00CE0AAC">
        <w:rPr>
          <w:spacing w:val="1"/>
          <w:sz w:val="24"/>
          <w:szCs w:val="24"/>
        </w:rPr>
        <w:t xml:space="preserve"> </w:t>
      </w:r>
      <w:r w:rsidRPr="00CE0AAC">
        <w:rPr>
          <w:sz w:val="24"/>
          <w:szCs w:val="24"/>
        </w:rPr>
        <w:t>use</w:t>
      </w:r>
      <w:r w:rsidRPr="00CE0AAC">
        <w:rPr>
          <w:spacing w:val="1"/>
          <w:sz w:val="24"/>
          <w:szCs w:val="24"/>
        </w:rPr>
        <w:t xml:space="preserve"> </w:t>
      </w:r>
      <w:r w:rsidRPr="00CE0AAC">
        <w:rPr>
          <w:sz w:val="24"/>
          <w:szCs w:val="24"/>
        </w:rPr>
        <w:t>case</w:t>
      </w:r>
      <w:r w:rsidRPr="00CE0AAC">
        <w:rPr>
          <w:spacing w:val="1"/>
          <w:sz w:val="24"/>
          <w:szCs w:val="24"/>
        </w:rPr>
        <w:t xml:space="preserve"> </w:t>
      </w:r>
      <w:r w:rsidRPr="00CE0AAC">
        <w:rPr>
          <w:sz w:val="24"/>
          <w:szCs w:val="24"/>
        </w:rPr>
        <w:t>diagram</w:t>
      </w:r>
      <w:r w:rsidRPr="00CE0AAC">
        <w:rPr>
          <w:spacing w:val="1"/>
          <w:sz w:val="24"/>
          <w:szCs w:val="24"/>
        </w:rPr>
        <w:t xml:space="preserve"> </w:t>
      </w:r>
      <w:r w:rsidRPr="00CE0AAC">
        <w:rPr>
          <w:sz w:val="24"/>
          <w:szCs w:val="24"/>
        </w:rPr>
        <w:t>captures</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functional</w:t>
      </w:r>
      <w:r w:rsidRPr="00CE0AAC">
        <w:rPr>
          <w:spacing w:val="1"/>
          <w:sz w:val="24"/>
          <w:szCs w:val="24"/>
        </w:rPr>
        <w:t xml:space="preserve"> </w:t>
      </w:r>
      <w:r w:rsidRPr="00CE0AAC">
        <w:rPr>
          <w:sz w:val="24"/>
          <w:szCs w:val="24"/>
        </w:rPr>
        <w:t>aspects</w:t>
      </w:r>
      <w:r w:rsidRPr="00CE0AAC">
        <w:rPr>
          <w:spacing w:val="1"/>
          <w:sz w:val="24"/>
          <w:szCs w:val="24"/>
        </w:rPr>
        <w:t xml:space="preserve"> </w:t>
      </w:r>
      <w:r w:rsidRPr="00CE0AAC">
        <w:rPr>
          <w:sz w:val="24"/>
          <w:szCs w:val="24"/>
        </w:rPr>
        <w:t>of</w:t>
      </w:r>
      <w:r w:rsidRPr="00CE0AAC">
        <w:rPr>
          <w:spacing w:val="1"/>
          <w:sz w:val="24"/>
          <w:szCs w:val="24"/>
        </w:rPr>
        <w:t xml:space="preserve"> </w:t>
      </w:r>
      <w:r w:rsidRPr="00CE0AAC">
        <w:rPr>
          <w:sz w:val="24"/>
          <w:szCs w:val="24"/>
        </w:rPr>
        <w:t>a</w:t>
      </w:r>
      <w:r w:rsidRPr="00CE0AAC">
        <w:rPr>
          <w:spacing w:val="1"/>
          <w:sz w:val="24"/>
          <w:szCs w:val="24"/>
        </w:rPr>
        <w:t xml:space="preserve"> </w:t>
      </w:r>
      <w:proofErr w:type="spellStart"/>
      <w:r w:rsidRPr="00CE0AAC">
        <w:rPr>
          <w:sz w:val="24"/>
          <w:szCs w:val="24"/>
        </w:rPr>
        <w:t>system.The</w:t>
      </w:r>
      <w:proofErr w:type="spellEnd"/>
      <w:r w:rsidRPr="00CE0AAC">
        <w:rPr>
          <w:sz w:val="24"/>
          <w:szCs w:val="24"/>
        </w:rPr>
        <w:t xml:space="preserve"> system</w:t>
      </w:r>
      <w:r w:rsidRPr="00CE0AAC">
        <w:rPr>
          <w:spacing w:val="70"/>
          <w:sz w:val="24"/>
          <w:szCs w:val="24"/>
        </w:rPr>
        <w:t xml:space="preserve"> </w:t>
      </w:r>
      <w:r w:rsidRPr="00CE0AAC">
        <w:rPr>
          <w:sz w:val="24"/>
          <w:szCs w:val="24"/>
        </w:rPr>
        <w:t>is shown as a rectangle with name of the system</w:t>
      </w:r>
      <w:r w:rsidRPr="00CE0AAC">
        <w:rPr>
          <w:spacing w:val="1"/>
          <w:sz w:val="24"/>
          <w:szCs w:val="24"/>
        </w:rPr>
        <w:t xml:space="preserve"> </w:t>
      </w:r>
      <w:r w:rsidRPr="00CE0AAC">
        <w:rPr>
          <w:sz w:val="24"/>
          <w:szCs w:val="24"/>
        </w:rPr>
        <w:t>inside</w:t>
      </w:r>
      <w:r w:rsidRPr="00CE0AAC">
        <w:rPr>
          <w:spacing w:val="40"/>
          <w:sz w:val="24"/>
          <w:szCs w:val="24"/>
        </w:rPr>
        <w:t xml:space="preserve"> </w:t>
      </w:r>
      <w:r w:rsidRPr="00CE0AAC">
        <w:rPr>
          <w:sz w:val="24"/>
          <w:szCs w:val="24"/>
        </w:rPr>
        <w:t>,the</w:t>
      </w:r>
      <w:r w:rsidRPr="00CE0AAC">
        <w:rPr>
          <w:spacing w:val="41"/>
          <w:sz w:val="24"/>
          <w:szCs w:val="24"/>
        </w:rPr>
        <w:t xml:space="preserve"> </w:t>
      </w:r>
      <w:r w:rsidRPr="00CE0AAC">
        <w:rPr>
          <w:sz w:val="24"/>
          <w:szCs w:val="24"/>
        </w:rPr>
        <w:t>actor</w:t>
      </w:r>
      <w:r w:rsidRPr="00CE0AAC">
        <w:rPr>
          <w:spacing w:val="38"/>
          <w:sz w:val="24"/>
          <w:szCs w:val="24"/>
        </w:rPr>
        <w:t xml:space="preserve"> </w:t>
      </w:r>
      <w:r w:rsidRPr="00CE0AAC">
        <w:rPr>
          <w:sz w:val="24"/>
          <w:szCs w:val="24"/>
        </w:rPr>
        <w:t>are</w:t>
      </w:r>
      <w:r w:rsidRPr="00CE0AAC">
        <w:rPr>
          <w:spacing w:val="41"/>
          <w:sz w:val="24"/>
          <w:szCs w:val="24"/>
        </w:rPr>
        <w:t xml:space="preserve"> </w:t>
      </w:r>
      <w:r w:rsidRPr="00CE0AAC">
        <w:rPr>
          <w:sz w:val="24"/>
          <w:szCs w:val="24"/>
        </w:rPr>
        <w:t>shown</w:t>
      </w:r>
      <w:r w:rsidRPr="00CE0AAC">
        <w:rPr>
          <w:spacing w:val="36"/>
          <w:sz w:val="24"/>
          <w:szCs w:val="24"/>
        </w:rPr>
        <w:t xml:space="preserve"> </w:t>
      </w:r>
      <w:r w:rsidRPr="00CE0AAC">
        <w:rPr>
          <w:sz w:val="24"/>
          <w:szCs w:val="24"/>
        </w:rPr>
        <w:t>as</w:t>
      </w:r>
      <w:r w:rsidRPr="00CE0AAC">
        <w:rPr>
          <w:spacing w:val="41"/>
          <w:sz w:val="24"/>
          <w:szCs w:val="24"/>
        </w:rPr>
        <w:t xml:space="preserve"> </w:t>
      </w:r>
      <w:r w:rsidRPr="00CE0AAC">
        <w:rPr>
          <w:sz w:val="24"/>
          <w:szCs w:val="24"/>
        </w:rPr>
        <w:t>stick</w:t>
      </w:r>
      <w:r w:rsidRPr="00CE0AAC">
        <w:rPr>
          <w:spacing w:val="45"/>
          <w:sz w:val="24"/>
          <w:szCs w:val="24"/>
        </w:rPr>
        <w:t xml:space="preserve"> </w:t>
      </w:r>
      <w:r w:rsidRPr="00CE0AAC">
        <w:rPr>
          <w:sz w:val="24"/>
          <w:szCs w:val="24"/>
        </w:rPr>
        <w:t>figures,</w:t>
      </w:r>
      <w:r w:rsidRPr="00CE0AAC">
        <w:rPr>
          <w:spacing w:val="43"/>
          <w:sz w:val="24"/>
          <w:szCs w:val="24"/>
        </w:rPr>
        <w:t xml:space="preserve"> </w:t>
      </w:r>
      <w:r w:rsidRPr="00CE0AAC">
        <w:rPr>
          <w:sz w:val="24"/>
          <w:szCs w:val="24"/>
        </w:rPr>
        <w:t>the</w:t>
      </w:r>
      <w:r w:rsidRPr="00CE0AAC">
        <w:rPr>
          <w:spacing w:val="41"/>
          <w:sz w:val="24"/>
          <w:szCs w:val="24"/>
        </w:rPr>
        <w:t xml:space="preserve"> </w:t>
      </w:r>
      <w:r w:rsidRPr="00CE0AAC">
        <w:rPr>
          <w:sz w:val="24"/>
          <w:szCs w:val="24"/>
        </w:rPr>
        <w:t>use</w:t>
      </w:r>
      <w:r w:rsidRPr="00CE0AAC">
        <w:rPr>
          <w:spacing w:val="40"/>
          <w:sz w:val="24"/>
          <w:szCs w:val="24"/>
        </w:rPr>
        <w:t xml:space="preserve"> </w:t>
      </w:r>
      <w:r w:rsidRPr="00CE0AAC">
        <w:rPr>
          <w:sz w:val="24"/>
          <w:szCs w:val="24"/>
        </w:rPr>
        <w:t>case</w:t>
      </w:r>
      <w:r w:rsidRPr="00CE0AAC">
        <w:rPr>
          <w:spacing w:val="41"/>
          <w:sz w:val="24"/>
          <w:szCs w:val="24"/>
        </w:rPr>
        <w:t xml:space="preserve"> </w:t>
      </w:r>
      <w:r w:rsidRPr="00CE0AAC">
        <w:rPr>
          <w:sz w:val="24"/>
          <w:szCs w:val="24"/>
        </w:rPr>
        <w:t>are</w:t>
      </w:r>
      <w:r w:rsidRPr="00CE0AAC">
        <w:rPr>
          <w:spacing w:val="41"/>
          <w:sz w:val="24"/>
          <w:szCs w:val="24"/>
        </w:rPr>
        <w:t xml:space="preserve"> </w:t>
      </w:r>
      <w:r w:rsidRPr="00CE0AAC">
        <w:rPr>
          <w:sz w:val="24"/>
          <w:szCs w:val="24"/>
        </w:rPr>
        <w:t>shown</w:t>
      </w:r>
      <w:r w:rsidRPr="00CE0AAC">
        <w:rPr>
          <w:spacing w:val="36"/>
          <w:sz w:val="24"/>
          <w:szCs w:val="24"/>
        </w:rPr>
        <w:t xml:space="preserve"> </w:t>
      </w:r>
      <w:r w:rsidRPr="00CE0AAC">
        <w:rPr>
          <w:sz w:val="24"/>
          <w:szCs w:val="24"/>
        </w:rPr>
        <w:t>as</w:t>
      </w:r>
      <w:r w:rsidRPr="00CE0AAC">
        <w:rPr>
          <w:spacing w:val="-68"/>
          <w:sz w:val="24"/>
          <w:szCs w:val="24"/>
        </w:rPr>
        <w:t xml:space="preserve"> </w:t>
      </w:r>
      <w:r w:rsidRPr="00CE0AAC">
        <w:rPr>
          <w:sz w:val="24"/>
          <w:szCs w:val="24"/>
        </w:rPr>
        <w:t>solid</w:t>
      </w:r>
      <w:r w:rsidRPr="00CE0AAC">
        <w:rPr>
          <w:spacing w:val="1"/>
          <w:sz w:val="24"/>
          <w:szCs w:val="24"/>
        </w:rPr>
        <w:t xml:space="preserve"> </w:t>
      </w:r>
      <w:r w:rsidRPr="00CE0AAC">
        <w:rPr>
          <w:sz w:val="24"/>
          <w:szCs w:val="24"/>
        </w:rPr>
        <w:t>bordered</w:t>
      </w:r>
      <w:r w:rsidRPr="00CE0AAC">
        <w:rPr>
          <w:spacing w:val="1"/>
          <w:sz w:val="24"/>
          <w:szCs w:val="24"/>
        </w:rPr>
        <w:t xml:space="preserve"> </w:t>
      </w:r>
      <w:r w:rsidRPr="00CE0AAC">
        <w:rPr>
          <w:sz w:val="24"/>
          <w:szCs w:val="24"/>
        </w:rPr>
        <w:t>ovals</w:t>
      </w:r>
      <w:r w:rsidRPr="00CE0AAC">
        <w:rPr>
          <w:spacing w:val="1"/>
          <w:sz w:val="24"/>
          <w:szCs w:val="24"/>
        </w:rPr>
        <w:t xml:space="preserve"> </w:t>
      </w:r>
      <w:r w:rsidRPr="00CE0AAC">
        <w:rPr>
          <w:sz w:val="24"/>
          <w:szCs w:val="24"/>
        </w:rPr>
        <w:t>14odellin</w:t>
      </w:r>
      <w:r w:rsidRPr="00CE0AAC">
        <w:rPr>
          <w:spacing w:val="1"/>
          <w:sz w:val="24"/>
          <w:szCs w:val="24"/>
        </w:rPr>
        <w:t xml:space="preserve"> </w:t>
      </w:r>
      <w:r w:rsidRPr="00CE0AAC">
        <w:rPr>
          <w:sz w:val="24"/>
          <w:szCs w:val="24"/>
        </w:rPr>
        <w:t>with</w:t>
      </w:r>
      <w:r w:rsidRPr="00CE0AAC">
        <w:rPr>
          <w:spacing w:val="1"/>
          <w:sz w:val="24"/>
          <w:szCs w:val="24"/>
        </w:rPr>
        <w:t xml:space="preserve"> </w:t>
      </w:r>
      <w:r w:rsidRPr="00CE0AAC">
        <w:rPr>
          <w:sz w:val="24"/>
          <w:szCs w:val="24"/>
        </w:rPr>
        <w:t>name</w:t>
      </w:r>
      <w:r w:rsidRPr="00CE0AAC">
        <w:rPr>
          <w:spacing w:val="1"/>
          <w:sz w:val="24"/>
          <w:szCs w:val="24"/>
        </w:rPr>
        <w:t xml:space="preserve"> </w:t>
      </w:r>
      <w:r w:rsidRPr="00CE0AAC">
        <w:rPr>
          <w:sz w:val="24"/>
          <w:szCs w:val="24"/>
        </w:rPr>
        <w:t>of</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use</w:t>
      </w:r>
      <w:r w:rsidRPr="00CE0AAC">
        <w:rPr>
          <w:spacing w:val="1"/>
          <w:sz w:val="24"/>
          <w:szCs w:val="24"/>
        </w:rPr>
        <w:t xml:space="preserve"> </w:t>
      </w:r>
      <w:r w:rsidRPr="00CE0AAC">
        <w:rPr>
          <w:sz w:val="24"/>
          <w:szCs w:val="24"/>
        </w:rPr>
        <w:t>case</w:t>
      </w:r>
      <w:r w:rsidRPr="00CE0AAC">
        <w:rPr>
          <w:spacing w:val="71"/>
          <w:sz w:val="24"/>
          <w:szCs w:val="24"/>
        </w:rPr>
        <w:t xml:space="preserve"> </w:t>
      </w:r>
      <w:r w:rsidRPr="00CE0AAC">
        <w:rPr>
          <w:sz w:val="24"/>
          <w:szCs w:val="24"/>
        </w:rPr>
        <w:t>and</w:t>
      </w:r>
      <w:r w:rsidRPr="00CE0AAC">
        <w:rPr>
          <w:spacing w:val="1"/>
          <w:sz w:val="24"/>
          <w:szCs w:val="24"/>
        </w:rPr>
        <w:t xml:space="preserve"> </w:t>
      </w:r>
      <w:r w:rsidRPr="00CE0AAC">
        <w:rPr>
          <w:sz w:val="24"/>
          <w:szCs w:val="24"/>
        </w:rPr>
        <w:t>relationships are lines or arrows between actor and use cases. Symbols</w:t>
      </w:r>
      <w:r w:rsidRPr="00CE0AAC">
        <w:rPr>
          <w:spacing w:val="1"/>
          <w:sz w:val="24"/>
          <w:szCs w:val="24"/>
        </w:rPr>
        <w:t xml:space="preserve"> </w:t>
      </w:r>
      <w:r w:rsidRPr="00CE0AAC">
        <w:rPr>
          <w:sz w:val="24"/>
          <w:szCs w:val="24"/>
        </w:rPr>
        <w:t>used</w:t>
      </w:r>
      <w:r w:rsidRPr="00CE0AAC">
        <w:rPr>
          <w:spacing w:val="6"/>
          <w:sz w:val="24"/>
          <w:szCs w:val="24"/>
        </w:rPr>
        <w:t xml:space="preserve"> </w:t>
      </w:r>
      <w:r w:rsidRPr="00CE0AAC">
        <w:rPr>
          <w:sz w:val="24"/>
          <w:szCs w:val="24"/>
        </w:rPr>
        <w:t>in</w:t>
      </w:r>
      <w:r w:rsidRPr="00CE0AAC">
        <w:rPr>
          <w:spacing w:val="-3"/>
          <w:sz w:val="24"/>
          <w:szCs w:val="24"/>
        </w:rPr>
        <w:t xml:space="preserve"> </w:t>
      </w:r>
      <w:r w:rsidRPr="00CE0AAC">
        <w:rPr>
          <w:sz w:val="24"/>
          <w:szCs w:val="24"/>
        </w:rPr>
        <w:t>Use</w:t>
      </w:r>
      <w:r w:rsidRPr="00CE0AAC">
        <w:rPr>
          <w:spacing w:val="2"/>
          <w:sz w:val="24"/>
          <w:szCs w:val="24"/>
        </w:rPr>
        <w:t xml:space="preserve"> </w:t>
      </w:r>
      <w:r w:rsidRPr="00CE0AAC">
        <w:rPr>
          <w:sz w:val="24"/>
          <w:szCs w:val="24"/>
        </w:rPr>
        <w:t>case</w:t>
      </w:r>
      <w:r w:rsidRPr="00CE0AAC">
        <w:rPr>
          <w:spacing w:val="2"/>
          <w:sz w:val="24"/>
          <w:szCs w:val="24"/>
        </w:rPr>
        <w:t xml:space="preserve"> </w:t>
      </w:r>
      <w:r w:rsidRPr="00CE0AAC">
        <w:rPr>
          <w:sz w:val="24"/>
          <w:szCs w:val="24"/>
        </w:rPr>
        <w:t>are</w:t>
      </w:r>
      <w:r w:rsidRPr="00CE0AAC">
        <w:rPr>
          <w:spacing w:val="-2"/>
          <w:sz w:val="24"/>
          <w:szCs w:val="24"/>
        </w:rPr>
        <w:t xml:space="preserve"> </w:t>
      </w:r>
      <w:r w:rsidRPr="00CE0AAC">
        <w:rPr>
          <w:sz w:val="24"/>
          <w:szCs w:val="24"/>
        </w:rPr>
        <w:t>as</w:t>
      </w:r>
      <w:r w:rsidRPr="00CE0AAC">
        <w:rPr>
          <w:spacing w:val="2"/>
          <w:sz w:val="24"/>
          <w:szCs w:val="24"/>
        </w:rPr>
        <w:t xml:space="preserve"> </w:t>
      </w:r>
      <w:r w:rsidRPr="00CE0AAC">
        <w:rPr>
          <w:sz w:val="24"/>
          <w:szCs w:val="24"/>
        </w:rPr>
        <w:t>follows-</w:t>
      </w:r>
    </w:p>
    <w:p w:rsidR="00F16D4C" w:rsidRDefault="00F16D4C" w:rsidP="00F16D4C">
      <w:pPr>
        <w:pStyle w:val="BodyText"/>
        <w:rPr>
          <w:sz w:val="20"/>
        </w:rPr>
      </w:pPr>
      <w:r>
        <w:rPr>
          <w:noProof/>
        </w:rPr>
        <w:drawing>
          <wp:anchor distT="0" distB="0" distL="0" distR="0" simplePos="0" relativeHeight="251688960" behindDoc="0" locked="0" layoutInCell="1" allowOverlap="1" wp14:anchorId="408A9633" wp14:editId="1FB0F83F">
            <wp:simplePos x="0" y="0"/>
            <wp:positionH relativeFrom="page">
              <wp:posOffset>1123950</wp:posOffset>
            </wp:positionH>
            <wp:positionV relativeFrom="paragraph">
              <wp:posOffset>314960</wp:posOffset>
            </wp:positionV>
            <wp:extent cx="5661025" cy="3800475"/>
            <wp:effectExtent l="0" t="0" r="0" b="9525"/>
            <wp:wrapTopAndBottom/>
            <wp:docPr id="15" name="image8.png" descr="https://documents.lucid.app/documents/253d1ec5-a045-4e12-9222-b9e4dfd35986/pages/0_0?a=546&amp;x=72&amp;y=-1294&amp;w=1496&amp;h=1188&amp;store=1&amp;accept=image%2F*&amp;auth=LCA%2046b6d5a35820220928688f21d18233ad35bb49caf9047b3dedf38df0c127cac8-ts%3D16797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8" cstate="print"/>
                    <a:stretch>
                      <a:fillRect/>
                    </a:stretch>
                  </pic:blipFill>
                  <pic:spPr>
                    <a:xfrm>
                      <a:off x="0" y="0"/>
                      <a:ext cx="5661025" cy="3800475"/>
                    </a:xfrm>
                    <a:prstGeom prst="rect">
                      <a:avLst/>
                    </a:prstGeom>
                  </pic:spPr>
                </pic:pic>
              </a:graphicData>
            </a:graphic>
            <wp14:sizeRelH relativeFrom="margin">
              <wp14:pctWidth>0</wp14:pctWidth>
            </wp14:sizeRelH>
            <wp14:sizeRelV relativeFrom="margin">
              <wp14:pctHeight>0</wp14:pctHeight>
            </wp14:sizeRelV>
          </wp:anchor>
        </w:drawing>
      </w:r>
    </w:p>
    <w:p w:rsidR="00F16D4C" w:rsidRDefault="00F16D4C" w:rsidP="00F16D4C">
      <w:pPr>
        <w:pStyle w:val="BodyText"/>
        <w:spacing w:before="1"/>
        <w:rPr>
          <w:sz w:val="26"/>
        </w:rPr>
      </w:pPr>
    </w:p>
    <w:p w:rsidR="00F16D4C" w:rsidRDefault="00F16D4C" w:rsidP="00F16D4C">
      <w:pPr>
        <w:pStyle w:val="BodyText"/>
        <w:rPr>
          <w:sz w:val="30"/>
        </w:rPr>
      </w:pPr>
    </w:p>
    <w:p w:rsidR="00F16D4C" w:rsidRDefault="00F16D4C" w:rsidP="00F16D4C">
      <w:pPr>
        <w:pStyle w:val="BodyText"/>
        <w:rPr>
          <w:sz w:val="30"/>
        </w:rPr>
      </w:pPr>
    </w:p>
    <w:p w:rsidR="00F16D4C" w:rsidRDefault="00F16D4C" w:rsidP="00F16D4C">
      <w:pPr>
        <w:pStyle w:val="BodyText"/>
        <w:spacing w:before="4"/>
        <w:rPr>
          <w:sz w:val="39"/>
        </w:rPr>
      </w:pPr>
    </w:p>
    <w:p w:rsidR="00F16D4C" w:rsidRPr="00CE0AAC" w:rsidRDefault="00F16D4C" w:rsidP="00034DAE">
      <w:pPr>
        <w:pStyle w:val="ListParagraph"/>
        <w:numPr>
          <w:ilvl w:val="3"/>
          <w:numId w:val="1"/>
        </w:numPr>
        <w:tabs>
          <w:tab w:val="left" w:pos="821"/>
        </w:tabs>
        <w:spacing w:before="198" w:line="278" w:lineRule="auto"/>
        <w:ind w:right="1064"/>
        <w:jc w:val="both"/>
        <w:rPr>
          <w:sz w:val="24"/>
          <w:szCs w:val="24"/>
        </w:rPr>
      </w:pPr>
      <w:r w:rsidRPr="00CE0AAC">
        <w:rPr>
          <w:sz w:val="24"/>
          <w:szCs w:val="24"/>
        </w:rPr>
        <w:t>In</w:t>
      </w:r>
      <w:r w:rsidRPr="00CE0AAC">
        <w:rPr>
          <w:spacing w:val="37"/>
          <w:sz w:val="24"/>
          <w:szCs w:val="24"/>
        </w:rPr>
        <w:t xml:space="preserve"> </w:t>
      </w:r>
      <w:r w:rsidRPr="00CE0AAC">
        <w:rPr>
          <w:sz w:val="24"/>
          <w:szCs w:val="24"/>
        </w:rPr>
        <w:t>this</w:t>
      </w:r>
      <w:r w:rsidRPr="00CE0AAC">
        <w:rPr>
          <w:spacing w:val="50"/>
          <w:sz w:val="24"/>
          <w:szCs w:val="24"/>
        </w:rPr>
        <w:t xml:space="preserve"> </w:t>
      </w:r>
      <w:r w:rsidRPr="00CE0AAC">
        <w:rPr>
          <w:sz w:val="24"/>
          <w:szCs w:val="24"/>
        </w:rPr>
        <w:t>use</w:t>
      </w:r>
      <w:r w:rsidRPr="00CE0AAC">
        <w:rPr>
          <w:spacing w:val="43"/>
          <w:sz w:val="24"/>
          <w:szCs w:val="24"/>
        </w:rPr>
        <w:t xml:space="preserve"> </w:t>
      </w:r>
      <w:r w:rsidRPr="00CE0AAC">
        <w:rPr>
          <w:sz w:val="24"/>
          <w:szCs w:val="24"/>
        </w:rPr>
        <w:t>case</w:t>
      </w:r>
      <w:r w:rsidRPr="00CE0AAC">
        <w:rPr>
          <w:spacing w:val="40"/>
          <w:sz w:val="24"/>
          <w:szCs w:val="24"/>
        </w:rPr>
        <w:t xml:space="preserve"> </w:t>
      </w:r>
      <w:r w:rsidRPr="00CE0AAC">
        <w:rPr>
          <w:sz w:val="24"/>
          <w:szCs w:val="24"/>
        </w:rPr>
        <w:t>diagram,</w:t>
      </w:r>
      <w:r w:rsidRPr="00CE0AAC">
        <w:rPr>
          <w:spacing w:val="45"/>
          <w:sz w:val="24"/>
          <w:szCs w:val="24"/>
        </w:rPr>
        <w:t xml:space="preserve"> </w:t>
      </w:r>
      <w:r w:rsidRPr="00CE0AAC">
        <w:rPr>
          <w:sz w:val="24"/>
          <w:szCs w:val="24"/>
        </w:rPr>
        <w:t>we</w:t>
      </w:r>
      <w:r w:rsidRPr="00CE0AAC">
        <w:rPr>
          <w:spacing w:val="44"/>
          <w:sz w:val="24"/>
          <w:szCs w:val="24"/>
        </w:rPr>
        <w:t xml:space="preserve"> </w:t>
      </w:r>
      <w:r w:rsidRPr="00CE0AAC">
        <w:rPr>
          <w:sz w:val="24"/>
          <w:szCs w:val="24"/>
        </w:rPr>
        <w:t>have</w:t>
      </w:r>
      <w:r w:rsidRPr="00CE0AAC">
        <w:rPr>
          <w:spacing w:val="44"/>
          <w:sz w:val="24"/>
          <w:szCs w:val="24"/>
        </w:rPr>
        <w:t xml:space="preserve"> </w:t>
      </w:r>
      <w:r w:rsidRPr="00CE0AAC">
        <w:rPr>
          <w:sz w:val="24"/>
          <w:szCs w:val="24"/>
        </w:rPr>
        <w:t>three</w:t>
      </w:r>
      <w:r w:rsidRPr="00CE0AAC">
        <w:rPr>
          <w:spacing w:val="43"/>
          <w:sz w:val="24"/>
          <w:szCs w:val="24"/>
        </w:rPr>
        <w:t xml:space="preserve"> </w:t>
      </w:r>
      <w:r w:rsidRPr="00CE0AAC">
        <w:rPr>
          <w:sz w:val="24"/>
          <w:szCs w:val="24"/>
        </w:rPr>
        <w:t>actors:</w:t>
      </w:r>
      <w:r w:rsidRPr="00CE0AAC">
        <w:rPr>
          <w:spacing w:val="38"/>
          <w:sz w:val="24"/>
          <w:szCs w:val="24"/>
        </w:rPr>
        <w:t xml:space="preserve"> </w:t>
      </w:r>
      <w:r w:rsidRPr="00CE0AAC">
        <w:rPr>
          <w:sz w:val="24"/>
          <w:szCs w:val="24"/>
        </w:rPr>
        <w:t>the</w:t>
      </w:r>
      <w:r w:rsidRPr="00CE0AAC">
        <w:rPr>
          <w:spacing w:val="44"/>
          <w:sz w:val="24"/>
          <w:szCs w:val="24"/>
        </w:rPr>
        <w:t xml:space="preserve"> </w:t>
      </w:r>
      <w:r w:rsidRPr="00CE0AAC">
        <w:rPr>
          <w:sz w:val="24"/>
          <w:szCs w:val="24"/>
        </w:rPr>
        <w:t>Driver,</w:t>
      </w:r>
      <w:r w:rsidRPr="00CE0AAC">
        <w:rPr>
          <w:spacing w:val="44"/>
          <w:sz w:val="24"/>
          <w:szCs w:val="24"/>
        </w:rPr>
        <w:t xml:space="preserve"> </w:t>
      </w:r>
      <w:r w:rsidRPr="00CE0AAC">
        <w:rPr>
          <w:sz w:val="24"/>
          <w:szCs w:val="24"/>
        </w:rPr>
        <w:t>the</w:t>
      </w:r>
      <w:r w:rsidRPr="00CE0AAC">
        <w:rPr>
          <w:spacing w:val="44"/>
          <w:sz w:val="24"/>
          <w:szCs w:val="24"/>
        </w:rPr>
        <w:t xml:space="preserve"> </w:t>
      </w:r>
      <w:r w:rsidRPr="00CE0AAC">
        <w:rPr>
          <w:sz w:val="24"/>
          <w:szCs w:val="24"/>
        </w:rPr>
        <w:t>Traffic</w:t>
      </w:r>
      <w:r w:rsidRPr="00CE0AAC">
        <w:rPr>
          <w:spacing w:val="-67"/>
          <w:sz w:val="24"/>
          <w:szCs w:val="24"/>
        </w:rPr>
        <w:t xml:space="preserve"> </w:t>
      </w:r>
      <w:r w:rsidRPr="00CE0AAC">
        <w:rPr>
          <w:sz w:val="24"/>
          <w:szCs w:val="24"/>
        </w:rPr>
        <w:t>Sign</w:t>
      </w:r>
      <w:r w:rsidRPr="00CE0AAC">
        <w:rPr>
          <w:spacing w:val="-5"/>
          <w:sz w:val="24"/>
          <w:szCs w:val="24"/>
        </w:rPr>
        <w:t xml:space="preserve"> </w:t>
      </w:r>
      <w:r w:rsidRPr="00CE0AAC">
        <w:rPr>
          <w:sz w:val="24"/>
          <w:szCs w:val="24"/>
        </w:rPr>
        <w:t>Detector,</w:t>
      </w:r>
      <w:r w:rsidRPr="00CE0AAC">
        <w:rPr>
          <w:spacing w:val="4"/>
          <w:sz w:val="24"/>
          <w:szCs w:val="24"/>
        </w:rPr>
        <w:t xml:space="preserve"> </w:t>
      </w:r>
      <w:r w:rsidRPr="00CE0AAC">
        <w:rPr>
          <w:sz w:val="24"/>
          <w:szCs w:val="24"/>
        </w:rPr>
        <w:t>and the</w:t>
      </w:r>
      <w:r w:rsidRPr="00CE0AAC">
        <w:rPr>
          <w:spacing w:val="2"/>
          <w:sz w:val="24"/>
          <w:szCs w:val="24"/>
        </w:rPr>
        <w:t xml:space="preserve"> </w:t>
      </w:r>
      <w:r w:rsidRPr="00CE0AAC">
        <w:rPr>
          <w:sz w:val="24"/>
          <w:szCs w:val="24"/>
        </w:rPr>
        <w:t>Traffic</w:t>
      </w:r>
      <w:r w:rsidRPr="00CE0AAC">
        <w:rPr>
          <w:spacing w:val="1"/>
          <w:sz w:val="24"/>
          <w:szCs w:val="24"/>
        </w:rPr>
        <w:t xml:space="preserve"> </w:t>
      </w:r>
      <w:r w:rsidRPr="00CE0AAC">
        <w:rPr>
          <w:sz w:val="24"/>
          <w:szCs w:val="24"/>
        </w:rPr>
        <w:t>Sign</w:t>
      </w:r>
      <w:r w:rsidRPr="00CE0AAC">
        <w:rPr>
          <w:spacing w:val="-4"/>
          <w:sz w:val="24"/>
          <w:szCs w:val="24"/>
        </w:rPr>
        <w:t xml:space="preserve"> </w:t>
      </w:r>
      <w:r w:rsidRPr="00CE0AAC">
        <w:rPr>
          <w:sz w:val="24"/>
          <w:szCs w:val="24"/>
        </w:rPr>
        <w:t>Classifier</w:t>
      </w:r>
    </w:p>
    <w:p w:rsidR="0044095D" w:rsidRPr="00CE0AAC" w:rsidRDefault="0044095D" w:rsidP="00034DAE">
      <w:pPr>
        <w:pStyle w:val="ListParagraph"/>
        <w:numPr>
          <w:ilvl w:val="3"/>
          <w:numId w:val="1"/>
        </w:numPr>
        <w:tabs>
          <w:tab w:val="left" w:pos="821"/>
        </w:tabs>
        <w:spacing w:before="73" w:line="276" w:lineRule="auto"/>
        <w:ind w:right="1068"/>
        <w:jc w:val="both"/>
        <w:rPr>
          <w:sz w:val="24"/>
          <w:szCs w:val="24"/>
        </w:rPr>
      </w:pPr>
      <w:r w:rsidRPr="00CE0AAC">
        <w:rPr>
          <w:sz w:val="24"/>
          <w:szCs w:val="24"/>
        </w:rPr>
        <w:t>The Driver actor drives a vehicle and observes traffic signs. The use case</w:t>
      </w:r>
      <w:r w:rsidRPr="00CE0AAC">
        <w:rPr>
          <w:spacing w:val="1"/>
          <w:sz w:val="24"/>
          <w:szCs w:val="24"/>
        </w:rPr>
        <w:t xml:space="preserve"> </w:t>
      </w:r>
      <w:r w:rsidRPr="00CE0AAC">
        <w:rPr>
          <w:sz w:val="24"/>
          <w:szCs w:val="24"/>
        </w:rPr>
        <w:t>for</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Driver is</w:t>
      </w:r>
      <w:r w:rsidRPr="00CE0AAC">
        <w:rPr>
          <w:spacing w:val="2"/>
          <w:sz w:val="24"/>
          <w:szCs w:val="24"/>
        </w:rPr>
        <w:t xml:space="preserve"> </w:t>
      </w:r>
      <w:r w:rsidRPr="00CE0AAC">
        <w:rPr>
          <w:sz w:val="24"/>
          <w:szCs w:val="24"/>
        </w:rPr>
        <w:t>to drive</w:t>
      </w:r>
      <w:r w:rsidRPr="00CE0AAC">
        <w:rPr>
          <w:spacing w:val="2"/>
          <w:sz w:val="24"/>
          <w:szCs w:val="24"/>
        </w:rPr>
        <w:t xml:space="preserve"> </w:t>
      </w:r>
      <w:r w:rsidRPr="00CE0AAC">
        <w:rPr>
          <w:sz w:val="24"/>
          <w:szCs w:val="24"/>
        </w:rPr>
        <w:t>and</w:t>
      </w:r>
      <w:r w:rsidRPr="00CE0AAC">
        <w:rPr>
          <w:spacing w:val="4"/>
          <w:sz w:val="24"/>
          <w:szCs w:val="24"/>
        </w:rPr>
        <w:t xml:space="preserve"> </w:t>
      </w:r>
      <w:r w:rsidRPr="00CE0AAC">
        <w:rPr>
          <w:sz w:val="24"/>
          <w:szCs w:val="24"/>
        </w:rPr>
        <w:t>observe</w:t>
      </w:r>
      <w:r w:rsidRPr="00CE0AAC">
        <w:rPr>
          <w:spacing w:val="1"/>
          <w:sz w:val="24"/>
          <w:szCs w:val="24"/>
        </w:rPr>
        <w:t xml:space="preserve"> </w:t>
      </w:r>
      <w:r w:rsidRPr="00CE0AAC">
        <w:rPr>
          <w:sz w:val="24"/>
          <w:szCs w:val="24"/>
        </w:rPr>
        <w:t>signs.</w:t>
      </w:r>
    </w:p>
    <w:p w:rsidR="0044095D" w:rsidRPr="00CE0AAC" w:rsidRDefault="0044095D" w:rsidP="00034DAE">
      <w:pPr>
        <w:pStyle w:val="ListParagraph"/>
        <w:numPr>
          <w:ilvl w:val="3"/>
          <w:numId w:val="1"/>
        </w:numPr>
        <w:tabs>
          <w:tab w:val="left" w:pos="821"/>
        </w:tabs>
        <w:spacing w:before="200" w:line="278" w:lineRule="auto"/>
        <w:ind w:right="1072"/>
        <w:jc w:val="both"/>
        <w:rPr>
          <w:sz w:val="24"/>
          <w:szCs w:val="24"/>
        </w:rPr>
      </w:pPr>
      <w:r w:rsidRPr="00CE0AAC">
        <w:rPr>
          <w:sz w:val="24"/>
          <w:szCs w:val="24"/>
        </w:rPr>
        <w:t>The Traffic Sign Detector actor detects traffic signs in an image captured</w:t>
      </w:r>
      <w:r w:rsidRPr="00CE0AAC">
        <w:rPr>
          <w:spacing w:val="1"/>
          <w:sz w:val="24"/>
          <w:szCs w:val="24"/>
        </w:rPr>
        <w:t xml:space="preserve"> </w:t>
      </w:r>
      <w:r w:rsidRPr="00CE0AAC">
        <w:rPr>
          <w:sz w:val="24"/>
          <w:szCs w:val="24"/>
        </w:rPr>
        <w:t>by a camera or retrieved from a database. The use case for the Traffic</w:t>
      </w:r>
      <w:r w:rsidRPr="00CE0AAC">
        <w:rPr>
          <w:spacing w:val="1"/>
          <w:sz w:val="24"/>
          <w:szCs w:val="24"/>
        </w:rPr>
        <w:t xml:space="preserve"> </w:t>
      </w:r>
      <w:r w:rsidRPr="00CE0AAC">
        <w:rPr>
          <w:sz w:val="24"/>
          <w:szCs w:val="24"/>
        </w:rPr>
        <w:t>Sign</w:t>
      </w:r>
      <w:r w:rsidRPr="00CE0AAC">
        <w:rPr>
          <w:spacing w:val="-6"/>
          <w:sz w:val="24"/>
          <w:szCs w:val="24"/>
        </w:rPr>
        <w:t xml:space="preserve"> </w:t>
      </w:r>
      <w:r w:rsidRPr="00CE0AAC">
        <w:rPr>
          <w:sz w:val="24"/>
          <w:szCs w:val="24"/>
        </w:rPr>
        <w:t>Detector</w:t>
      </w:r>
      <w:r w:rsidRPr="00CE0AAC">
        <w:rPr>
          <w:spacing w:val="1"/>
          <w:sz w:val="24"/>
          <w:szCs w:val="24"/>
        </w:rPr>
        <w:t xml:space="preserve"> </w:t>
      </w:r>
      <w:r w:rsidRPr="00CE0AAC">
        <w:rPr>
          <w:sz w:val="24"/>
          <w:szCs w:val="24"/>
        </w:rPr>
        <w:t>is</w:t>
      </w:r>
      <w:r w:rsidRPr="00CE0AAC">
        <w:rPr>
          <w:spacing w:val="1"/>
          <w:sz w:val="24"/>
          <w:szCs w:val="24"/>
        </w:rPr>
        <w:t xml:space="preserve"> </w:t>
      </w:r>
      <w:r w:rsidRPr="00CE0AAC">
        <w:rPr>
          <w:sz w:val="24"/>
          <w:szCs w:val="24"/>
        </w:rPr>
        <w:t>to</w:t>
      </w:r>
      <w:r w:rsidRPr="00CE0AAC">
        <w:rPr>
          <w:spacing w:val="-1"/>
          <w:sz w:val="24"/>
          <w:szCs w:val="24"/>
        </w:rPr>
        <w:t xml:space="preserve"> </w:t>
      </w:r>
      <w:r w:rsidRPr="00CE0AAC">
        <w:rPr>
          <w:sz w:val="24"/>
          <w:szCs w:val="24"/>
        </w:rPr>
        <w:t>detect</w:t>
      </w:r>
      <w:r w:rsidRPr="00CE0AAC">
        <w:rPr>
          <w:spacing w:val="-1"/>
          <w:sz w:val="24"/>
          <w:szCs w:val="24"/>
        </w:rPr>
        <w:t xml:space="preserve"> </w:t>
      </w:r>
      <w:r w:rsidRPr="00CE0AAC">
        <w:rPr>
          <w:sz w:val="24"/>
          <w:szCs w:val="24"/>
        </w:rPr>
        <w:t>traffic signs</w:t>
      </w:r>
      <w:r w:rsidRPr="00CE0AAC">
        <w:rPr>
          <w:spacing w:val="1"/>
          <w:sz w:val="24"/>
          <w:szCs w:val="24"/>
        </w:rPr>
        <w:t xml:space="preserve"> </w:t>
      </w:r>
      <w:r w:rsidRPr="00CE0AAC">
        <w:rPr>
          <w:sz w:val="24"/>
          <w:szCs w:val="24"/>
        </w:rPr>
        <w:t>and</w:t>
      </w:r>
      <w:r w:rsidRPr="00CE0AAC">
        <w:rPr>
          <w:spacing w:val="-2"/>
          <w:sz w:val="24"/>
          <w:szCs w:val="24"/>
        </w:rPr>
        <w:t xml:space="preserve"> </w:t>
      </w:r>
      <w:r w:rsidRPr="00CE0AAC">
        <w:rPr>
          <w:sz w:val="24"/>
          <w:szCs w:val="24"/>
        </w:rPr>
        <w:t>return</w:t>
      </w:r>
      <w:r w:rsidRPr="00CE0AAC">
        <w:rPr>
          <w:spacing w:val="-5"/>
          <w:sz w:val="24"/>
          <w:szCs w:val="24"/>
        </w:rPr>
        <w:t xml:space="preserve"> </w:t>
      </w:r>
      <w:r w:rsidRPr="00CE0AAC">
        <w:rPr>
          <w:sz w:val="24"/>
          <w:szCs w:val="24"/>
        </w:rPr>
        <w:t>the detected signs.</w:t>
      </w:r>
    </w:p>
    <w:p w:rsidR="0044095D" w:rsidRPr="00CE0AAC" w:rsidRDefault="0044095D" w:rsidP="00034DAE">
      <w:pPr>
        <w:pStyle w:val="ListParagraph"/>
        <w:numPr>
          <w:ilvl w:val="3"/>
          <w:numId w:val="1"/>
        </w:numPr>
        <w:tabs>
          <w:tab w:val="left" w:pos="821"/>
        </w:tabs>
        <w:spacing w:before="194" w:line="276" w:lineRule="auto"/>
        <w:ind w:right="1061"/>
        <w:jc w:val="both"/>
        <w:rPr>
          <w:sz w:val="24"/>
          <w:szCs w:val="24"/>
        </w:rPr>
      </w:pPr>
      <w:r w:rsidRPr="00CE0AAC">
        <w:rPr>
          <w:sz w:val="24"/>
          <w:szCs w:val="24"/>
        </w:rPr>
        <w:lastRenderedPageBreak/>
        <w:t>The Traffic Sign Classifier actor classifies the detected traffic signs using</w:t>
      </w:r>
      <w:r w:rsidRPr="00CE0AAC">
        <w:rPr>
          <w:spacing w:val="1"/>
          <w:sz w:val="24"/>
          <w:szCs w:val="24"/>
        </w:rPr>
        <w:t xml:space="preserve"> </w:t>
      </w:r>
      <w:r w:rsidRPr="00CE0AAC">
        <w:rPr>
          <w:sz w:val="24"/>
          <w:szCs w:val="24"/>
        </w:rPr>
        <w:t>a machine learning model. The use case for the Traffic Sign Classifier is</w:t>
      </w:r>
      <w:r w:rsidRPr="00CE0AAC">
        <w:rPr>
          <w:spacing w:val="1"/>
          <w:sz w:val="24"/>
          <w:szCs w:val="24"/>
        </w:rPr>
        <w:t xml:space="preserve"> </w:t>
      </w:r>
      <w:r w:rsidRPr="00CE0AAC">
        <w:rPr>
          <w:sz w:val="24"/>
          <w:szCs w:val="24"/>
        </w:rPr>
        <w:t>to</w:t>
      </w:r>
      <w:r w:rsidRPr="00CE0AAC">
        <w:rPr>
          <w:spacing w:val="-1"/>
          <w:sz w:val="24"/>
          <w:szCs w:val="24"/>
        </w:rPr>
        <w:t xml:space="preserve"> </w:t>
      </w:r>
      <w:r w:rsidRPr="00CE0AAC">
        <w:rPr>
          <w:sz w:val="24"/>
          <w:szCs w:val="24"/>
        </w:rPr>
        <w:t>load the</w:t>
      </w:r>
      <w:r w:rsidRPr="00CE0AAC">
        <w:rPr>
          <w:spacing w:val="1"/>
          <w:sz w:val="24"/>
          <w:szCs w:val="24"/>
        </w:rPr>
        <w:t xml:space="preserve"> </w:t>
      </w:r>
      <w:r w:rsidRPr="00CE0AAC">
        <w:rPr>
          <w:sz w:val="24"/>
          <w:szCs w:val="24"/>
        </w:rPr>
        <w:t>classifier and classify the</w:t>
      </w:r>
      <w:r w:rsidRPr="00CE0AAC">
        <w:rPr>
          <w:spacing w:val="1"/>
          <w:sz w:val="24"/>
          <w:szCs w:val="24"/>
        </w:rPr>
        <w:t xml:space="preserve"> </w:t>
      </w:r>
      <w:r w:rsidRPr="00CE0AAC">
        <w:rPr>
          <w:sz w:val="24"/>
          <w:szCs w:val="24"/>
        </w:rPr>
        <w:t>detected</w:t>
      </w:r>
      <w:r w:rsidRPr="00CE0AAC">
        <w:rPr>
          <w:spacing w:val="1"/>
          <w:sz w:val="24"/>
          <w:szCs w:val="24"/>
        </w:rPr>
        <w:t xml:space="preserve"> </w:t>
      </w:r>
      <w:r w:rsidRPr="00CE0AAC">
        <w:rPr>
          <w:sz w:val="24"/>
          <w:szCs w:val="24"/>
        </w:rPr>
        <w:t>signs.</w:t>
      </w:r>
    </w:p>
    <w:p w:rsidR="0044095D" w:rsidRDefault="0044095D" w:rsidP="00034DAE">
      <w:pPr>
        <w:pStyle w:val="ListParagraph"/>
        <w:numPr>
          <w:ilvl w:val="3"/>
          <w:numId w:val="1"/>
        </w:numPr>
        <w:tabs>
          <w:tab w:val="left" w:pos="821"/>
        </w:tabs>
        <w:spacing w:before="198" w:line="276" w:lineRule="auto"/>
        <w:ind w:right="1062"/>
        <w:jc w:val="both"/>
        <w:rPr>
          <w:sz w:val="24"/>
          <w:szCs w:val="24"/>
        </w:rPr>
      </w:pPr>
      <w:r w:rsidRPr="00CE0AAC">
        <w:rPr>
          <w:sz w:val="24"/>
          <w:szCs w:val="24"/>
        </w:rPr>
        <w:t>The use case diagram shows the interactions between the actors and the</w:t>
      </w:r>
      <w:r w:rsidRPr="00CE0AAC">
        <w:rPr>
          <w:spacing w:val="1"/>
          <w:sz w:val="24"/>
          <w:szCs w:val="24"/>
        </w:rPr>
        <w:t xml:space="preserve"> </w:t>
      </w:r>
      <w:r w:rsidRPr="00CE0AAC">
        <w:rPr>
          <w:sz w:val="24"/>
          <w:szCs w:val="24"/>
        </w:rPr>
        <w:t>system, which provides a high-level overview of the functionality of the</w:t>
      </w:r>
      <w:r w:rsidRPr="00CE0AAC">
        <w:rPr>
          <w:spacing w:val="1"/>
          <w:sz w:val="24"/>
          <w:szCs w:val="24"/>
        </w:rPr>
        <w:t xml:space="preserve"> </w:t>
      </w:r>
      <w:r w:rsidRPr="00CE0AAC">
        <w:rPr>
          <w:sz w:val="24"/>
          <w:szCs w:val="24"/>
        </w:rPr>
        <w:t>traffic</w:t>
      </w:r>
      <w:r w:rsidRPr="00CE0AAC">
        <w:rPr>
          <w:spacing w:val="1"/>
          <w:sz w:val="24"/>
          <w:szCs w:val="24"/>
        </w:rPr>
        <w:t xml:space="preserve"> </w:t>
      </w:r>
      <w:r w:rsidRPr="00CE0AAC">
        <w:rPr>
          <w:sz w:val="24"/>
          <w:szCs w:val="24"/>
        </w:rPr>
        <w:t>sign</w:t>
      </w:r>
      <w:r w:rsidRPr="00CE0AAC">
        <w:rPr>
          <w:spacing w:val="-4"/>
          <w:sz w:val="24"/>
          <w:szCs w:val="24"/>
        </w:rPr>
        <w:t xml:space="preserve"> </w:t>
      </w:r>
      <w:r w:rsidRPr="00CE0AAC">
        <w:rPr>
          <w:sz w:val="24"/>
          <w:szCs w:val="24"/>
        </w:rPr>
        <w:t>recognition</w:t>
      </w:r>
      <w:r w:rsidRPr="00CE0AAC">
        <w:rPr>
          <w:spacing w:val="-3"/>
          <w:sz w:val="24"/>
          <w:szCs w:val="24"/>
        </w:rPr>
        <w:t xml:space="preserve"> </w:t>
      </w:r>
      <w:r w:rsidRPr="00CE0AAC">
        <w:rPr>
          <w:sz w:val="24"/>
          <w:szCs w:val="24"/>
        </w:rPr>
        <w:t>project.</w:t>
      </w:r>
    </w:p>
    <w:p w:rsidR="00A97588" w:rsidRPr="00CE0AAC" w:rsidRDefault="00A97588" w:rsidP="00A97588">
      <w:pPr>
        <w:pStyle w:val="ListParagraph"/>
        <w:tabs>
          <w:tab w:val="left" w:pos="821"/>
        </w:tabs>
        <w:spacing w:before="198" w:line="276" w:lineRule="auto"/>
        <w:ind w:right="1062" w:firstLine="0"/>
        <w:jc w:val="both"/>
        <w:rPr>
          <w:sz w:val="24"/>
          <w:szCs w:val="24"/>
        </w:rPr>
      </w:pPr>
    </w:p>
    <w:p w:rsidR="0044095D" w:rsidRPr="00773ADD" w:rsidRDefault="00527110" w:rsidP="00527110">
      <w:pPr>
        <w:pStyle w:val="Heading4"/>
        <w:rPr>
          <w:rFonts w:ascii="Times New Roman" w:hAnsi="Times New Roman" w:cs="Times New Roman"/>
          <w:i w:val="0"/>
          <w:color w:val="auto"/>
          <w:sz w:val="28"/>
          <w:szCs w:val="28"/>
        </w:rPr>
      </w:pPr>
      <w:bookmarkStart w:id="45" w:name="4.1.3_SEQUENCE_DIAGRAM"/>
      <w:bookmarkEnd w:id="45"/>
      <w:r w:rsidRPr="00773ADD">
        <w:rPr>
          <w:rFonts w:ascii="Times New Roman" w:hAnsi="Times New Roman" w:cs="Times New Roman"/>
          <w:i w:val="0"/>
          <w:color w:val="auto"/>
          <w:sz w:val="28"/>
          <w:szCs w:val="28"/>
        </w:rPr>
        <w:t>4.1.3</w:t>
      </w:r>
      <w:r w:rsidR="00A97588" w:rsidRPr="00773ADD">
        <w:rPr>
          <w:rFonts w:ascii="Times New Roman" w:hAnsi="Times New Roman" w:cs="Times New Roman"/>
          <w:i w:val="0"/>
          <w:color w:val="auto"/>
          <w:sz w:val="28"/>
          <w:szCs w:val="28"/>
        </w:rPr>
        <w:t xml:space="preserve"> </w:t>
      </w:r>
      <w:r w:rsidR="00552848" w:rsidRPr="00773ADD">
        <w:rPr>
          <w:rFonts w:ascii="Times New Roman" w:hAnsi="Times New Roman" w:cs="Times New Roman"/>
          <w:i w:val="0"/>
          <w:color w:val="auto"/>
          <w:sz w:val="28"/>
          <w:szCs w:val="28"/>
        </w:rPr>
        <w:t>Sequence diagram</w:t>
      </w:r>
    </w:p>
    <w:p w:rsidR="0044095D" w:rsidRDefault="0044095D" w:rsidP="0044095D">
      <w:pPr>
        <w:pStyle w:val="BodyText"/>
        <w:spacing w:before="49" w:line="276" w:lineRule="auto"/>
        <w:ind w:left="100" w:right="1056"/>
        <w:jc w:val="both"/>
      </w:pPr>
    </w:p>
    <w:p w:rsidR="0044095D" w:rsidRPr="00CE0AAC" w:rsidRDefault="0044095D" w:rsidP="0044095D">
      <w:pPr>
        <w:pStyle w:val="BodyText"/>
        <w:spacing w:before="49" w:line="276" w:lineRule="auto"/>
        <w:ind w:left="100" w:right="1056"/>
        <w:jc w:val="both"/>
        <w:rPr>
          <w:sz w:val="24"/>
          <w:szCs w:val="24"/>
        </w:rPr>
      </w:pPr>
      <w:r w:rsidRPr="00CE0AAC">
        <w:rPr>
          <w:sz w:val="24"/>
          <w:szCs w:val="24"/>
        </w:rPr>
        <w:t>A sequence diagram in Unified Modelling Language (UML) is one variety of</w:t>
      </w:r>
      <w:r w:rsidRPr="00CE0AAC">
        <w:rPr>
          <w:spacing w:val="1"/>
          <w:sz w:val="24"/>
          <w:szCs w:val="24"/>
        </w:rPr>
        <w:t xml:space="preserve"> </w:t>
      </w:r>
      <w:r w:rsidRPr="00CE0AAC">
        <w:rPr>
          <w:sz w:val="24"/>
          <w:szCs w:val="24"/>
        </w:rPr>
        <w:t>interaction diagram that suggests how methods operate with one other and in</w:t>
      </w:r>
      <w:r w:rsidRPr="00CE0AAC">
        <w:rPr>
          <w:spacing w:val="1"/>
          <w:sz w:val="24"/>
          <w:szCs w:val="24"/>
        </w:rPr>
        <w:t xml:space="preserve"> </w:t>
      </w:r>
      <w:r w:rsidRPr="00CE0AAC">
        <w:rPr>
          <w:sz w:val="24"/>
          <w:szCs w:val="24"/>
        </w:rPr>
        <w:t>what order. It is a construct of a Message Sequence Chart. Sequence diagrams</w:t>
      </w:r>
      <w:r w:rsidRPr="00CE0AAC">
        <w:rPr>
          <w:spacing w:val="1"/>
          <w:sz w:val="24"/>
          <w:szCs w:val="24"/>
        </w:rPr>
        <w:t xml:space="preserve"> </w:t>
      </w:r>
      <w:r w:rsidRPr="00CE0AAC">
        <w:rPr>
          <w:sz w:val="24"/>
          <w:szCs w:val="24"/>
        </w:rPr>
        <w:t>are quite often referred to as event-hint diagrams, event situations, and timing</w:t>
      </w:r>
      <w:r w:rsidRPr="00CE0AAC">
        <w:rPr>
          <w:spacing w:val="1"/>
          <w:sz w:val="24"/>
          <w:szCs w:val="24"/>
        </w:rPr>
        <w:t xml:space="preserve"> </w:t>
      </w:r>
      <w:r w:rsidRPr="00CE0AAC">
        <w:rPr>
          <w:sz w:val="24"/>
          <w:szCs w:val="24"/>
        </w:rPr>
        <w:t>diagrams. A sequence diagram suggests, as parallel vertical traces (lifelines),</w:t>
      </w:r>
      <w:r w:rsidRPr="00CE0AAC">
        <w:rPr>
          <w:spacing w:val="1"/>
          <w:sz w:val="24"/>
          <w:szCs w:val="24"/>
        </w:rPr>
        <w:t xml:space="preserve"> </w:t>
      </w:r>
      <w:r w:rsidRPr="00CE0AAC">
        <w:rPr>
          <w:sz w:val="24"/>
          <w:szCs w:val="24"/>
        </w:rPr>
        <w:t>special systems or objects that are residing at the same time, and, as horizontal</w:t>
      </w:r>
      <w:r w:rsidRPr="00CE0AAC">
        <w:rPr>
          <w:spacing w:val="1"/>
          <w:sz w:val="24"/>
          <w:szCs w:val="24"/>
        </w:rPr>
        <w:t xml:space="preserve"> </w:t>
      </w:r>
      <w:r w:rsidRPr="00CE0AAC">
        <w:rPr>
          <w:sz w:val="24"/>
          <w:szCs w:val="24"/>
        </w:rPr>
        <w:t>arrows, the messages exchanged between them, within the order the place they</w:t>
      </w:r>
      <w:r w:rsidRPr="00CE0AAC">
        <w:rPr>
          <w:spacing w:val="1"/>
          <w:sz w:val="24"/>
          <w:szCs w:val="24"/>
        </w:rPr>
        <w:t xml:space="preserve"> </w:t>
      </w:r>
      <w:r w:rsidRPr="00CE0AAC">
        <w:rPr>
          <w:sz w:val="24"/>
          <w:szCs w:val="24"/>
        </w:rPr>
        <w:t>occur.</w:t>
      </w:r>
    </w:p>
    <w:p w:rsidR="0044095D" w:rsidRDefault="0044095D" w:rsidP="0044095D">
      <w:pPr>
        <w:pStyle w:val="BodyText"/>
        <w:rPr>
          <w:sz w:val="20"/>
        </w:rPr>
      </w:pPr>
    </w:p>
    <w:p w:rsidR="0044095D" w:rsidRDefault="0044095D" w:rsidP="0044095D">
      <w:pPr>
        <w:pStyle w:val="BodyText"/>
        <w:spacing w:before="3"/>
        <w:rPr>
          <w:sz w:val="18"/>
        </w:rPr>
      </w:pPr>
      <w:r>
        <w:rPr>
          <w:noProof/>
        </w:rPr>
        <w:drawing>
          <wp:anchor distT="0" distB="0" distL="0" distR="0" simplePos="0" relativeHeight="251691008" behindDoc="0" locked="0" layoutInCell="1" allowOverlap="1" wp14:anchorId="63305AEE" wp14:editId="511D58B1">
            <wp:simplePos x="0" y="0"/>
            <wp:positionH relativeFrom="page">
              <wp:posOffset>1238250</wp:posOffset>
            </wp:positionH>
            <wp:positionV relativeFrom="paragraph">
              <wp:posOffset>155575</wp:posOffset>
            </wp:positionV>
            <wp:extent cx="5068570" cy="3000375"/>
            <wp:effectExtent l="0" t="0" r="0" b="9525"/>
            <wp:wrapTopAndBottom/>
            <wp:docPr id="17" name="image9.png" descr="https://documents.lucid.app/documents/253d1ec5-a045-4e12-9222-b9e4dfd35986/pages/0_0?a=911&amp;x=193&amp;y=477&amp;w=1479&amp;h=946&amp;store=1&amp;accept=image%2F*&amp;auth=LCA%203491f7e07805a645970ad1ffa4f6e8e14fb59e8e2a1c9b8d1b8fe5f7fab24a7c-ts%3D16797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9" cstate="print"/>
                    <a:stretch>
                      <a:fillRect/>
                    </a:stretch>
                  </pic:blipFill>
                  <pic:spPr>
                    <a:xfrm>
                      <a:off x="0" y="0"/>
                      <a:ext cx="5068570" cy="3000375"/>
                    </a:xfrm>
                    <a:prstGeom prst="rect">
                      <a:avLst/>
                    </a:prstGeom>
                  </pic:spPr>
                </pic:pic>
              </a:graphicData>
            </a:graphic>
            <wp14:sizeRelV relativeFrom="margin">
              <wp14:pctHeight>0</wp14:pctHeight>
            </wp14:sizeRelV>
          </wp:anchor>
        </w:drawing>
      </w:r>
    </w:p>
    <w:p w:rsidR="0044095D" w:rsidRDefault="0044095D" w:rsidP="0044095D">
      <w:pPr>
        <w:rPr>
          <w:sz w:val="18"/>
        </w:rPr>
        <w:sectPr w:rsidR="0044095D" w:rsidSect="0007381C">
          <w:pgSz w:w="11910" w:h="16840"/>
          <w:pgMar w:top="1340" w:right="380" w:bottom="1180" w:left="1340" w:header="0" w:footer="918" w:gutter="0"/>
          <w:pgBorders w:offsetFrom="page">
            <w:top w:val="single" w:sz="4" w:space="24" w:color="auto"/>
            <w:left w:val="single" w:sz="4" w:space="24" w:color="auto"/>
            <w:bottom w:val="single" w:sz="4" w:space="24" w:color="auto"/>
            <w:right w:val="single" w:sz="4" w:space="24" w:color="auto"/>
          </w:pgBorders>
          <w:cols w:space="720"/>
        </w:sectPr>
      </w:pPr>
    </w:p>
    <w:p w:rsidR="00F16D4C" w:rsidRDefault="00F16D4C" w:rsidP="00F16D4C">
      <w:pPr>
        <w:tabs>
          <w:tab w:val="left" w:pos="1128"/>
        </w:tabs>
        <w:spacing w:before="201"/>
        <w:rPr>
          <w:sz w:val="28"/>
        </w:rPr>
      </w:pPr>
    </w:p>
    <w:p w:rsidR="0044095D" w:rsidRPr="00BA567B" w:rsidRDefault="0044095D" w:rsidP="00034DAE">
      <w:pPr>
        <w:pStyle w:val="BodyText"/>
        <w:numPr>
          <w:ilvl w:val="0"/>
          <w:numId w:val="5"/>
        </w:numPr>
        <w:jc w:val="both"/>
        <w:rPr>
          <w:sz w:val="24"/>
          <w:szCs w:val="24"/>
        </w:rPr>
      </w:pPr>
      <w:r w:rsidRPr="00BA567B">
        <w:rPr>
          <w:sz w:val="24"/>
          <w:szCs w:val="24"/>
        </w:rPr>
        <w:t>In this sequence diagram, we have three actors: the Driver, the Traffic</w:t>
      </w:r>
      <w:r w:rsidRPr="00BA567B">
        <w:rPr>
          <w:spacing w:val="1"/>
          <w:sz w:val="24"/>
          <w:szCs w:val="24"/>
        </w:rPr>
        <w:t xml:space="preserve"> </w:t>
      </w:r>
      <w:r w:rsidRPr="00BA567B">
        <w:rPr>
          <w:sz w:val="24"/>
          <w:szCs w:val="24"/>
        </w:rPr>
        <w:t>Sign</w:t>
      </w:r>
      <w:r w:rsidRPr="00BA567B">
        <w:rPr>
          <w:spacing w:val="-5"/>
          <w:sz w:val="24"/>
          <w:szCs w:val="24"/>
        </w:rPr>
        <w:t xml:space="preserve"> </w:t>
      </w:r>
      <w:r w:rsidRPr="00BA567B">
        <w:rPr>
          <w:sz w:val="24"/>
          <w:szCs w:val="24"/>
        </w:rPr>
        <w:t>Detector,</w:t>
      </w:r>
      <w:r w:rsidRPr="00BA567B">
        <w:rPr>
          <w:spacing w:val="4"/>
          <w:sz w:val="24"/>
          <w:szCs w:val="24"/>
        </w:rPr>
        <w:t xml:space="preserve"> </w:t>
      </w:r>
      <w:r w:rsidRPr="00BA567B">
        <w:rPr>
          <w:sz w:val="24"/>
          <w:szCs w:val="24"/>
        </w:rPr>
        <w:t>and the</w:t>
      </w:r>
      <w:r w:rsidRPr="00BA567B">
        <w:rPr>
          <w:spacing w:val="2"/>
          <w:sz w:val="24"/>
          <w:szCs w:val="24"/>
        </w:rPr>
        <w:t xml:space="preserve"> </w:t>
      </w:r>
      <w:r w:rsidRPr="00BA567B">
        <w:rPr>
          <w:sz w:val="24"/>
          <w:szCs w:val="24"/>
        </w:rPr>
        <w:t>Traffic</w:t>
      </w:r>
      <w:r w:rsidRPr="00BA567B">
        <w:rPr>
          <w:spacing w:val="1"/>
          <w:sz w:val="24"/>
          <w:szCs w:val="24"/>
        </w:rPr>
        <w:t xml:space="preserve"> </w:t>
      </w:r>
      <w:r w:rsidRPr="00BA567B">
        <w:rPr>
          <w:sz w:val="24"/>
          <w:szCs w:val="24"/>
        </w:rPr>
        <w:t>Sign</w:t>
      </w:r>
      <w:r w:rsidRPr="00BA567B">
        <w:rPr>
          <w:spacing w:val="-4"/>
          <w:sz w:val="24"/>
          <w:szCs w:val="24"/>
        </w:rPr>
        <w:t xml:space="preserve"> </w:t>
      </w:r>
      <w:r w:rsidRPr="00BA567B">
        <w:rPr>
          <w:sz w:val="24"/>
          <w:szCs w:val="24"/>
        </w:rPr>
        <w:t>Classifier.</w:t>
      </w:r>
    </w:p>
    <w:p w:rsidR="0044095D" w:rsidRPr="00BA567B" w:rsidRDefault="0044095D" w:rsidP="00034DAE">
      <w:pPr>
        <w:pStyle w:val="BodyText"/>
        <w:numPr>
          <w:ilvl w:val="0"/>
          <w:numId w:val="5"/>
        </w:numPr>
        <w:jc w:val="both"/>
        <w:rPr>
          <w:sz w:val="24"/>
          <w:szCs w:val="24"/>
        </w:rPr>
      </w:pPr>
      <w:r w:rsidRPr="00BA567B">
        <w:rPr>
          <w:sz w:val="24"/>
          <w:szCs w:val="24"/>
        </w:rPr>
        <w:t>The sequence diagram starts with the Driver driving and observing traffic</w:t>
      </w:r>
      <w:r w:rsidRPr="00BA567B">
        <w:rPr>
          <w:spacing w:val="1"/>
          <w:sz w:val="24"/>
          <w:szCs w:val="24"/>
        </w:rPr>
        <w:t xml:space="preserve"> </w:t>
      </w:r>
      <w:r w:rsidRPr="00BA567B">
        <w:rPr>
          <w:sz w:val="24"/>
          <w:szCs w:val="24"/>
        </w:rPr>
        <w:t>signs. The Driver then sends a request to the Traffic Sign Detector to</w:t>
      </w:r>
      <w:r w:rsidRPr="00BA567B">
        <w:rPr>
          <w:spacing w:val="1"/>
          <w:sz w:val="24"/>
          <w:szCs w:val="24"/>
        </w:rPr>
        <w:t xml:space="preserve"> </w:t>
      </w:r>
      <w:r w:rsidRPr="00BA567B">
        <w:rPr>
          <w:sz w:val="24"/>
          <w:szCs w:val="24"/>
        </w:rPr>
        <w:t>detect traffic signs</w:t>
      </w:r>
      <w:r w:rsidRPr="00BA567B">
        <w:rPr>
          <w:spacing w:val="1"/>
          <w:sz w:val="24"/>
          <w:szCs w:val="24"/>
        </w:rPr>
        <w:t xml:space="preserve"> </w:t>
      </w:r>
      <w:r w:rsidRPr="00BA567B">
        <w:rPr>
          <w:sz w:val="24"/>
          <w:szCs w:val="24"/>
        </w:rPr>
        <w:t>in the observed image.</w:t>
      </w:r>
      <w:r w:rsidRPr="00BA567B">
        <w:rPr>
          <w:spacing w:val="1"/>
          <w:sz w:val="24"/>
          <w:szCs w:val="24"/>
        </w:rPr>
        <w:t xml:space="preserve"> </w:t>
      </w:r>
      <w:r w:rsidRPr="00BA567B">
        <w:rPr>
          <w:sz w:val="24"/>
          <w:szCs w:val="24"/>
        </w:rPr>
        <w:t>The Traffic Sign Detector</w:t>
      </w:r>
      <w:r w:rsidRPr="00BA567B">
        <w:rPr>
          <w:spacing w:val="1"/>
          <w:sz w:val="24"/>
          <w:szCs w:val="24"/>
        </w:rPr>
        <w:t xml:space="preserve"> </w:t>
      </w:r>
      <w:r w:rsidRPr="00BA567B">
        <w:rPr>
          <w:sz w:val="24"/>
          <w:szCs w:val="24"/>
        </w:rPr>
        <w:t>analyzes</w:t>
      </w:r>
      <w:r w:rsidRPr="00BA567B">
        <w:rPr>
          <w:spacing w:val="1"/>
          <w:sz w:val="24"/>
          <w:szCs w:val="24"/>
        </w:rPr>
        <w:t xml:space="preserve"> </w:t>
      </w:r>
      <w:r w:rsidRPr="00BA567B">
        <w:rPr>
          <w:sz w:val="24"/>
          <w:szCs w:val="24"/>
        </w:rPr>
        <w:t>the</w:t>
      </w:r>
      <w:r w:rsidRPr="00BA567B">
        <w:rPr>
          <w:spacing w:val="1"/>
          <w:sz w:val="24"/>
          <w:szCs w:val="24"/>
        </w:rPr>
        <w:t xml:space="preserve"> </w:t>
      </w:r>
      <w:r w:rsidRPr="00BA567B">
        <w:rPr>
          <w:sz w:val="24"/>
          <w:szCs w:val="24"/>
        </w:rPr>
        <w:t>image</w:t>
      </w:r>
      <w:r w:rsidRPr="00BA567B">
        <w:rPr>
          <w:spacing w:val="1"/>
          <w:sz w:val="24"/>
          <w:szCs w:val="24"/>
        </w:rPr>
        <w:t xml:space="preserve"> </w:t>
      </w:r>
      <w:r w:rsidRPr="00BA567B">
        <w:rPr>
          <w:sz w:val="24"/>
          <w:szCs w:val="24"/>
        </w:rPr>
        <w:t>and</w:t>
      </w:r>
      <w:r w:rsidRPr="00BA567B">
        <w:rPr>
          <w:spacing w:val="1"/>
          <w:sz w:val="24"/>
          <w:szCs w:val="24"/>
        </w:rPr>
        <w:t xml:space="preserve"> </w:t>
      </w:r>
      <w:r w:rsidRPr="00BA567B">
        <w:rPr>
          <w:sz w:val="24"/>
          <w:szCs w:val="24"/>
        </w:rPr>
        <w:t>detects</w:t>
      </w:r>
      <w:r w:rsidRPr="00BA567B">
        <w:rPr>
          <w:spacing w:val="1"/>
          <w:sz w:val="24"/>
          <w:szCs w:val="24"/>
        </w:rPr>
        <w:t xml:space="preserve"> </w:t>
      </w:r>
      <w:r w:rsidRPr="00BA567B">
        <w:rPr>
          <w:sz w:val="24"/>
          <w:szCs w:val="24"/>
        </w:rPr>
        <w:t>the</w:t>
      </w:r>
      <w:r w:rsidRPr="00BA567B">
        <w:rPr>
          <w:spacing w:val="1"/>
          <w:sz w:val="24"/>
          <w:szCs w:val="24"/>
        </w:rPr>
        <w:t xml:space="preserve"> </w:t>
      </w:r>
      <w:r w:rsidRPr="00BA567B">
        <w:rPr>
          <w:sz w:val="24"/>
          <w:szCs w:val="24"/>
        </w:rPr>
        <w:t>traffic</w:t>
      </w:r>
      <w:r w:rsidRPr="00BA567B">
        <w:rPr>
          <w:spacing w:val="1"/>
          <w:sz w:val="24"/>
          <w:szCs w:val="24"/>
        </w:rPr>
        <w:t xml:space="preserve"> </w:t>
      </w:r>
      <w:r w:rsidRPr="00BA567B">
        <w:rPr>
          <w:sz w:val="24"/>
          <w:szCs w:val="24"/>
        </w:rPr>
        <w:t>signs.</w:t>
      </w:r>
      <w:r w:rsidRPr="00BA567B">
        <w:rPr>
          <w:spacing w:val="1"/>
          <w:sz w:val="24"/>
          <w:szCs w:val="24"/>
        </w:rPr>
        <w:t xml:space="preserve"> </w:t>
      </w:r>
      <w:r w:rsidRPr="00BA567B">
        <w:rPr>
          <w:sz w:val="24"/>
          <w:szCs w:val="24"/>
        </w:rPr>
        <w:t>It</w:t>
      </w:r>
      <w:r w:rsidRPr="00BA567B">
        <w:rPr>
          <w:spacing w:val="1"/>
          <w:sz w:val="24"/>
          <w:szCs w:val="24"/>
        </w:rPr>
        <w:t xml:space="preserve"> </w:t>
      </w:r>
      <w:r w:rsidRPr="00BA567B">
        <w:rPr>
          <w:sz w:val="24"/>
          <w:szCs w:val="24"/>
        </w:rPr>
        <w:t>then</w:t>
      </w:r>
      <w:r w:rsidRPr="00BA567B">
        <w:rPr>
          <w:spacing w:val="1"/>
          <w:sz w:val="24"/>
          <w:szCs w:val="24"/>
        </w:rPr>
        <w:t xml:space="preserve"> </w:t>
      </w:r>
      <w:r w:rsidRPr="00BA567B">
        <w:rPr>
          <w:sz w:val="24"/>
          <w:szCs w:val="24"/>
        </w:rPr>
        <w:t>returns</w:t>
      </w:r>
      <w:r w:rsidRPr="00BA567B">
        <w:rPr>
          <w:spacing w:val="1"/>
          <w:sz w:val="24"/>
          <w:szCs w:val="24"/>
        </w:rPr>
        <w:t xml:space="preserve"> </w:t>
      </w:r>
      <w:r w:rsidRPr="00BA567B">
        <w:rPr>
          <w:sz w:val="24"/>
          <w:szCs w:val="24"/>
        </w:rPr>
        <w:t>the</w:t>
      </w:r>
      <w:r w:rsidRPr="00BA567B">
        <w:rPr>
          <w:spacing w:val="1"/>
          <w:sz w:val="24"/>
          <w:szCs w:val="24"/>
        </w:rPr>
        <w:t xml:space="preserve"> </w:t>
      </w:r>
      <w:r w:rsidRPr="00BA567B">
        <w:rPr>
          <w:sz w:val="24"/>
          <w:szCs w:val="24"/>
        </w:rPr>
        <w:t>detected</w:t>
      </w:r>
      <w:r w:rsidRPr="00BA567B">
        <w:rPr>
          <w:spacing w:val="1"/>
          <w:sz w:val="24"/>
          <w:szCs w:val="24"/>
        </w:rPr>
        <w:t xml:space="preserve"> </w:t>
      </w:r>
      <w:r w:rsidRPr="00BA567B">
        <w:rPr>
          <w:sz w:val="24"/>
          <w:szCs w:val="24"/>
        </w:rPr>
        <w:t>signs</w:t>
      </w:r>
      <w:r w:rsidRPr="00BA567B">
        <w:rPr>
          <w:spacing w:val="3"/>
          <w:sz w:val="24"/>
          <w:szCs w:val="24"/>
        </w:rPr>
        <w:t xml:space="preserve"> </w:t>
      </w:r>
      <w:r w:rsidRPr="00BA567B">
        <w:rPr>
          <w:sz w:val="24"/>
          <w:szCs w:val="24"/>
        </w:rPr>
        <w:t>to the</w:t>
      </w:r>
      <w:r w:rsidRPr="00BA567B">
        <w:rPr>
          <w:spacing w:val="2"/>
          <w:sz w:val="24"/>
          <w:szCs w:val="24"/>
        </w:rPr>
        <w:t xml:space="preserve"> </w:t>
      </w:r>
      <w:r w:rsidRPr="00BA567B">
        <w:rPr>
          <w:sz w:val="24"/>
          <w:szCs w:val="24"/>
        </w:rPr>
        <w:t>Driver.</w:t>
      </w:r>
    </w:p>
    <w:p w:rsidR="0044095D" w:rsidRPr="00BA567B" w:rsidRDefault="0044095D" w:rsidP="00034DAE">
      <w:pPr>
        <w:pStyle w:val="BodyText"/>
        <w:numPr>
          <w:ilvl w:val="0"/>
          <w:numId w:val="5"/>
        </w:numPr>
        <w:jc w:val="both"/>
        <w:rPr>
          <w:sz w:val="24"/>
          <w:szCs w:val="24"/>
        </w:rPr>
      </w:pPr>
      <w:r w:rsidRPr="00BA567B">
        <w:rPr>
          <w:sz w:val="24"/>
          <w:szCs w:val="24"/>
        </w:rPr>
        <w:t>The Driver then sends a request to the Traffic Sign Classifier to classify</w:t>
      </w:r>
      <w:r w:rsidRPr="00BA567B">
        <w:rPr>
          <w:spacing w:val="1"/>
          <w:sz w:val="24"/>
          <w:szCs w:val="24"/>
        </w:rPr>
        <w:t xml:space="preserve"> </w:t>
      </w:r>
      <w:r w:rsidRPr="00BA567B">
        <w:rPr>
          <w:sz w:val="24"/>
          <w:szCs w:val="24"/>
        </w:rPr>
        <w:t>the detected signs. The Traffic Sign Classifier loads the classifier and</w:t>
      </w:r>
      <w:r w:rsidRPr="00BA567B">
        <w:rPr>
          <w:spacing w:val="1"/>
          <w:sz w:val="24"/>
          <w:szCs w:val="24"/>
        </w:rPr>
        <w:t xml:space="preserve"> </w:t>
      </w:r>
      <w:r w:rsidRPr="00BA567B">
        <w:rPr>
          <w:sz w:val="24"/>
          <w:szCs w:val="24"/>
        </w:rPr>
        <w:t>classifies the signs using the machine learning model. It then returns the</w:t>
      </w:r>
      <w:r w:rsidRPr="00BA567B">
        <w:rPr>
          <w:spacing w:val="1"/>
          <w:sz w:val="24"/>
          <w:szCs w:val="24"/>
        </w:rPr>
        <w:t xml:space="preserve"> </w:t>
      </w:r>
      <w:r w:rsidRPr="00BA567B">
        <w:rPr>
          <w:sz w:val="24"/>
          <w:szCs w:val="24"/>
        </w:rPr>
        <w:t>classified signs</w:t>
      </w:r>
      <w:r w:rsidRPr="00BA567B">
        <w:rPr>
          <w:spacing w:val="3"/>
          <w:sz w:val="24"/>
          <w:szCs w:val="24"/>
        </w:rPr>
        <w:t xml:space="preserve"> </w:t>
      </w:r>
      <w:r w:rsidRPr="00BA567B">
        <w:rPr>
          <w:sz w:val="24"/>
          <w:szCs w:val="24"/>
        </w:rPr>
        <w:t>to the</w:t>
      </w:r>
      <w:r w:rsidRPr="00BA567B">
        <w:rPr>
          <w:spacing w:val="2"/>
          <w:sz w:val="24"/>
          <w:szCs w:val="24"/>
        </w:rPr>
        <w:t xml:space="preserve"> </w:t>
      </w:r>
      <w:r w:rsidRPr="00BA567B">
        <w:rPr>
          <w:sz w:val="24"/>
          <w:szCs w:val="24"/>
        </w:rPr>
        <w:t>Driver.</w:t>
      </w:r>
    </w:p>
    <w:p w:rsidR="0044095D" w:rsidRPr="00BA567B" w:rsidRDefault="0044095D" w:rsidP="00034DAE">
      <w:pPr>
        <w:pStyle w:val="BodyText"/>
        <w:numPr>
          <w:ilvl w:val="0"/>
          <w:numId w:val="5"/>
        </w:numPr>
        <w:jc w:val="both"/>
        <w:rPr>
          <w:sz w:val="24"/>
          <w:szCs w:val="24"/>
        </w:rPr>
      </w:pPr>
      <w:r w:rsidRPr="00BA567B">
        <w:rPr>
          <w:sz w:val="24"/>
          <w:szCs w:val="24"/>
        </w:rPr>
        <w:t>Finally,</w:t>
      </w:r>
      <w:r w:rsidRPr="00BA567B">
        <w:rPr>
          <w:spacing w:val="1"/>
          <w:sz w:val="24"/>
          <w:szCs w:val="24"/>
        </w:rPr>
        <w:t xml:space="preserve"> </w:t>
      </w:r>
      <w:r w:rsidRPr="00BA567B">
        <w:rPr>
          <w:sz w:val="24"/>
          <w:szCs w:val="24"/>
        </w:rPr>
        <w:t>the Driver responds with the classified signs,</w:t>
      </w:r>
      <w:r w:rsidRPr="00BA567B">
        <w:rPr>
          <w:spacing w:val="70"/>
          <w:sz w:val="24"/>
          <w:szCs w:val="24"/>
        </w:rPr>
        <w:t xml:space="preserve"> </w:t>
      </w:r>
      <w:r w:rsidRPr="00BA567B">
        <w:rPr>
          <w:sz w:val="24"/>
          <w:szCs w:val="24"/>
        </w:rPr>
        <w:t>which completes</w:t>
      </w:r>
      <w:r w:rsidRPr="00BA567B">
        <w:rPr>
          <w:spacing w:val="1"/>
          <w:sz w:val="24"/>
          <w:szCs w:val="24"/>
        </w:rPr>
        <w:t xml:space="preserve"> </w:t>
      </w:r>
      <w:r w:rsidRPr="00BA567B">
        <w:rPr>
          <w:sz w:val="24"/>
          <w:szCs w:val="24"/>
        </w:rPr>
        <w:t>the</w:t>
      </w:r>
      <w:r w:rsidRPr="00BA567B">
        <w:rPr>
          <w:spacing w:val="1"/>
          <w:sz w:val="24"/>
          <w:szCs w:val="24"/>
        </w:rPr>
        <w:t xml:space="preserve"> </w:t>
      </w:r>
      <w:r w:rsidRPr="00BA567B">
        <w:rPr>
          <w:sz w:val="24"/>
          <w:szCs w:val="24"/>
        </w:rPr>
        <w:t>sequence</w:t>
      </w:r>
      <w:r w:rsidRPr="00BA567B">
        <w:rPr>
          <w:spacing w:val="2"/>
          <w:sz w:val="24"/>
          <w:szCs w:val="24"/>
        </w:rPr>
        <w:t xml:space="preserve"> </w:t>
      </w:r>
      <w:r w:rsidRPr="00BA567B">
        <w:rPr>
          <w:sz w:val="24"/>
          <w:szCs w:val="24"/>
        </w:rPr>
        <w:t>diagram.</w:t>
      </w:r>
    </w:p>
    <w:p w:rsidR="0044095D" w:rsidRDefault="0044095D" w:rsidP="00034DAE">
      <w:pPr>
        <w:pStyle w:val="BodyText"/>
        <w:numPr>
          <w:ilvl w:val="0"/>
          <w:numId w:val="5"/>
        </w:numPr>
        <w:jc w:val="both"/>
        <w:rPr>
          <w:sz w:val="24"/>
          <w:szCs w:val="24"/>
        </w:rPr>
      </w:pPr>
      <w:r w:rsidRPr="00BA567B">
        <w:rPr>
          <w:sz w:val="24"/>
          <w:szCs w:val="24"/>
        </w:rPr>
        <w:t>This</w:t>
      </w:r>
      <w:r w:rsidRPr="00BA567B">
        <w:rPr>
          <w:spacing w:val="1"/>
          <w:sz w:val="24"/>
          <w:szCs w:val="24"/>
        </w:rPr>
        <w:t xml:space="preserve"> </w:t>
      </w:r>
      <w:r w:rsidRPr="00BA567B">
        <w:rPr>
          <w:sz w:val="24"/>
          <w:szCs w:val="24"/>
        </w:rPr>
        <w:t>sequence</w:t>
      </w:r>
      <w:r w:rsidRPr="00BA567B">
        <w:rPr>
          <w:spacing w:val="1"/>
          <w:sz w:val="24"/>
          <w:szCs w:val="24"/>
        </w:rPr>
        <w:t xml:space="preserve"> </w:t>
      </w:r>
      <w:r w:rsidRPr="00BA567B">
        <w:rPr>
          <w:sz w:val="24"/>
          <w:szCs w:val="24"/>
        </w:rPr>
        <w:t>diagram</w:t>
      </w:r>
      <w:r w:rsidRPr="00BA567B">
        <w:rPr>
          <w:spacing w:val="1"/>
          <w:sz w:val="24"/>
          <w:szCs w:val="24"/>
        </w:rPr>
        <w:t xml:space="preserve"> </w:t>
      </w:r>
      <w:r w:rsidRPr="00BA567B">
        <w:rPr>
          <w:sz w:val="24"/>
          <w:szCs w:val="24"/>
        </w:rPr>
        <w:t>provides</w:t>
      </w:r>
      <w:r w:rsidRPr="00BA567B">
        <w:rPr>
          <w:spacing w:val="1"/>
          <w:sz w:val="24"/>
          <w:szCs w:val="24"/>
        </w:rPr>
        <w:t xml:space="preserve"> </w:t>
      </w:r>
      <w:r w:rsidRPr="00BA567B">
        <w:rPr>
          <w:sz w:val="24"/>
          <w:szCs w:val="24"/>
        </w:rPr>
        <w:t>a</w:t>
      </w:r>
      <w:r w:rsidRPr="00BA567B">
        <w:rPr>
          <w:spacing w:val="1"/>
          <w:sz w:val="24"/>
          <w:szCs w:val="24"/>
        </w:rPr>
        <w:t xml:space="preserve"> </w:t>
      </w:r>
      <w:r w:rsidRPr="00BA567B">
        <w:rPr>
          <w:sz w:val="24"/>
          <w:szCs w:val="24"/>
        </w:rPr>
        <w:t>detailed</w:t>
      </w:r>
      <w:r w:rsidRPr="00BA567B">
        <w:rPr>
          <w:spacing w:val="1"/>
          <w:sz w:val="24"/>
          <w:szCs w:val="24"/>
        </w:rPr>
        <w:t xml:space="preserve"> </w:t>
      </w:r>
      <w:r w:rsidRPr="00BA567B">
        <w:rPr>
          <w:sz w:val="24"/>
          <w:szCs w:val="24"/>
        </w:rPr>
        <w:t>view</w:t>
      </w:r>
      <w:r w:rsidRPr="00BA567B">
        <w:rPr>
          <w:spacing w:val="1"/>
          <w:sz w:val="24"/>
          <w:szCs w:val="24"/>
        </w:rPr>
        <w:t xml:space="preserve"> </w:t>
      </w:r>
      <w:r w:rsidRPr="00BA567B">
        <w:rPr>
          <w:sz w:val="24"/>
          <w:szCs w:val="24"/>
        </w:rPr>
        <w:t>of</w:t>
      </w:r>
      <w:r w:rsidRPr="00BA567B">
        <w:rPr>
          <w:spacing w:val="1"/>
          <w:sz w:val="24"/>
          <w:szCs w:val="24"/>
        </w:rPr>
        <w:t xml:space="preserve"> </w:t>
      </w:r>
      <w:r w:rsidRPr="00BA567B">
        <w:rPr>
          <w:sz w:val="24"/>
          <w:szCs w:val="24"/>
        </w:rPr>
        <w:t>the</w:t>
      </w:r>
      <w:r w:rsidRPr="00BA567B">
        <w:rPr>
          <w:spacing w:val="1"/>
          <w:sz w:val="24"/>
          <w:szCs w:val="24"/>
        </w:rPr>
        <w:t xml:space="preserve"> </w:t>
      </w:r>
      <w:r w:rsidRPr="00BA567B">
        <w:rPr>
          <w:sz w:val="24"/>
          <w:szCs w:val="24"/>
        </w:rPr>
        <w:t>interactions</w:t>
      </w:r>
      <w:r w:rsidRPr="00BA567B">
        <w:rPr>
          <w:spacing w:val="1"/>
          <w:sz w:val="24"/>
          <w:szCs w:val="24"/>
        </w:rPr>
        <w:t xml:space="preserve"> </w:t>
      </w:r>
      <w:r w:rsidRPr="00BA567B">
        <w:rPr>
          <w:sz w:val="24"/>
          <w:szCs w:val="24"/>
        </w:rPr>
        <w:t>between the actors and the system, which helps to understand the flow of</w:t>
      </w:r>
      <w:r w:rsidRPr="00BA567B">
        <w:rPr>
          <w:spacing w:val="1"/>
          <w:sz w:val="24"/>
          <w:szCs w:val="24"/>
        </w:rPr>
        <w:t xml:space="preserve"> </w:t>
      </w:r>
      <w:r w:rsidRPr="00BA567B">
        <w:rPr>
          <w:sz w:val="24"/>
          <w:szCs w:val="24"/>
        </w:rPr>
        <w:t>data</w:t>
      </w:r>
      <w:r w:rsidRPr="00BA567B">
        <w:rPr>
          <w:spacing w:val="1"/>
          <w:sz w:val="24"/>
          <w:szCs w:val="24"/>
        </w:rPr>
        <w:t xml:space="preserve"> </w:t>
      </w:r>
      <w:r w:rsidRPr="00BA567B">
        <w:rPr>
          <w:sz w:val="24"/>
          <w:szCs w:val="24"/>
        </w:rPr>
        <w:t>and processing in</w:t>
      </w:r>
      <w:r w:rsidRPr="00BA567B">
        <w:rPr>
          <w:spacing w:val="-4"/>
          <w:sz w:val="24"/>
          <w:szCs w:val="24"/>
        </w:rPr>
        <w:t xml:space="preserve"> </w:t>
      </w:r>
      <w:r w:rsidRPr="00BA567B">
        <w:rPr>
          <w:sz w:val="24"/>
          <w:szCs w:val="24"/>
        </w:rPr>
        <w:t>the</w:t>
      </w:r>
      <w:r w:rsidRPr="00BA567B">
        <w:rPr>
          <w:spacing w:val="1"/>
          <w:sz w:val="24"/>
          <w:szCs w:val="24"/>
        </w:rPr>
        <w:t xml:space="preserve"> </w:t>
      </w:r>
      <w:r w:rsidRPr="00BA567B">
        <w:rPr>
          <w:sz w:val="24"/>
          <w:szCs w:val="24"/>
        </w:rPr>
        <w:t>traffic</w:t>
      </w:r>
      <w:r w:rsidRPr="00BA567B">
        <w:rPr>
          <w:spacing w:val="1"/>
          <w:sz w:val="24"/>
          <w:szCs w:val="24"/>
        </w:rPr>
        <w:t xml:space="preserve"> </w:t>
      </w:r>
      <w:r w:rsidRPr="00BA567B">
        <w:rPr>
          <w:sz w:val="24"/>
          <w:szCs w:val="24"/>
        </w:rPr>
        <w:t>sign recognition</w:t>
      </w:r>
      <w:r w:rsidRPr="00BA567B">
        <w:rPr>
          <w:spacing w:val="-3"/>
          <w:sz w:val="24"/>
          <w:szCs w:val="24"/>
        </w:rPr>
        <w:t xml:space="preserve"> </w:t>
      </w:r>
      <w:r w:rsidRPr="00BA567B">
        <w:rPr>
          <w:sz w:val="24"/>
          <w:szCs w:val="24"/>
        </w:rPr>
        <w:t>system</w:t>
      </w:r>
    </w:p>
    <w:p w:rsidR="00A97588" w:rsidRPr="00BA567B" w:rsidRDefault="00A97588" w:rsidP="00A97588">
      <w:pPr>
        <w:pStyle w:val="BodyText"/>
        <w:ind w:left="720"/>
        <w:jc w:val="both"/>
        <w:rPr>
          <w:sz w:val="24"/>
          <w:szCs w:val="24"/>
        </w:rPr>
      </w:pPr>
    </w:p>
    <w:p w:rsidR="0044095D" w:rsidRPr="00773ADD" w:rsidRDefault="00F345C1" w:rsidP="00F345C1">
      <w:pPr>
        <w:pStyle w:val="Heading3"/>
        <w:rPr>
          <w:rFonts w:ascii="Times New Roman" w:hAnsi="Times New Roman" w:cs="Times New Roman"/>
          <w:color w:val="000000" w:themeColor="text1"/>
          <w:sz w:val="28"/>
          <w:szCs w:val="28"/>
        </w:rPr>
      </w:pPr>
      <w:bookmarkStart w:id="46" w:name="4.1.4_DFD_Diagram:"/>
      <w:bookmarkStart w:id="47" w:name="_Toc163596422"/>
      <w:bookmarkEnd w:id="46"/>
      <w:r w:rsidRPr="00773ADD">
        <w:rPr>
          <w:rFonts w:ascii="Times New Roman" w:hAnsi="Times New Roman" w:cs="Times New Roman"/>
          <w:color w:val="000000" w:themeColor="text1"/>
          <w:sz w:val="28"/>
          <w:szCs w:val="28"/>
        </w:rPr>
        <w:t>4.1.4</w:t>
      </w:r>
      <w:r w:rsidR="00A97588" w:rsidRPr="00773ADD">
        <w:rPr>
          <w:rFonts w:ascii="Times New Roman" w:hAnsi="Times New Roman" w:cs="Times New Roman"/>
          <w:color w:val="000000" w:themeColor="text1"/>
          <w:sz w:val="28"/>
          <w:szCs w:val="28"/>
        </w:rPr>
        <w:t xml:space="preserve"> </w:t>
      </w:r>
      <w:r w:rsidR="0044095D" w:rsidRPr="00773ADD">
        <w:rPr>
          <w:rFonts w:ascii="Times New Roman" w:hAnsi="Times New Roman" w:cs="Times New Roman"/>
          <w:color w:val="000000" w:themeColor="text1"/>
          <w:sz w:val="28"/>
          <w:szCs w:val="28"/>
        </w:rPr>
        <w:t>DFD Diagram:</w:t>
      </w:r>
      <w:bookmarkEnd w:id="47"/>
    </w:p>
    <w:p w:rsidR="00A17C69" w:rsidRDefault="00A17C69" w:rsidP="00A17C69">
      <w:pPr>
        <w:spacing w:before="47" w:line="249" w:lineRule="auto"/>
        <w:ind w:left="471" w:right="1066" w:hanging="10"/>
        <w:jc w:val="both"/>
        <w:rPr>
          <w:sz w:val="24"/>
        </w:rPr>
      </w:pPr>
    </w:p>
    <w:p w:rsidR="0044095D" w:rsidRPr="00BA567B" w:rsidRDefault="0044095D" w:rsidP="00BA567B">
      <w:pPr>
        <w:pStyle w:val="BodyText"/>
        <w:jc w:val="both"/>
        <w:rPr>
          <w:sz w:val="24"/>
          <w:szCs w:val="24"/>
        </w:rPr>
      </w:pPr>
      <w:r w:rsidRPr="00BA567B">
        <w:rPr>
          <w:sz w:val="24"/>
          <w:szCs w:val="24"/>
        </w:rPr>
        <w:t>A data flow diagram or bubble chart (DFD) is a graphical representation of the</w:t>
      </w:r>
      <w:r w:rsidRPr="00BA567B">
        <w:rPr>
          <w:spacing w:val="1"/>
          <w:sz w:val="24"/>
          <w:szCs w:val="24"/>
        </w:rPr>
        <w:t xml:space="preserve"> </w:t>
      </w:r>
      <w:r w:rsidRPr="00BA567B">
        <w:rPr>
          <w:sz w:val="24"/>
          <w:szCs w:val="24"/>
        </w:rPr>
        <w:t>“flow” of data .through an information system, 16odelling its process aspects.</w:t>
      </w:r>
      <w:r w:rsidRPr="00BA567B">
        <w:rPr>
          <w:spacing w:val="1"/>
          <w:sz w:val="24"/>
          <w:szCs w:val="24"/>
        </w:rPr>
        <w:t xml:space="preserve"> </w:t>
      </w:r>
      <w:r w:rsidRPr="00BA567B">
        <w:rPr>
          <w:sz w:val="24"/>
          <w:szCs w:val="24"/>
        </w:rPr>
        <w:t>Often they are a preliminary step used to create an overview of the system which</w:t>
      </w:r>
      <w:r w:rsidRPr="00BA567B">
        <w:rPr>
          <w:spacing w:val="1"/>
          <w:sz w:val="24"/>
          <w:szCs w:val="24"/>
        </w:rPr>
        <w:t xml:space="preserve"> </w:t>
      </w:r>
      <w:r w:rsidRPr="00BA567B">
        <w:rPr>
          <w:sz w:val="24"/>
          <w:szCs w:val="24"/>
        </w:rPr>
        <w:t>can later</w:t>
      </w:r>
      <w:r w:rsidRPr="00BA567B">
        <w:rPr>
          <w:spacing w:val="1"/>
          <w:sz w:val="24"/>
          <w:szCs w:val="24"/>
        </w:rPr>
        <w:t xml:space="preserve"> </w:t>
      </w:r>
      <w:r w:rsidRPr="00BA567B">
        <w:rPr>
          <w:sz w:val="24"/>
          <w:szCs w:val="24"/>
        </w:rPr>
        <w:t>be elaborated. DFDs can also</w:t>
      </w:r>
      <w:r w:rsidRPr="00BA567B">
        <w:rPr>
          <w:spacing w:val="1"/>
          <w:sz w:val="24"/>
          <w:szCs w:val="24"/>
        </w:rPr>
        <w:t xml:space="preserve"> </w:t>
      </w:r>
      <w:r w:rsidRPr="00BA567B">
        <w:rPr>
          <w:sz w:val="24"/>
          <w:szCs w:val="24"/>
        </w:rPr>
        <w:t>be used for the visualization of data</w:t>
      </w:r>
      <w:r w:rsidRPr="00BA567B">
        <w:rPr>
          <w:spacing w:val="1"/>
          <w:sz w:val="24"/>
          <w:szCs w:val="24"/>
        </w:rPr>
        <w:t xml:space="preserve"> </w:t>
      </w:r>
      <w:r w:rsidRPr="00BA567B">
        <w:rPr>
          <w:sz w:val="24"/>
          <w:szCs w:val="24"/>
        </w:rPr>
        <w:t>processing</w:t>
      </w:r>
      <w:r w:rsidRPr="00BA567B">
        <w:rPr>
          <w:spacing w:val="1"/>
          <w:sz w:val="24"/>
          <w:szCs w:val="24"/>
        </w:rPr>
        <w:t xml:space="preserve"> </w:t>
      </w:r>
      <w:r w:rsidRPr="00BA567B">
        <w:rPr>
          <w:sz w:val="24"/>
          <w:szCs w:val="24"/>
        </w:rPr>
        <w:t>(structured</w:t>
      </w:r>
      <w:r w:rsidRPr="00BA567B">
        <w:rPr>
          <w:spacing w:val="-3"/>
          <w:sz w:val="24"/>
          <w:szCs w:val="24"/>
        </w:rPr>
        <w:t xml:space="preserve"> </w:t>
      </w:r>
      <w:r w:rsidRPr="00BA567B">
        <w:rPr>
          <w:sz w:val="24"/>
          <w:szCs w:val="24"/>
        </w:rPr>
        <w:t>design).</w:t>
      </w:r>
    </w:p>
    <w:p w:rsidR="0044095D" w:rsidRDefault="0044095D" w:rsidP="00BA567B">
      <w:pPr>
        <w:pStyle w:val="BodyText"/>
        <w:jc w:val="both"/>
      </w:pPr>
      <w:r w:rsidRPr="00BA567B">
        <w:rPr>
          <w:sz w:val="24"/>
          <w:szCs w:val="24"/>
        </w:rPr>
        <w:t>A DFD shows what kinds of information will be input to and output from the</w:t>
      </w:r>
      <w:r w:rsidRPr="00BA567B">
        <w:rPr>
          <w:spacing w:val="1"/>
          <w:sz w:val="24"/>
          <w:szCs w:val="24"/>
        </w:rPr>
        <w:t xml:space="preserve"> </w:t>
      </w:r>
      <w:r w:rsidRPr="00BA567B">
        <w:rPr>
          <w:sz w:val="24"/>
          <w:szCs w:val="24"/>
        </w:rPr>
        <w:t>system, where the data will come from and go to, and where the data will be</w:t>
      </w:r>
      <w:r w:rsidRPr="00BA567B">
        <w:rPr>
          <w:spacing w:val="1"/>
          <w:sz w:val="24"/>
          <w:szCs w:val="24"/>
        </w:rPr>
        <w:t xml:space="preserve"> </w:t>
      </w:r>
      <w:r w:rsidRPr="00BA567B">
        <w:rPr>
          <w:sz w:val="24"/>
          <w:szCs w:val="24"/>
        </w:rPr>
        <w:t>stored. It does not show information about the timing of processes, or information</w:t>
      </w:r>
      <w:r w:rsidRPr="00BA567B">
        <w:rPr>
          <w:spacing w:val="-57"/>
          <w:sz w:val="24"/>
          <w:szCs w:val="24"/>
        </w:rPr>
        <w:t xml:space="preserve"> </w:t>
      </w:r>
      <w:r w:rsidRPr="00BA567B">
        <w:rPr>
          <w:sz w:val="24"/>
          <w:szCs w:val="24"/>
        </w:rPr>
        <w:t>about</w:t>
      </w:r>
      <w:r w:rsidRPr="00BA567B">
        <w:rPr>
          <w:spacing w:val="1"/>
          <w:sz w:val="24"/>
          <w:szCs w:val="24"/>
        </w:rPr>
        <w:t xml:space="preserve"> </w:t>
      </w:r>
      <w:r w:rsidRPr="00BA567B">
        <w:rPr>
          <w:sz w:val="24"/>
          <w:szCs w:val="24"/>
        </w:rPr>
        <w:t>whether processes will operate in sequence</w:t>
      </w:r>
      <w:r w:rsidRPr="00BA567B">
        <w:rPr>
          <w:spacing w:val="60"/>
          <w:sz w:val="24"/>
          <w:szCs w:val="24"/>
        </w:rPr>
        <w:t xml:space="preserve"> </w:t>
      </w:r>
      <w:r w:rsidRPr="00BA567B">
        <w:rPr>
          <w:sz w:val="24"/>
          <w:szCs w:val="24"/>
        </w:rPr>
        <w:t>or in parallel (which is shown</w:t>
      </w:r>
      <w:r w:rsidRPr="00BA567B">
        <w:rPr>
          <w:spacing w:val="1"/>
          <w:sz w:val="24"/>
          <w:szCs w:val="24"/>
        </w:rPr>
        <w:t xml:space="preserve"> </w:t>
      </w:r>
      <w:r w:rsidRPr="00BA567B">
        <w:rPr>
          <w:sz w:val="24"/>
          <w:szCs w:val="24"/>
        </w:rPr>
        <w:t>on</w:t>
      </w:r>
      <w:r w:rsidRPr="00BA567B">
        <w:rPr>
          <w:spacing w:val="-4"/>
          <w:sz w:val="24"/>
          <w:szCs w:val="24"/>
        </w:rPr>
        <w:t xml:space="preserve"> </w:t>
      </w:r>
      <w:r w:rsidRPr="00BA567B">
        <w:rPr>
          <w:sz w:val="24"/>
          <w:szCs w:val="24"/>
        </w:rPr>
        <w:t>a</w:t>
      </w:r>
      <w:r w:rsidRPr="00BA567B">
        <w:rPr>
          <w:spacing w:val="1"/>
          <w:sz w:val="24"/>
          <w:szCs w:val="24"/>
        </w:rPr>
        <w:t xml:space="preserve"> </w:t>
      </w:r>
      <w:r w:rsidRPr="00BA567B">
        <w:rPr>
          <w:sz w:val="24"/>
          <w:szCs w:val="24"/>
        </w:rPr>
        <w:t>flowchart).</w:t>
      </w:r>
    </w:p>
    <w:p w:rsidR="0044095D" w:rsidRDefault="0044095D" w:rsidP="0044095D">
      <w:pPr>
        <w:pStyle w:val="BodyText"/>
        <w:rPr>
          <w:sz w:val="26"/>
        </w:rPr>
      </w:pPr>
    </w:p>
    <w:p w:rsidR="0044095D" w:rsidRDefault="0044095D" w:rsidP="0044095D">
      <w:pPr>
        <w:pStyle w:val="BodyText"/>
        <w:spacing w:before="1"/>
        <w:rPr>
          <w:sz w:val="32"/>
        </w:rPr>
      </w:pPr>
    </w:p>
    <w:p w:rsidR="0044095D" w:rsidRDefault="0044095D" w:rsidP="00A97588">
      <w:pPr>
        <w:spacing w:line="710" w:lineRule="auto"/>
        <w:ind w:right="3880"/>
        <w:rPr>
          <w:sz w:val="24"/>
        </w:rPr>
      </w:pPr>
      <w:r>
        <w:rPr>
          <w:noProof/>
        </w:rPr>
        <mc:AlternateContent>
          <mc:Choice Requires="wpg">
            <w:drawing>
              <wp:anchor distT="0" distB="0" distL="114300" distR="114300" simplePos="0" relativeHeight="251693056" behindDoc="1" locked="0" layoutInCell="1" allowOverlap="1" wp14:anchorId="6DE05E48" wp14:editId="538DE425">
                <wp:simplePos x="0" y="0"/>
                <wp:positionH relativeFrom="page">
                  <wp:posOffset>1759118</wp:posOffset>
                </wp:positionH>
                <wp:positionV relativeFrom="paragraph">
                  <wp:posOffset>933354</wp:posOffset>
                </wp:positionV>
                <wp:extent cx="850900" cy="485140"/>
                <wp:effectExtent l="14605" t="14605" r="10795" b="1460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0900" cy="485140"/>
                          <a:chOff x="2303" y="1109"/>
                          <a:chExt cx="1340" cy="764"/>
                        </a:xfrm>
                      </wpg:grpSpPr>
                      <wps:wsp>
                        <wps:cNvPr id="26" name="Freeform 14"/>
                        <wps:cNvSpPr>
                          <a:spLocks/>
                        </wps:cNvSpPr>
                        <wps:spPr bwMode="auto">
                          <a:xfrm>
                            <a:off x="2313" y="1119"/>
                            <a:ext cx="1320" cy="744"/>
                          </a:xfrm>
                          <a:custGeom>
                            <a:avLst/>
                            <a:gdLst>
                              <a:gd name="T0" fmla="+- 0 2973 2313"/>
                              <a:gd name="T1" fmla="*/ T0 w 1320"/>
                              <a:gd name="T2" fmla="+- 0 1119 1119"/>
                              <a:gd name="T3" fmla="*/ 1119 h 744"/>
                              <a:gd name="T4" fmla="+- 0 2875 2313"/>
                              <a:gd name="T5" fmla="*/ T4 w 1320"/>
                              <a:gd name="T6" fmla="+- 0 1123 1119"/>
                              <a:gd name="T7" fmla="*/ 1123 h 744"/>
                              <a:gd name="T8" fmla="+- 0 2782 2313"/>
                              <a:gd name="T9" fmla="*/ T8 w 1320"/>
                              <a:gd name="T10" fmla="+- 0 1135 1119"/>
                              <a:gd name="T11" fmla="*/ 1135 h 744"/>
                              <a:gd name="T12" fmla="+- 0 2695 2313"/>
                              <a:gd name="T13" fmla="*/ T12 w 1320"/>
                              <a:gd name="T14" fmla="+- 0 1154 1119"/>
                              <a:gd name="T15" fmla="*/ 1154 h 744"/>
                              <a:gd name="T16" fmla="+- 0 2614 2313"/>
                              <a:gd name="T17" fmla="*/ T16 w 1320"/>
                              <a:gd name="T18" fmla="+- 0 1179 1119"/>
                              <a:gd name="T19" fmla="*/ 1179 h 744"/>
                              <a:gd name="T20" fmla="+- 0 2540 2313"/>
                              <a:gd name="T21" fmla="*/ T20 w 1320"/>
                              <a:gd name="T22" fmla="+- 0 1211 1119"/>
                              <a:gd name="T23" fmla="*/ 1211 h 744"/>
                              <a:gd name="T24" fmla="+- 0 2475 2313"/>
                              <a:gd name="T25" fmla="*/ T24 w 1320"/>
                              <a:gd name="T26" fmla="+- 0 1247 1119"/>
                              <a:gd name="T27" fmla="*/ 1247 h 744"/>
                              <a:gd name="T28" fmla="+- 0 2419 2313"/>
                              <a:gd name="T29" fmla="*/ T28 w 1320"/>
                              <a:gd name="T30" fmla="+- 0 1289 1119"/>
                              <a:gd name="T31" fmla="*/ 1289 h 744"/>
                              <a:gd name="T32" fmla="+- 0 2374 2313"/>
                              <a:gd name="T33" fmla="*/ T32 w 1320"/>
                              <a:gd name="T34" fmla="+- 0 1335 1119"/>
                              <a:gd name="T35" fmla="*/ 1335 h 744"/>
                              <a:gd name="T36" fmla="+- 0 2320 2313"/>
                              <a:gd name="T37" fmla="*/ T36 w 1320"/>
                              <a:gd name="T38" fmla="+- 0 1437 1119"/>
                              <a:gd name="T39" fmla="*/ 1437 h 744"/>
                              <a:gd name="T40" fmla="+- 0 2313 2313"/>
                              <a:gd name="T41" fmla="*/ T40 w 1320"/>
                              <a:gd name="T42" fmla="+- 0 1491 1119"/>
                              <a:gd name="T43" fmla="*/ 1491 h 744"/>
                              <a:gd name="T44" fmla="+- 0 2320 2313"/>
                              <a:gd name="T45" fmla="*/ T44 w 1320"/>
                              <a:gd name="T46" fmla="+- 0 1546 1119"/>
                              <a:gd name="T47" fmla="*/ 1546 h 744"/>
                              <a:gd name="T48" fmla="+- 0 2374 2313"/>
                              <a:gd name="T49" fmla="*/ T48 w 1320"/>
                              <a:gd name="T50" fmla="+- 0 1648 1119"/>
                              <a:gd name="T51" fmla="*/ 1648 h 744"/>
                              <a:gd name="T52" fmla="+- 0 2419 2313"/>
                              <a:gd name="T53" fmla="*/ T52 w 1320"/>
                              <a:gd name="T54" fmla="+- 0 1694 1119"/>
                              <a:gd name="T55" fmla="*/ 1694 h 744"/>
                              <a:gd name="T56" fmla="+- 0 2475 2313"/>
                              <a:gd name="T57" fmla="*/ T56 w 1320"/>
                              <a:gd name="T58" fmla="+- 0 1736 1119"/>
                              <a:gd name="T59" fmla="*/ 1736 h 744"/>
                              <a:gd name="T60" fmla="+- 0 2540 2313"/>
                              <a:gd name="T61" fmla="*/ T60 w 1320"/>
                              <a:gd name="T62" fmla="+- 0 1772 1119"/>
                              <a:gd name="T63" fmla="*/ 1772 h 744"/>
                              <a:gd name="T64" fmla="+- 0 2614 2313"/>
                              <a:gd name="T65" fmla="*/ T64 w 1320"/>
                              <a:gd name="T66" fmla="+- 0 1804 1119"/>
                              <a:gd name="T67" fmla="*/ 1804 h 744"/>
                              <a:gd name="T68" fmla="+- 0 2695 2313"/>
                              <a:gd name="T69" fmla="*/ T68 w 1320"/>
                              <a:gd name="T70" fmla="+- 0 1829 1119"/>
                              <a:gd name="T71" fmla="*/ 1829 h 744"/>
                              <a:gd name="T72" fmla="+- 0 2782 2313"/>
                              <a:gd name="T73" fmla="*/ T72 w 1320"/>
                              <a:gd name="T74" fmla="+- 0 1848 1119"/>
                              <a:gd name="T75" fmla="*/ 1848 h 744"/>
                              <a:gd name="T76" fmla="+- 0 2875 2313"/>
                              <a:gd name="T77" fmla="*/ T76 w 1320"/>
                              <a:gd name="T78" fmla="+- 0 1859 1119"/>
                              <a:gd name="T79" fmla="*/ 1859 h 744"/>
                              <a:gd name="T80" fmla="+- 0 2973 2313"/>
                              <a:gd name="T81" fmla="*/ T80 w 1320"/>
                              <a:gd name="T82" fmla="+- 0 1863 1119"/>
                              <a:gd name="T83" fmla="*/ 1863 h 744"/>
                              <a:gd name="T84" fmla="+- 0 3071 2313"/>
                              <a:gd name="T85" fmla="*/ T84 w 1320"/>
                              <a:gd name="T86" fmla="+- 0 1859 1119"/>
                              <a:gd name="T87" fmla="*/ 1859 h 744"/>
                              <a:gd name="T88" fmla="+- 0 3164 2313"/>
                              <a:gd name="T89" fmla="*/ T88 w 1320"/>
                              <a:gd name="T90" fmla="+- 0 1848 1119"/>
                              <a:gd name="T91" fmla="*/ 1848 h 744"/>
                              <a:gd name="T92" fmla="+- 0 3251 2313"/>
                              <a:gd name="T93" fmla="*/ T92 w 1320"/>
                              <a:gd name="T94" fmla="+- 0 1829 1119"/>
                              <a:gd name="T95" fmla="*/ 1829 h 744"/>
                              <a:gd name="T96" fmla="+- 0 3332 2313"/>
                              <a:gd name="T97" fmla="*/ T96 w 1320"/>
                              <a:gd name="T98" fmla="+- 0 1804 1119"/>
                              <a:gd name="T99" fmla="*/ 1804 h 744"/>
                              <a:gd name="T100" fmla="+- 0 3406 2313"/>
                              <a:gd name="T101" fmla="*/ T100 w 1320"/>
                              <a:gd name="T102" fmla="+- 0 1772 1119"/>
                              <a:gd name="T103" fmla="*/ 1772 h 744"/>
                              <a:gd name="T104" fmla="+- 0 3471 2313"/>
                              <a:gd name="T105" fmla="*/ T104 w 1320"/>
                              <a:gd name="T106" fmla="+- 0 1736 1119"/>
                              <a:gd name="T107" fmla="*/ 1736 h 744"/>
                              <a:gd name="T108" fmla="+- 0 3527 2313"/>
                              <a:gd name="T109" fmla="*/ T108 w 1320"/>
                              <a:gd name="T110" fmla="+- 0 1694 1119"/>
                              <a:gd name="T111" fmla="*/ 1694 h 744"/>
                              <a:gd name="T112" fmla="+- 0 3572 2313"/>
                              <a:gd name="T113" fmla="*/ T112 w 1320"/>
                              <a:gd name="T114" fmla="+- 0 1648 1119"/>
                              <a:gd name="T115" fmla="*/ 1648 h 744"/>
                              <a:gd name="T116" fmla="+- 0 3626 2313"/>
                              <a:gd name="T117" fmla="*/ T116 w 1320"/>
                              <a:gd name="T118" fmla="+- 0 1546 1119"/>
                              <a:gd name="T119" fmla="*/ 1546 h 744"/>
                              <a:gd name="T120" fmla="+- 0 3633 2313"/>
                              <a:gd name="T121" fmla="*/ T120 w 1320"/>
                              <a:gd name="T122" fmla="+- 0 1491 1119"/>
                              <a:gd name="T123" fmla="*/ 1491 h 744"/>
                              <a:gd name="T124" fmla="+- 0 3626 2313"/>
                              <a:gd name="T125" fmla="*/ T124 w 1320"/>
                              <a:gd name="T126" fmla="+- 0 1437 1119"/>
                              <a:gd name="T127" fmla="*/ 1437 h 744"/>
                              <a:gd name="T128" fmla="+- 0 3572 2313"/>
                              <a:gd name="T129" fmla="*/ T128 w 1320"/>
                              <a:gd name="T130" fmla="+- 0 1335 1119"/>
                              <a:gd name="T131" fmla="*/ 1335 h 744"/>
                              <a:gd name="T132" fmla="+- 0 3527 2313"/>
                              <a:gd name="T133" fmla="*/ T132 w 1320"/>
                              <a:gd name="T134" fmla="+- 0 1289 1119"/>
                              <a:gd name="T135" fmla="*/ 1289 h 744"/>
                              <a:gd name="T136" fmla="+- 0 3471 2313"/>
                              <a:gd name="T137" fmla="*/ T136 w 1320"/>
                              <a:gd name="T138" fmla="+- 0 1247 1119"/>
                              <a:gd name="T139" fmla="*/ 1247 h 744"/>
                              <a:gd name="T140" fmla="+- 0 3406 2313"/>
                              <a:gd name="T141" fmla="*/ T140 w 1320"/>
                              <a:gd name="T142" fmla="+- 0 1211 1119"/>
                              <a:gd name="T143" fmla="*/ 1211 h 744"/>
                              <a:gd name="T144" fmla="+- 0 3332 2313"/>
                              <a:gd name="T145" fmla="*/ T144 w 1320"/>
                              <a:gd name="T146" fmla="+- 0 1179 1119"/>
                              <a:gd name="T147" fmla="*/ 1179 h 744"/>
                              <a:gd name="T148" fmla="+- 0 3251 2313"/>
                              <a:gd name="T149" fmla="*/ T148 w 1320"/>
                              <a:gd name="T150" fmla="+- 0 1154 1119"/>
                              <a:gd name="T151" fmla="*/ 1154 h 744"/>
                              <a:gd name="T152" fmla="+- 0 3164 2313"/>
                              <a:gd name="T153" fmla="*/ T152 w 1320"/>
                              <a:gd name="T154" fmla="+- 0 1135 1119"/>
                              <a:gd name="T155" fmla="*/ 1135 h 744"/>
                              <a:gd name="T156" fmla="+- 0 3071 2313"/>
                              <a:gd name="T157" fmla="*/ T156 w 1320"/>
                              <a:gd name="T158" fmla="+- 0 1123 1119"/>
                              <a:gd name="T159" fmla="*/ 1123 h 744"/>
                              <a:gd name="T160" fmla="+- 0 2973 2313"/>
                              <a:gd name="T161" fmla="*/ T160 w 1320"/>
                              <a:gd name="T162" fmla="+- 0 1119 1119"/>
                              <a:gd name="T163" fmla="*/ 1119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20" h="744">
                                <a:moveTo>
                                  <a:pt x="660" y="0"/>
                                </a:moveTo>
                                <a:lnTo>
                                  <a:pt x="562" y="4"/>
                                </a:lnTo>
                                <a:lnTo>
                                  <a:pt x="469" y="16"/>
                                </a:lnTo>
                                <a:lnTo>
                                  <a:pt x="382" y="35"/>
                                </a:lnTo>
                                <a:lnTo>
                                  <a:pt x="301" y="60"/>
                                </a:lnTo>
                                <a:lnTo>
                                  <a:pt x="227" y="92"/>
                                </a:lnTo>
                                <a:lnTo>
                                  <a:pt x="162" y="128"/>
                                </a:lnTo>
                                <a:lnTo>
                                  <a:pt x="106" y="170"/>
                                </a:lnTo>
                                <a:lnTo>
                                  <a:pt x="61" y="216"/>
                                </a:lnTo>
                                <a:lnTo>
                                  <a:pt x="7" y="318"/>
                                </a:lnTo>
                                <a:lnTo>
                                  <a:pt x="0" y="372"/>
                                </a:lnTo>
                                <a:lnTo>
                                  <a:pt x="7" y="427"/>
                                </a:lnTo>
                                <a:lnTo>
                                  <a:pt x="61" y="529"/>
                                </a:lnTo>
                                <a:lnTo>
                                  <a:pt x="106" y="575"/>
                                </a:lnTo>
                                <a:lnTo>
                                  <a:pt x="162" y="617"/>
                                </a:lnTo>
                                <a:lnTo>
                                  <a:pt x="227" y="653"/>
                                </a:lnTo>
                                <a:lnTo>
                                  <a:pt x="301" y="685"/>
                                </a:lnTo>
                                <a:lnTo>
                                  <a:pt x="382" y="710"/>
                                </a:lnTo>
                                <a:lnTo>
                                  <a:pt x="469" y="729"/>
                                </a:lnTo>
                                <a:lnTo>
                                  <a:pt x="562" y="740"/>
                                </a:lnTo>
                                <a:lnTo>
                                  <a:pt x="660" y="744"/>
                                </a:lnTo>
                                <a:lnTo>
                                  <a:pt x="758" y="740"/>
                                </a:lnTo>
                                <a:lnTo>
                                  <a:pt x="851" y="729"/>
                                </a:lnTo>
                                <a:lnTo>
                                  <a:pt x="938" y="710"/>
                                </a:lnTo>
                                <a:lnTo>
                                  <a:pt x="1019" y="685"/>
                                </a:lnTo>
                                <a:lnTo>
                                  <a:pt x="1093" y="653"/>
                                </a:lnTo>
                                <a:lnTo>
                                  <a:pt x="1158" y="617"/>
                                </a:lnTo>
                                <a:lnTo>
                                  <a:pt x="1214" y="575"/>
                                </a:lnTo>
                                <a:lnTo>
                                  <a:pt x="1259" y="529"/>
                                </a:lnTo>
                                <a:lnTo>
                                  <a:pt x="1313" y="427"/>
                                </a:lnTo>
                                <a:lnTo>
                                  <a:pt x="1320" y="372"/>
                                </a:lnTo>
                                <a:lnTo>
                                  <a:pt x="1313" y="318"/>
                                </a:lnTo>
                                <a:lnTo>
                                  <a:pt x="1259" y="216"/>
                                </a:lnTo>
                                <a:lnTo>
                                  <a:pt x="1214" y="170"/>
                                </a:lnTo>
                                <a:lnTo>
                                  <a:pt x="1158" y="128"/>
                                </a:lnTo>
                                <a:lnTo>
                                  <a:pt x="1093" y="92"/>
                                </a:lnTo>
                                <a:lnTo>
                                  <a:pt x="1019" y="60"/>
                                </a:lnTo>
                                <a:lnTo>
                                  <a:pt x="938" y="35"/>
                                </a:lnTo>
                                <a:lnTo>
                                  <a:pt x="851" y="16"/>
                                </a:lnTo>
                                <a:lnTo>
                                  <a:pt x="758" y="4"/>
                                </a:lnTo>
                                <a:lnTo>
                                  <a:pt x="66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5"/>
                        <wps:cNvSpPr>
                          <a:spLocks/>
                        </wps:cNvSpPr>
                        <wps:spPr bwMode="auto">
                          <a:xfrm>
                            <a:off x="2313" y="1119"/>
                            <a:ext cx="1320" cy="744"/>
                          </a:xfrm>
                          <a:custGeom>
                            <a:avLst/>
                            <a:gdLst>
                              <a:gd name="T0" fmla="+- 0 2973 2313"/>
                              <a:gd name="T1" fmla="*/ T0 w 1320"/>
                              <a:gd name="T2" fmla="+- 0 1119 1119"/>
                              <a:gd name="T3" fmla="*/ 1119 h 744"/>
                              <a:gd name="T4" fmla="+- 0 2875 2313"/>
                              <a:gd name="T5" fmla="*/ T4 w 1320"/>
                              <a:gd name="T6" fmla="+- 0 1123 1119"/>
                              <a:gd name="T7" fmla="*/ 1123 h 744"/>
                              <a:gd name="T8" fmla="+- 0 2782 2313"/>
                              <a:gd name="T9" fmla="*/ T8 w 1320"/>
                              <a:gd name="T10" fmla="+- 0 1135 1119"/>
                              <a:gd name="T11" fmla="*/ 1135 h 744"/>
                              <a:gd name="T12" fmla="+- 0 2695 2313"/>
                              <a:gd name="T13" fmla="*/ T12 w 1320"/>
                              <a:gd name="T14" fmla="+- 0 1154 1119"/>
                              <a:gd name="T15" fmla="*/ 1154 h 744"/>
                              <a:gd name="T16" fmla="+- 0 2614 2313"/>
                              <a:gd name="T17" fmla="*/ T16 w 1320"/>
                              <a:gd name="T18" fmla="+- 0 1179 1119"/>
                              <a:gd name="T19" fmla="*/ 1179 h 744"/>
                              <a:gd name="T20" fmla="+- 0 2540 2313"/>
                              <a:gd name="T21" fmla="*/ T20 w 1320"/>
                              <a:gd name="T22" fmla="+- 0 1211 1119"/>
                              <a:gd name="T23" fmla="*/ 1211 h 744"/>
                              <a:gd name="T24" fmla="+- 0 2475 2313"/>
                              <a:gd name="T25" fmla="*/ T24 w 1320"/>
                              <a:gd name="T26" fmla="+- 0 1247 1119"/>
                              <a:gd name="T27" fmla="*/ 1247 h 744"/>
                              <a:gd name="T28" fmla="+- 0 2419 2313"/>
                              <a:gd name="T29" fmla="*/ T28 w 1320"/>
                              <a:gd name="T30" fmla="+- 0 1289 1119"/>
                              <a:gd name="T31" fmla="*/ 1289 h 744"/>
                              <a:gd name="T32" fmla="+- 0 2374 2313"/>
                              <a:gd name="T33" fmla="*/ T32 w 1320"/>
                              <a:gd name="T34" fmla="+- 0 1335 1119"/>
                              <a:gd name="T35" fmla="*/ 1335 h 744"/>
                              <a:gd name="T36" fmla="+- 0 2320 2313"/>
                              <a:gd name="T37" fmla="*/ T36 w 1320"/>
                              <a:gd name="T38" fmla="+- 0 1437 1119"/>
                              <a:gd name="T39" fmla="*/ 1437 h 744"/>
                              <a:gd name="T40" fmla="+- 0 2313 2313"/>
                              <a:gd name="T41" fmla="*/ T40 w 1320"/>
                              <a:gd name="T42" fmla="+- 0 1491 1119"/>
                              <a:gd name="T43" fmla="*/ 1491 h 744"/>
                              <a:gd name="T44" fmla="+- 0 2320 2313"/>
                              <a:gd name="T45" fmla="*/ T44 w 1320"/>
                              <a:gd name="T46" fmla="+- 0 1546 1119"/>
                              <a:gd name="T47" fmla="*/ 1546 h 744"/>
                              <a:gd name="T48" fmla="+- 0 2374 2313"/>
                              <a:gd name="T49" fmla="*/ T48 w 1320"/>
                              <a:gd name="T50" fmla="+- 0 1648 1119"/>
                              <a:gd name="T51" fmla="*/ 1648 h 744"/>
                              <a:gd name="T52" fmla="+- 0 2419 2313"/>
                              <a:gd name="T53" fmla="*/ T52 w 1320"/>
                              <a:gd name="T54" fmla="+- 0 1694 1119"/>
                              <a:gd name="T55" fmla="*/ 1694 h 744"/>
                              <a:gd name="T56" fmla="+- 0 2475 2313"/>
                              <a:gd name="T57" fmla="*/ T56 w 1320"/>
                              <a:gd name="T58" fmla="+- 0 1736 1119"/>
                              <a:gd name="T59" fmla="*/ 1736 h 744"/>
                              <a:gd name="T60" fmla="+- 0 2540 2313"/>
                              <a:gd name="T61" fmla="*/ T60 w 1320"/>
                              <a:gd name="T62" fmla="+- 0 1772 1119"/>
                              <a:gd name="T63" fmla="*/ 1772 h 744"/>
                              <a:gd name="T64" fmla="+- 0 2614 2313"/>
                              <a:gd name="T65" fmla="*/ T64 w 1320"/>
                              <a:gd name="T66" fmla="+- 0 1804 1119"/>
                              <a:gd name="T67" fmla="*/ 1804 h 744"/>
                              <a:gd name="T68" fmla="+- 0 2695 2313"/>
                              <a:gd name="T69" fmla="*/ T68 w 1320"/>
                              <a:gd name="T70" fmla="+- 0 1829 1119"/>
                              <a:gd name="T71" fmla="*/ 1829 h 744"/>
                              <a:gd name="T72" fmla="+- 0 2782 2313"/>
                              <a:gd name="T73" fmla="*/ T72 w 1320"/>
                              <a:gd name="T74" fmla="+- 0 1848 1119"/>
                              <a:gd name="T75" fmla="*/ 1848 h 744"/>
                              <a:gd name="T76" fmla="+- 0 2875 2313"/>
                              <a:gd name="T77" fmla="*/ T76 w 1320"/>
                              <a:gd name="T78" fmla="+- 0 1859 1119"/>
                              <a:gd name="T79" fmla="*/ 1859 h 744"/>
                              <a:gd name="T80" fmla="+- 0 2973 2313"/>
                              <a:gd name="T81" fmla="*/ T80 w 1320"/>
                              <a:gd name="T82" fmla="+- 0 1863 1119"/>
                              <a:gd name="T83" fmla="*/ 1863 h 744"/>
                              <a:gd name="T84" fmla="+- 0 3071 2313"/>
                              <a:gd name="T85" fmla="*/ T84 w 1320"/>
                              <a:gd name="T86" fmla="+- 0 1859 1119"/>
                              <a:gd name="T87" fmla="*/ 1859 h 744"/>
                              <a:gd name="T88" fmla="+- 0 3164 2313"/>
                              <a:gd name="T89" fmla="*/ T88 w 1320"/>
                              <a:gd name="T90" fmla="+- 0 1848 1119"/>
                              <a:gd name="T91" fmla="*/ 1848 h 744"/>
                              <a:gd name="T92" fmla="+- 0 3251 2313"/>
                              <a:gd name="T93" fmla="*/ T92 w 1320"/>
                              <a:gd name="T94" fmla="+- 0 1829 1119"/>
                              <a:gd name="T95" fmla="*/ 1829 h 744"/>
                              <a:gd name="T96" fmla="+- 0 3332 2313"/>
                              <a:gd name="T97" fmla="*/ T96 w 1320"/>
                              <a:gd name="T98" fmla="+- 0 1804 1119"/>
                              <a:gd name="T99" fmla="*/ 1804 h 744"/>
                              <a:gd name="T100" fmla="+- 0 3406 2313"/>
                              <a:gd name="T101" fmla="*/ T100 w 1320"/>
                              <a:gd name="T102" fmla="+- 0 1772 1119"/>
                              <a:gd name="T103" fmla="*/ 1772 h 744"/>
                              <a:gd name="T104" fmla="+- 0 3471 2313"/>
                              <a:gd name="T105" fmla="*/ T104 w 1320"/>
                              <a:gd name="T106" fmla="+- 0 1736 1119"/>
                              <a:gd name="T107" fmla="*/ 1736 h 744"/>
                              <a:gd name="T108" fmla="+- 0 3527 2313"/>
                              <a:gd name="T109" fmla="*/ T108 w 1320"/>
                              <a:gd name="T110" fmla="+- 0 1694 1119"/>
                              <a:gd name="T111" fmla="*/ 1694 h 744"/>
                              <a:gd name="T112" fmla="+- 0 3572 2313"/>
                              <a:gd name="T113" fmla="*/ T112 w 1320"/>
                              <a:gd name="T114" fmla="+- 0 1648 1119"/>
                              <a:gd name="T115" fmla="*/ 1648 h 744"/>
                              <a:gd name="T116" fmla="+- 0 3626 2313"/>
                              <a:gd name="T117" fmla="*/ T116 w 1320"/>
                              <a:gd name="T118" fmla="+- 0 1546 1119"/>
                              <a:gd name="T119" fmla="*/ 1546 h 744"/>
                              <a:gd name="T120" fmla="+- 0 3633 2313"/>
                              <a:gd name="T121" fmla="*/ T120 w 1320"/>
                              <a:gd name="T122" fmla="+- 0 1491 1119"/>
                              <a:gd name="T123" fmla="*/ 1491 h 744"/>
                              <a:gd name="T124" fmla="+- 0 3626 2313"/>
                              <a:gd name="T125" fmla="*/ T124 w 1320"/>
                              <a:gd name="T126" fmla="+- 0 1437 1119"/>
                              <a:gd name="T127" fmla="*/ 1437 h 744"/>
                              <a:gd name="T128" fmla="+- 0 3572 2313"/>
                              <a:gd name="T129" fmla="*/ T128 w 1320"/>
                              <a:gd name="T130" fmla="+- 0 1335 1119"/>
                              <a:gd name="T131" fmla="*/ 1335 h 744"/>
                              <a:gd name="T132" fmla="+- 0 3527 2313"/>
                              <a:gd name="T133" fmla="*/ T132 w 1320"/>
                              <a:gd name="T134" fmla="+- 0 1289 1119"/>
                              <a:gd name="T135" fmla="*/ 1289 h 744"/>
                              <a:gd name="T136" fmla="+- 0 3471 2313"/>
                              <a:gd name="T137" fmla="*/ T136 w 1320"/>
                              <a:gd name="T138" fmla="+- 0 1247 1119"/>
                              <a:gd name="T139" fmla="*/ 1247 h 744"/>
                              <a:gd name="T140" fmla="+- 0 3406 2313"/>
                              <a:gd name="T141" fmla="*/ T140 w 1320"/>
                              <a:gd name="T142" fmla="+- 0 1211 1119"/>
                              <a:gd name="T143" fmla="*/ 1211 h 744"/>
                              <a:gd name="T144" fmla="+- 0 3332 2313"/>
                              <a:gd name="T145" fmla="*/ T144 w 1320"/>
                              <a:gd name="T146" fmla="+- 0 1179 1119"/>
                              <a:gd name="T147" fmla="*/ 1179 h 744"/>
                              <a:gd name="T148" fmla="+- 0 3251 2313"/>
                              <a:gd name="T149" fmla="*/ T148 w 1320"/>
                              <a:gd name="T150" fmla="+- 0 1154 1119"/>
                              <a:gd name="T151" fmla="*/ 1154 h 744"/>
                              <a:gd name="T152" fmla="+- 0 3164 2313"/>
                              <a:gd name="T153" fmla="*/ T152 w 1320"/>
                              <a:gd name="T154" fmla="+- 0 1135 1119"/>
                              <a:gd name="T155" fmla="*/ 1135 h 744"/>
                              <a:gd name="T156" fmla="+- 0 3071 2313"/>
                              <a:gd name="T157" fmla="*/ T156 w 1320"/>
                              <a:gd name="T158" fmla="+- 0 1123 1119"/>
                              <a:gd name="T159" fmla="*/ 1123 h 744"/>
                              <a:gd name="T160" fmla="+- 0 2973 2313"/>
                              <a:gd name="T161" fmla="*/ T160 w 1320"/>
                              <a:gd name="T162" fmla="+- 0 1119 1119"/>
                              <a:gd name="T163" fmla="*/ 1119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320" h="744">
                                <a:moveTo>
                                  <a:pt x="660" y="0"/>
                                </a:moveTo>
                                <a:lnTo>
                                  <a:pt x="562" y="4"/>
                                </a:lnTo>
                                <a:lnTo>
                                  <a:pt x="469" y="16"/>
                                </a:lnTo>
                                <a:lnTo>
                                  <a:pt x="382" y="35"/>
                                </a:lnTo>
                                <a:lnTo>
                                  <a:pt x="301" y="60"/>
                                </a:lnTo>
                                <a:lnTo>
                                  <a:pt x="227" y="92"/>
                                </a:lnTo>
                                <a:lnTo>
                                  <a:pt x="162" y="128"/>
                                </a:lnTo>
                                <a:lnTo>
                                  <a:pt x="106" y="170"/>
                                </a:lnTo>
                                <a:lnTo>
                                  <a:pt x="61" y="216"/>
                                </a:lnTo>
                                <a:lnTo>
                                  <a:pt x="7" y="318"/>
                                </a:lnTo>
                                <a:lnTo>
                                  <a:pt x="0" y="372"/>
                                </a:lnTo>
                                <a:lnTo>
                                  <a:pt x="7" y="427"/>
                                </a:lnTo>
                                <a:lnTo>
                                  <a:pt x="61" y="529"/>
                                </a:lnTo>
                                <a:lnTo>
                                  <a:pt x="106" y="575"/>
                                </a:lnTo>
                                <a:lnTo>
                                  <a:pt x="162" y="617"/>
                                </a:lnTo>
                                <a:lnTo>
                                  <a:pt x="227" y="653"/>
                                </a:lnTo>
                                <a:lnTo>
                                  <a:pt x="301" y="685"/>
                                </a:lnTo>
                                <a:lnTo>
                                  <a:pt x="382" y="710"/>
                                </a:lnTo>
                                <a:lnTo>
                                  <a:pt x="469" y="729"/>
                                </a:lnTo>
                                <a:lnTo>
                                  <a:pt x="562" y="740"/>
                                </a:lnTo>
                                <a:lnTo>
                                  <a:pt x="660" y="744"/>
                                </a:lnTo>
                                <a:lnTo>
                                  <a:pt x="758" y="740"/>
                                </a:lnTo>
                                <a:lnTo>
                                  <a:pt x="851" y="729"/>
                                </a:lnTo>
                                <a:lnTo>
                                  <a:pt x="938" y="710"/>
                                </a:lnTo>
                                <a:lnTo>
                                  <a:pt x="1019" y="685"/>
                                </a:lnTo>
                                <a:lnTo>
                                  <a:pt x="1093" y="653"/>
                                </a:lnTo>
                                <a:lnTo>
                                  <a:pt x="1158" y="617"/>
                                </a:lnTo>
                                <a:lnTo>
                                  <a:pt x="1214" y="575"/>
                                </a:lnTo>
                                <a:lnTo>
                                  <a:pt x="1259" y="529"/>
                                </a:lnTo>
                                <a:lnTo>
                                  <a:pt x="1313" y="427"/>
                                </a:lnTo>
                                <a:lnTo>
                                  <a:pt x="1320" y="372"/>
                                </a:lnTo>
                                <a:lnTo>
                                  <a:pt x="1313" y="318"/>
                                </a:lnTo>
                                <a:lnTo>
                                  <a:pt x="1259" y="216"/>
                                </a:lnTo>
                                <a:lnTo>
                                  <a:pt x="1214" y="170"/>
                                </a:lnTo>
                                <a:lnTo>
                                  <a:pt x="1158" y="128"/>
                                </a:lnTo>
                                <a:lnTo>
                                  <a:pt x="1093" y="92"/>
                                </a:lnTo>
                                <a:lnTo>
                                  <a:pt x="1019" y="60"/>
                                </a:lnTo>
                                <a:lnTo>
                                  <a:pt x="938" y="35"/>
                                </a:lnTo>
                                <a:lnTo>
                                  <a:pt x="851" y="16"/>
                                </a:lnTo>
                                <a:lnTo>
                                  <a:pt x="758" y="4"/>
                                </a:lnTo>
                                <a:lnTo>
                                  <a:pt x="660" y="0"/>
                                </a:lnTo>
                                <a:close/>
                              </a:path>
                            </a:pathLst>
                          </a:custGeom>
                          <a:noFill/>
                          <a:ln w="12700">
                            <a:solidFill>
                              <a:srgbClr val="1C4A7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3707A" id="Group 24" o:spid="_x0000_s1026" style="position:absolute;margin-left:138.5pt;margin-top:73.5pt;width:67pt;height:38.2pt;z-index:-251623424;mso-position-horizontal-relative:page" coordorigin="2303,1109" coordsize="134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">
                <v:shape id="Freeform 14" o:spid="_x0000_s1027" style="position:absolute;left:2313;top:1119;width:1320;height:744;visibility:visible;mso-wrap-style:square;v-text-anchor:top" coordsize="1320,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zeZ8QA&#10;AADbAAAADwAAAGRycy9kb3ducmV2LnhtbESPQWvCQBSE74L/YXlCb7qpWCupq4gitaeiBsHba/aZ&#10;hGbfhuxrTP99t1DocZiZb5jlune16qgNlWcDj5MEFHHubcWFgey8Hy9ABUG2WHsmA98UYL0aDpaY&#10;Wn/nI3UnKVSEcEjRQCnSpFqHvCSHYeIb4ujdfOtQomwLbVu8R7ir9TRJ5tphxXGhxIa2JeWfpy9n&#10;4Jhd7XN3k8Ns/3qRj93705vPGmMeRv3mBZRQL//hv/bBGpjO4fdL/AF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c3mfEAAAA2wAAAA8AAAAAAAAAAAAAAAAAmAIAAGRycy9k&#10;b3ducmV2LnhtbFBLBQYAAAAABAAEAPUAAACJAwAAAAA=&#10;" path="m660,l562,4,469,16,382,35,301,60,227,92r-65,36l106,170,61,216,7,318,,372r7,55l61,529r45,46l162,617r65,36l301,685r81,25l469,729r93,11l660,744r98,-4l851,729r87,-19l1019,685r74,-32l1158,617r56,-42l1259,529r54,-102l1320,372r-7,-54l1259,216r-45,-46l1158,128,1093,92,1019,60,938,35,851,16,758,4,660,xe" fillcolor="#5b9bd4" stroked="f">
                  <v:path arrowok="t" o:connecttype="custom" o:connectlocs="660,1119;562,1123;469,1135;382,1154;301,1179;227,1211;162,1247;106,1289;61,1335;7,1437;0,1491;7,1546;61,1648;106,1694;162,1736;227,1772;301,1804;382,1829;469,1848;562,1859;660,1863;758,1859;851,1848;938,1829;1019,1804;1093,1772;1158,1736;1214,1694;1259,1648;1313,1546;1320,1491;1313,1437;1259,1335;1214,1289;1158,1247;1093,1211;1019,1179;938,1154;851,1135;758,1123;660,1119" o:connectangles="0,0,0,0,0,0,0,0,0,0,0,0,0,0,0,0,0,0,0,0,0,0,0,0,0,0,0,0,0,0,0,0,0,0,0,0,0,0,0,0,0"/>
                </v:shape>
                <v:shape id="Freeform 15" o:spid="_x0000_s1028" style="position:absolute;left:2313;top:1119;width:1320;height:744;visibility:visible;mso-wrap-style:square;v-text-anchor:top" coordsize="1320,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51cAA&#10;AADbAAAADwAAAGRycy9kb3ducmV2LnhtbERPTYvCMBC9C/6HMII3TduDSDWKugjLgi626nloxrbY&#10;TEqT1e7+enNY8Ph438t1bxrxoM7VlhXE0wgEcWF1zaWCc76fzEE4j6yxsUwKfsnBejUcLDHV9skn&#10;emS+FCGEXYoKKu/bVEpXVGTQTW1LHLib7Qz6ALtS6g6fIdw0MomimTRYc2iosKVdRcU9+zEKrn/9&#10;8fKFVMf74yzng8u23x+ZUuNRv1mA8NT7t/jf/akVJG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n51cAAAADbAAAADwAAAAAAAAAAAAAAAACYAgAAZHJzL2Rvd25y&#10;ZXYueG1sUEsFBgAAAAAEAAQA9QAAAIUDAAAAAA==&#10;" path="m660,l562,4,469,16,382,35,301,60,227,92r-65,36l106,170,61,216,7,318,,372r7,55l61,529r45,46l162,617r65,36l301,685r81,25l469,729r93,11l660,744r98,-4l851,729r87,-19l1019,685r74,-32l1158,617r56,-42l1259,529r54,-102l1320,372r-7,-54l1259,216r-45,-46l1158,128,1093,92,1019,60,938,35,851,16,758,4,660,xe" filled="f" strokecolor="#1c4a77" strokeweight="1pt">
                  <v:path arrowok="t" o:connecttype="custom" o:connectlocs="660,1119;562,1123;469,1135;382,1154;301,1179;227,1211;162,1247;106,1289;61,1335;7,1437;0,1491;7,1546;61,1648;106,1694;162,1736;227,1772;301,1804;382,1829;469,1848;562,1859;660,1863;758,1859;851,1848;938,1829;1019,1804;1093,1772;1158,1736;1214,1694;1259,1648;1313,1546;1320,1491;1313,1437;1259,1335;1214,1289;1158,1247;1093,1211;1019,1179;938,1154;851,1135;758,1123;660,1119" o:connectangles="0,0,0,0,0,0,0,0,0,0,0,0,0,0,0,0,0,0,0,0,0,0,0,0,0,0,0,0,0,0,0,0,0,0,0,0,0,0,0,0,0"/>
                </v:shape>
                <w10:wrap anchorx="page"/>
              </v:group>
            </w:pict>
          </mc:Fallback>
        </mc:AlternateContent>
      </w:r>
      <w:r>
        <w:rPr>
          <w:sz w:val="24"/>
        </w:rPr>
        <w:t>The</w:t>
      </w:r>
      <w:r>
        <w:rPr>
          <w:spacing w:val="-5"/>
          <w:sz w:val="24"/>
        </w:rPr>
        <w:t xml:space="preserve"> </w:t>
      </w:r>
      <w:r>
        <w:rPr>
          <w:sz w:val="24"/>
        </w:rPr>
        <w:t>primitive</w:t>
      </w:r>
      <w:r>
        <w:rPr>
          <w:spacing w:val="-4"/>
          <w:sz w:val="24"/>
        </w:rPr>
        <w:t xml:space="preserve"> </w:t>
      </w:r>
      <w:r>
        <w:rPr>
          <w:sz w:val="24"/>
        </w:rPr>
        <w:t>symbols</w:t>
      </w:r>
      <w:r>
        <w:rPr>
          <w:spacing w:val="-5"/>
          <w:sz w:val="24"/>
        </w:rPr>
        <w:t xml:space="preserve"> </w:t>
      </w:r>
      <w:r>
        <w:rPr>
          <w:sz w:val="24"/>
        </w:rPr>
        <w:t>used for</w:t>
      </w:r>
      <w:r>
        <w:rPr>
          <w:spacing w:val="-2"/>
          <w:sz w:val="24"/>
        </w:rPr>
        <w:t xml:space="preserve"> </w:t>
      </w:r>
      <w:r>
        <w:rPr>
          <w:sz w:val="24"/>
        </w:rPr>
        <w:t>constructing</w:t>
      </w:r>
      <w:r>
        <w:rPr>
          <w:spacing w:val="-3"/>
          <w:sz w:val="24"/>
        </w:rPr>
        <w:t xml:space="preserve"> </w:t>
      </w:r>
      <w:r>
        <w:rPr>
          <w:sz w:val="24"/>
        </w:rPr>
        <w:t>DFD’s</w:t>
      </w:r>
      <w:r>
        <w:rPr>
          <w:spacing w:val="-6"/>
          <w:sz w:val="24"/>
        </w:rPr>
        <w:t xml:space="preserve"> </w:t>
      </w:r>
      <w:r>
        <w:rPr>
          <w:sz w:val="24"/>
        </w:rPr>
        <w:t>are:</w:t>
      </w:r>
      <w:r>
        <w:rPr>
          <w:spacing w:val="-57"/>
          <w:sz w:val="24"/>
        </w:rPr>
        <w:t xml:space="preserve"> </w:t>
      </w:r>
      <w:r>
        <w:rPr>
          <w:sz w:val="24"/>
        </w:rPr>
        <w:t>Symbols</w:t>
      </w:r>
      <w:r>
        <w:rPr>
          <w:spacing w:val="-1"/>
          <w:sz w:val="24"/>
        </w:rPr>
        <w:t xml:space="preserve"> </w:t>
      </w:r>
      <w:r>
        <w:rPr>
          <w:sz w:val="24"/>
        </w:rPr>
        <w:t>used</w:t>
      </w:r>
      <w:r>
        <w:rPr>
          <w:spacing w:val="6"/>
          <w:sz w:val="24"/>
        </w:rPr>
        <w:t xml:space="preserve"> </w:t>
      </w:r>
      <w:r>
        <w:rPr>
          <w:sz w:val="24"/>
        </w:rPr>
        <w:t>in</w:t>
      </w:r>
      <w:r>
        <w:rPr>
          <w:spacing w:val="-3"/>
          <w:sz w:val="24"/>
        </w:rPr>
        <w:t xml:space="preserve"> </w:t>
      </w:r>
      <w:r>
        <w:rPr>
          <w:sz w:val="24"/>
        </w:rPr>
        <w:t>DFD</w:t>
      </w:r>
    </w:p>
    <w:p w:rsidR="0044095D" w:rsidRDefault="0044095D" w:rsidP="0044095D">
      <w:pPr>
        <w:pStyle w:val="BodyText"/>
        <w:rPr>
          <w:sz w:val="26"/>
        </w:rPr>
      </w:pPr>
    </w:p>
    <w:p w:rsidR="0044095D" w:rsidRDefault="0044095D" w:rsidP="0044095D">
      <w:pPr>
        <w:tabs>
          <w:tab w:val="left" w:pos="1128"/>
        </w:tabs>
        <w:rPr>
          <w:sz w:val="32"/>
          <w:szCs w:val="28"/>
        </w:rPr>
      </w:pPr>
    </w:p>
    <w:p w:rsidR="0044095D" w:rsidRDefault="00A97588" w:rsidP="0044095D">
      <w:pPr>
        <w:tabs>
          <w:tab w:val="left" w:pos="1128"/>
        </w:tabs>
        <w:rPr>
          <w:sz w:val="24"/>
        </w:rPr>
      </w:pPr>
      <w:r>
        <w:rPr>
          <w:sz w:val="32"/>
          <w:szCs w:val="28"/>
        </w:rPr>
        <w:t xml:space="preserve"> </w:t>
      </w:r>
      <w:r w:rsidR="0044095D">
        <w:rPr>
          <w:sz w:val="24"/>
        </w:rPr>
        <w:t>A</w:t>
      </w:r>
      <w:r w:rsidR="0044095D">
        <w:rPr>
          <w:spacing w:val="-6"/>
          <w:sz w:val="24"/>
        </w:rPr>
        <w:t xml:space="preserve"> </w:t>
      </w:r>
      <w:r w:rsidR="0044095D">
        <w:rPr>
          <w:sz w:val="24"/>
        </w:rPr>
        <w:t>circle</w:t>
      </w:r>
      <w:r w:rsidR="0044095D">
        <w:rPr>
          <w:spacing w:val="-1"/>
          <w:sz w:val="24"/>
        </w:rPr>
        <w:t xml:space="preserve"> </w:t>
      </w:r>
      <w:r w:rsidR="0044095D">
        <w:rPr>
          <w:sz w:val="24"/>
        </w:rPr>
        <w:t>represents</w:t>
      </w:r>
      <w:r w:rsidR="0044095D">
        <w:rPr>
          <w:spacing w:val="-2"/>
          <w:sz w:val="24"/>
        </w:rPr>
        <w:t xml:space="preserve"> </w:t>
      </w:r>
      <w:r w:rsidR="0044095D">
        <w:rPr>
          <w:sz w:val="24"/>
        </w:rPr>
        <w:t>a</w:t>
      </w:r>
      <w:r w:rsidR="0044095D">
        <w:rPr>
          <w:spacing w:val="-1"/>
          <w:sz w:val="24"/>
        </w:rPr>
        <w:t xml:space="preserve"> </w:t>
      </w:r>
      <w:r w:rsidR="0044095D">
        <w:rPr>
          <w:sz w:val="24"/>
        </w:rPr>
        <w:t>process</w:t>
      </w:r>
    </w:p>
    <w:p w:rsidR="0044095D" w:rsidRDefault="0044095D" w:rsidP="0044095D">
      <w:pPr>
        <w:pStyle w:val="BodyText"/>
        <w:ind w:left="490"/>
        <w:rPr>
          <w:sz w:val="20"/>
        </w:rPr>
      </w:pPr>
      <w:r>
        <w:rPr>
          <w:noProof/>
          <w:sz w:val="20"/>
        </w:rPr>
        <mc:AlternateContent>
          <mc:Choice Requires="wpg">
            <w:drawing>
              <wp:inline distT="0" distB="0" distL="0" distR="0" wp14:anchorId="0576402D" wp14:editId="2488C4EF">
                <wp:extent cx="1210310" cy="424180"/>
                <wp:effectExtent l="0" t="5080" r="8890" b="889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0310" cy="424180"/>
                          <a:chOff x="0" y="0"/>
                          <a:chExt cx="1906" cy="668"/>
                        </a:xfrm>
                      </wpg:grpSpPr>
                      <wps:wsp>
                        <wps:cNvPr id="20" name="Rectangle 6"/>
                        <wps:cNvSpPr>
                          <a:spLocks noChangeArrowheads="1"/>
                        </wps:cNvSpPr>
                        <wps:spPr bwMode="auto">
                          <a:xfrm>
                            <a:off x="10" y="10"/>
                            <a:ext cx="1886" cy="648"/>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7"/>
                        <wps:cNvSpPr>
                          <a:spLocks noChangeArrowheads="1"/>
                        </wps:cNvSpPr>
                        <wps:spPr bwMode="auto">
                          <a:xfrm>
                            <a:off x="10" y="10"/>
                            <a:ext cx="1886" cy="648"/>
                          </a:xfrm>
                          <a:prstGeom prst="rect">
                            <a:avLst/>
                          </a:prstGeom>
                          <a:noFill/>
                          <a:ln w="12700">
                            <a:solidFill>
                              <a:srgbClr val="1C4A7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13F3E7" id="Group 18" o:spid="_x0000_s1026" style="width:95.3pt;height:33.4pt;mso-position-horizontal-relative:char;mso-position-vertical-relative:line" coordsize="190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">
                <v:rect id="Rectangle 6" o:spid="_x0000_s1027" style="position:absolute;left:10;top:10;width:1886;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rIrwA&#10;AADbAAAADwAAAGRycy9kb3ducmV2LnhtbERPuwrCMBTdBf8hXMFFNNVBSzWKFERx80HnS3Nti81N&#10;aaK2f28GwfFw3ptdZ2rxptZVlhXMZxEI4tzqigsF99thGoNwHlljbZkU9ORgtx0ONpho++ELva++&#10;ECGEXYIKSu+bREqXl2TQzWxDHLiHbQ36ANtC6hY/IdzUchFFS2mw4tBQYkNpSfnz+jIKVpzGx8d8&#10;ktVxFvfp2fdRl6dKjUfdfg3CU+f/4p/7pBUswvrwJfwAuf0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iPusivAAAANsAAAAPAAAAAAAAAAAAAAAAAJgCAABkcnMvZG93bnJldi54&#10;bWxQSwUGAAAAAAQABAD1AAAAgQMAAAAA&#10;" fillcolor="#5b9bd4" stroked="f"/>
                <v:rect id="Rectangle 7" o:spid="_x0000_s1028" style="position:absolute;left:10;top:10;width:1886;height: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ycUA&#10;AADbAAAADwAAAGRycy9kb3ducmV2LnhtbESPQWvCQBSE74L/YXlCL6Kb5lA1dZUiKRXBg0bw+sy+&#10;Jmmzb9PsVuO/dwXB4zAz3zDzZWdqcabWVZYVvI4jEMS51RUXCg7Z52gKwnlkjbVlUnAlB8tFvzfH&#10;RNsL7+i894UIEHYJKii9bxIpXV6SQTe2DXHwvm1r0AfZFlK3eAlwU8s4it6kwYrDQokNrUrKf/f/&#10;RkG6yYb0l36to1U3S4fHrZ6cfrRSL4Pu4x2Ep84/w4/2WiuIY7h/C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7+nJxQAAANsAAAAPAAAAAAAAAAAAAAAAAJgCAABkcnMv&#10;ZG93bnJldi54bWxQSwUGAAAAAAQABAD1AAAAigMAAAAA&#10;" filled="f" strokecolor="#1c4a77" strokeweight="1pt"/>
                <w10:anchorlock/>
              </v:group>
            </w:pict>
          </mc:Fallback>
        </mc:AlternateContent>
      </w:r>
    </w:p>
    <w:p w:rsidR="0044095D" w:rsidRDefault="0044095D" w:rsidP="0044095D">
      <w:pPr>
        <w:pStyle w:val="BodyText"/>
        <w:spacing w:before="5"/>
        <w:rPr>
          <w:sz w:val="25"/>
        </w:rPr>
      </w:pPr>
    </w:p>
    <w:p w:rsidR="0044095D" w:rsidRDefault="0044095D" w:rsidP="00A97588">
      <w:pPr>
        <w:spacing w:before="90"/>
        <w:rPr>
          <w:sz w:val="24"/>
        </w:rPr>
      </w:pPr>
      <w:r>
        <w:rPr>
          <w:sz w:val="24"/>
        </w:rPr>
        <w:t>A</w:t>
      </w:r>
      <w:r>
        <w:rPr>
          <w:spacing w:val="-5"/>
          <w:sz w:val="24"/>
        </w:rPr>
        <w:t xml:space="preserve"> </w:t>
      </w:r>
      <w:r>
        <w:rPr>
          <w:sz w:val="24"/>
        </w:rPr>
        <w:t>rectangle</w:t>
      </w:r>
      <w:r>
        <w:rPr>
          <w:spacing w:val="1"/>
          <w:sz w:val="24"/>
        </w:rPr>
        <w:t xml:space="preserve"> </w:t>
      </w:r>
      <w:r>
        <w:rPr>
          <w:sz w:val="24"/>
        </w:rPr>
        <w:t>represents external</w:t>
      </w:r>
      <w:r>
        <w:rPr>
          <w:spacing w:val="-7"/>
          <w:sz w:val="24"/>
        </w:rPr>
        <w:t xml:space="preserve"> </w:t>
      </w:r>
      <w:r>
        <w:rPr>
          <w:sz w:val="24"/>
        </w:rPr>
        <w:t>entity</w:t>
      </w:r>
    </w:p>
    <w:p w:rsidR="00A97588" w:rsidRDefault="0044095D" w:rsidP="00A97588">
      <w:pPr>
        <w:pStyle w:val="BodyText"/>
        <w:spacing w:before="6"/>
        <w:rPr>
          <w:sz w:val="24"/>
        </w:rPr>
      </w:pPr>
      <w:r>
        <w:rPr>
          <w:noProof/>
        </w:rPr>
        <mc:AlternateContent>
          <mc:Choice Requires="wpg">
            <w:drawing>
              <wp:anchor distT="0" distB="0" distL="0" distR="0" simplePos="0" relativeHeight="251696128" behindDoc="1" locked="0" layoutInCell="1" allowOverlap="1" wp14:anchorId="2DF7BC59" wp14:editId="14016CAA">
                <wp:simplePos x="0" y="0"/>
                <wp:positionH relativeFrom="page">
                  <wp:posOffset>1665605</wp:posOffset>
                </wp:positionH>
                <wp:positionV relativeFrom="paragraph">
                  <wp:posOffset>237490</wp:posOffset>
                </wp:positionV>
                <wp:extent cx="957580" cy="485140"/>
                <wp:effectExtent l="8255" t="1270" r="5715"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7580" cy="485140"/>
                          <a:chOff x="2383" y="356"/>
                          <a:chExt cx="1508" cy="764"/>
                        </a:xfrm>
                      </wpg:grpSpPr>
                      <wps:wsp>
                        <wps:cNvPr id="14" name="Rectangle 17"/>
                        <wps:cNvSpPr>
                          <a:spLocks noChangeArrowheads="1"/>
                        </wps:cNvSpPr>
                        <wps:spPr bwMode="auto">
                          <a:xfrm>
                            <a:off x="2393" y="365"/>
                            <a:ext cx="1488" cy="744"/>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8"/>
                        <wps:cNvSpPr>
                          <a:spLocks noChangeArrowheads="1"/>
                        </wps:cNvSpPr>
                        <wps:spPr bwMode="auto">
                          <a:xfrm>
                            <a:off x="2393" y="365"/>
                            <a:ext cx="1488" cy="744"/>
                          </a:xfrm>
                          <a:prstGeom prst="rect">
                            <a:avLst/>
                          </a:prstGeom>
                          <a:noFill/>
                          <a:ln w="12700">
                            <a:solidFill>
                              <a:srgbClr val="1C4A77"/>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A74DD" id="Group 12" o:spid="_x0000_s1026" style="position:absolute;margin-left:131.15pt;margin-top:18.7pt;width:75.4pt;height:38.2pt;z-index:-251620352;mso-wrap-distance-left:0;mso-wrap-distance-right:0;mso-position-horizontal-relative:page" coordorigin="2383,356" coordsize="150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">
                <v:rect id="Rectangle 17" o:spid="_x0000_s1027" style="position:absolute;left:2393;top:365;width:1488;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nnL8A&#10;AADbAAAADwAAAGRycy9kb3ducmV2LnhtbERPS4vCMBC+C/6HMMJeRFNFtNSmIoXFxZsPPA/N2Bab&#10;SWmy2v77zYLgbT6+56S73jTiSZ2rLStYzCMQxIXVNZcKrpfvWQzCeWSNjWVSMJCDXTYepZho++IT&#10;Pc++FCGEXYIKKu/bREpXVGTQzW1LHLi77Qz6ALtS6g5fIdw0chlFa2mw5tBQYUt5RcXj/GsUbDiP&#10;D/fF9NbEt3jIj36I+iJX6mvS77cgPPX+I367f3SYv4L/X8IBM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aSecvwAAANsAAAAPAAAAAAAAAAAAAAAAAJgCAABkcnMvZG93bnJl&#10;di54bWxQSwUGAAAAAAQABAD1AAAAhAMAAAAA&#10;" fillcolor="#5b9bd4" stroked="f"/>
                <v:rect id="Rectangle 18" o:spid="_x0000_s1028" style="position:absolute;left:2393;top:365;width:1488;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ld8MA&#10;AADbAAAADwAAAGRycy9kb3ducmV2LnhtbERPTWvCQBC9C/6HZYReQt3Yg7apq4ikNAgejAWvY3aa&#10;pM3Optmtif++WxC8zeN9znI9mEZcqHO1ZQWzaQyCuLC65lLBx/Ht8RmE88gaG8uk4EoO1qvxaImJ&#10;tj0f6JL7UoQQdgkqqLxvEyldUZFBN7UtceA+bWfQB9iVUnfYh3DTyKc4nkuDNYeGClvaVlR8579G&#10;Qbo7RvSTvmfxdnhJo9NeL85fWqmHybB5BeFp8HfxzZ3pMH8O/7+E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gld8MAAADbAAAADwAAAAAAAAAAAAAAAACYAgAAZHJzL2Rv&#10;d25yZXYueG1sUEsFBgAAAAAEAAQA9QAAAIgDAAAAAA==&#10;" filled="f" strokecolor="#1c4a77" strokeweight="1pt"/>
                <w10:wrap type="topAndBottom" anchorx="page"/>
              </v:group>
            </w:pict>
          </mc:Fallback>
        </mc:AlternateContent>
      </w:r>
    </w:p>
    <w:p w:rsidR="00A97588" w:rsidRDefault="00A97588" w:rsidP="00A97588">
      <w:pPr>
        <w:pStyle w:val="BodyText"/>
        <w:spacing w:before="6"/>
        <w:rPr>
          <w:sz w:val="24"/>
        </w:rPr>
      </w:pPr>
    </w:p>
    <w:p w:rsidR="0044095D" w:rsidRPr="00A97588" w:rsidRDefault="0044095D" w:rsidP="00A97588">
      <w:pPr>
        <w:pStyle w:val="BodyText"/>
        <w:spacing w:before="6"/>
        <w:rPr>
          <w:sz w:val="27"/>
        </w:rPr>
      </w:pPr>
      <w:r>
        <w:rPr>
          <w:sz w:val="24"/>
        </w:rPr>
        <w:lastRenderedPageBreak/>
        <w:t>A</w:t>
      </w:r>
      <w:r>
        <w:rPr>
          <w:spacing w:val="-4"/>
          <w:sz w:val="24"/>
        </w:rPr>
        <w:t xml:space="preserve"> </w:t>
      </w:r>
      <w:r>
        <w:rPr>
          <w:sz w:val="24"/>
        </w:rPr>
        <w:t>square</w:t>
      </w:r>
      <w:r>
        <w:rPr>
          <w:spacing w:val="1"/>
          <w:sz w:val="24"/>
        </w:rPr>
        <w:t xml:space="preserve"> </w:t>
      </w:r>
      <w:r>
        <w:rPr>
          <w:sz w:val="24"/>
        </w:rPr>
        <w:t>defines a</w:t>
      </w:r>
      <w:r>
        <w:rPr>
          <w:spacing w:val="1"/>
          <w:sz w:val="24"/>
        </w:rPr>
        <w:t xml:space="preserve"> </w:t>
      </w:r>
      <w:r>
        <w:rPr>
          <w:sz w:val="24"/>
        </w:rPr>
        <w:t>source</w:t>
      </w:r>
      <w:r>
        <w:rPr>
          <w:spacing w:val="-4"/>
          <w:sz w:val="24"/>
        </w:rPr>
        <w:t xml:space="preserve"> </w:t>
      </w:r>
      <w:r>
        <w:rPr>
          <w:sz w:val="24"/>
        </w:rPr>
        <w:t>or</w:t>
      </w:r>
      <w:r>
        <w:rPr>
          <w:spacing w:val="-1"/>
          <w:sz w:val="24"/>
        </w:rPr>
        <w:t xml:space="preserve"> </w:t>
      </w:r>
      <w:r>
        <w:rPr>
          <w:sz w:val="24"/>
        </w:rPr>
        <w:t>destination</w:t>
      </w:r>
      <w:r>
        <w:rPr>
          <w:spacing w:val="-3"/>
          <w:sz w:val="24"/>
        </w:rPr>
        <w:t xml:space="preserve"> </w:t>
      </w:r>
      <w:r>
        <w:rPr>
          <w:sz w:val="24"/>
        </w:rPr>
        <w:t>of</w:t>
      </w:r>
      <w:r>
        <w:rPr>
          <w:spacing w:val="-6"/>
          <w:sz w:val="24"/>
        </w:rPr>
        <w:t xml:space="preserve"> </w:t>
      </w:r>
      <w:r>
        <w:rPr>
          <w:sz w:val="24"/>
        </w:rPr>
        <w:t>the</w:t>
      </w:r>
      <w:r>
        <w:rPr>
          <w:spacing w:val="1"/>
          <w:sz w:val="24"/>
        </w:rPr>
        <w:t xml:space="preserve"> </w:t>
      </w:r>
      <w:r>
        <w:rPr>
          <w:sz w:val="24"/>
        </w:rPr>
        <w:t>system</w:t>
      </w:r>
      <w:r>
        <w:rPr>
          <w:spacing w:val="-7"/>
          <w:sz w:val="24"/>
        </w:rPr>
        <w:t xml:space="preserve"> </w:t>
      </w:r>
      <w:r>
        <w:rPr>
          <w:sz w:val="24"/>
        </w:rPr>
        <w:t>data.</w:t>
      </w:r>
    </w:p>
    <w:p w:rsidR="0044095D" w:rsidRDefault="0044095D" w:rsidP="0044095D">
      <w:pPr>
        <w:pStyle w:val="BodyText"/>
        <w:spacing w:before="4"/>
        <w:rPr>
          <w:sz w:val="13"/>
        </w:rPr>
      </w:pPr>
    </w:p>
    <w:p w:rsidR="0044095D" w:rsidRDefault="00A17C69" w:rsidP="0044095D">
      <w:pPr>
        <w:pStyle w:val="BodyText"/>
        <w:rPr>
          <w:sz w:val="26"/>
        </w:rPr>
      </w:pPr>
      <w:r>
        <w:rPr>
          <w:noProof/>
        </w:rPr>
        <mc:AlternateContent>
          <mc:Choice Requires="wps">
            <w:drawing>
              <wp:anchor distT="0" distB="0" distL="0" distR="0" simplePos="0" relativeHeight="251697152" behindDoc="1" locked="0" layoutInCell="1" allowOverlap="1" wp14:anchorId="15B2706E" wp14:editId="798FE80D">
                <wp:simplePos x="0" y="0"/>
                <wp:positionH relativeFrom="page">
                  <wp:posOffset>1782780</wp:posOffset>
                </wp:positionH>
                <wp:positionV relativeFrom="paragraph">
                  <wp:posOffset>275386</wp:posOffset>
                </wp:positionV>
                <wp:extent cx="875030" cy="133350"/>
                <wp:effectExtent l="19050" t="19050" r="1270" b="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444708">
                          <a:off x="0" y="0"/>
                          <a:ext cx="875030" cy="133350"/>
                        </a:xfrm>
                        <a:custGeom>
                          <a:avLst/>
                          <a:gdLst>
                            <a:gd name="T0" fmla="+- 0 3661 2328"/>
                            <a:gd name="T1" fmla="*/ T0 w 1468"/>
                            <a:gd name="T2" fmla="+- 0 193 193"/>
                            <a:gd name="T3" fmla="*/ 193 h 132"/>
                            <a:gd name="T4" fmla="+- 0 3654 2328"/>
                            <a:gd name="T5" fmla="*/ T4 w 1468"/>
                            <a:gd name="T6" fmla="+- 0 194 193"/>
                            <a:gd name="T7" fmla="*/ 194 h 132"/>
                            <a:gd name="T8" fmla="+- 0 3648 2328"/>
                            <a:gd name="T9" fmla="*/ T8 w 1468"/>
                            <a:gd name="T10" fmla="+- 0 202 193"/>
                            <a:gd name="T11" fmla="*/ 202 h 132"/>
                            <a:gd name="T12" fmla="+- 0 3650 2328"/>
                            <a:gd name="T13" fmla="*/ T12 w 1468"/>
                            <a:gd name="T14" fmla="+- 0 207 193"/>
                            <a:gd name="T15" fmla="*/ 207 h 132"/>
                            <a:gd name="T16" fmla="+- 0 3740 2328"/>
                            <a:gd name="T17" fmla="*/ T16 w 1468"/>
                            <a:gd name="T18" fmla="+- 0 254 193"/>
                            <a:gd name="T19" fmla="*/ 254 h 132"/>
                            <a:gd name="T20" fmla="+- 0 2329 2328"/>
                            <a:gd name="T21" fmla="*/ T20 w 1468"/>
                            <a:gd name="T22" fmla="+- 0 199 193"/>
                            <a:gd name="T23" fmla="*/ 199 h 132"/>
                            <a:gd name="T24" fmla="+- 0 2328 2328"/>
                            <a:gd name="T25" fmla="*/ T24 w 1468"/>
                            <a:gd name="T26" fmla="+- 0 215 193"/>
                            <a:gd name="T27" fmla="*/ 215 h 132"/>
                            <a:gd name="T28" fmla="+- 0 3739 2328"/>
                            <a:gd name="T29" fmla="*/ T28 w 1468"/>
                            <a:gd name="T30" fmla="+- 0 270 193"/>
                            <a:gd name="T31" fmla="*/ 270 h 132"/>
                            <a:gd name="T32" fmla="+- 0 3643 2328"/>
                            <a:gd name="T33" fmla="*/ T32 w 1468"/>
                            <a:gd name="T34" fmla="+- 0 310 193"/>
                            <a:gd name="T35" fmla="*/ 310 h 132"/>
                            <a:gd name="T36" fmla="+- 0 3642 2328"/>
                            <a:gd name="T37" fmla="*/ T36 w 1468"/>
                            <a:gd name="T38" fmla="+- 0 315 193"/>
                            <a:gd name="T39" fmla="*/ 315 h 132"/>
                            <a:gd name="T40" fmla="+- 0 3647 2328"/>
                            <a:gd name="T41" fmla="*/ T40 w 1468"/>
                            <a:gd name="T42" fmla="+- 0 323 193"/>
                            <a:gd name="T43" fmla="*/ 323 h 132"/>
                            <a:gd name="T44" fmla="+- 0 3653 2328"/>
                            <a:gd name="T45" fmla="*/ T44 w 1468"/>
                            <a:gd name="T46" fmla="+- 0 325 193"/>
                            <a:gd name="T47" fmla="*/ 325 h 132"/>
                            <a:gd name="T48" fmla="+- 0 3658 2328"/>
                            <a:gd name="T49" fmla="*/ T48 w 1468"/>
                            <a:gd name="T50" fmla="+- 0 323 193"/>
                            <a:gd name="T51" fmla="*/ 323 h 132"/>
                            <a:gd name="T52" fmla="+- 0 3796 2328"/>
                            <a:gd name="T53" fmla="*/ T52 w 1468"/>
                            <a:gd name="T54" fmla="+- 0 264 193"/>
                            <a:gd name="T55" fmla="*/ 264 h 132"/>
                            <a:gd name="T56" fmla="+- 0 3661 2328"/>
                            <a:gd name="T57" fmla="*/ T56 w 1468"/>
                            <a:gd name="T58" fmla="+- 0 193 193"/>
                            <a:gd name="T59" fmla="*/ 193 h 1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468" h="132">
                              <a:moveTo>
                                <a:pt x="1333" y="0"/>
                              </a:moveTo>
                              <a:lnTo>
                                <a:pt x="1326" y="1"/>
                              </a:lnTo>
                              <a:lnTo>
                                <a:pt x="1320" y="9"/>
                              </a:lnTo>
                              <a:lnTo>
                                <a:pt x="1322" y="14"/>
                              </a:lnTo>
                              <a:lnTo>
                                <a:pt x="1412" y="61"/>
                              </a:lnTo>
                              <a:lnTo>
                                <a:pt x="1" y="6"/>
                              </a:lnTo>
                              <a:lnTo>
                                <a:pt x="0" y="22"/>
                              </a:lnTo>
                              <a:lnTo>
                                <a:pt x="1411" y="77"/>
                              </a:lnTo>
                              <a:lnTo>
                                <a:pt x="1315" y="117"/>
                              </a:lnTo>
                              <a:lnTo>
                                <a:pt x="1314" y="122"/>
                              </a:lnTo>
                              <a:lnTo>
                                <a:pt x="1319" y="130"/>
                              </a:lnTo>
                              <a:lnTo>
                                <a:pt x="1325" y="132"/>
                              </a:lnTo>
                              <a:lnTo>
                                <a:pt x="1330" y="130"/>
                              </a:lnTo>
                              <a:lnTo>
                                <a:pt x="1468" y="71"/>
                              </a:lnTo>
                              <a:lnTo>
                                <a:pt x="1333"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D0499" id="Freeform 10" o:spid="_x0000_s1026" style="position:absolute;margin-left:140.4pt;margin-top:21.7pt;width:68.9pt;height:10.5pt;rotation:-169620fd;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468,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" path="m1333,r-7,1l1320,9r2,5l1412,61,1,6,,22,1411,77r-96,40l1314,122r5,8l1325,132r5,-2l1468,71,1333,xe" fillcolor="#5b9bd4" stroked="f">
                <v:path arrowok="t" o:connecttype="custom" o:connectlocs="794561,194974;790388,195984;786812,204066;788004,209117;841650,256598;596,201035;0,217199;841054,272761;783831,313170;783235,318222;786216,326303;789792,328324;792772,326303;875030,266700;794561,194974" o:connectangles="0,0,0,0,0,0,0,0,0,0,0,0,0,0,0"/>
                <w10:wrap type="topAndBottom" anchorx="page"/>
              </v:shape>
            </w:pict>
          </mc:Fallback>
        </mc:AlternateContent>
      </w:r>
    </w:p>
    <w:p w:rsidR="0044095D" w:rsidRDefault="0044095D" w:rsidP="00A97588">
      <w:pPr>
        <w:spacing w:before="190"/>
        <w:rPr>
          <w:sz w:val="24"/>
        </w:rPr>
      </w:pPr>
      <w:r>
        <w:rPr>
          <w:sz w:val="24"/>
        </w:rPr>
        <w:t>An</w:t>
      </w:r>
      <w:r>
        <w:rPr>
          <w:spacing w:val="-8"/>
          <w:sz w:val="24"/>
        </w:rPr>
        <w:t xml:space="preserve"> </w:t>
      </w:r>
      <w:r>
        <w:rPr>
          <w:sz w:val="24"/>
        </w:rPr>
        <w:t>arrow</w:t>
      </w:r>
      <w:r>
        <w:rPr>
          <w:spacing w:val="-3"/>
          <w:sz w:val="24"/>
        </w:rPr>
        <w:t xml:space="preserve"> </w:t>
      </w:r>
      <w:r>
        <w:rPr>
          <w:sz w:val="24"/>
        </w:rPr>
        <w:t>identifies</w:t>
      </w:r>
      <w:r>
        <w:rPr>
          <w:spacing w:val="-4"/>
          <w:sz w:val="24"/>
        </w:rPr>
        <w:t xml:space="preserve"> </w:t>
      </w:r>
      <w:r>
        <w:rPr>
          <w:sz w:val="24"/>
        </w:rPr>
        <w:t>dataflow.</w:t>
      </w:r>
    </w:p>
    <w:p w:rsidR="0044095D" w:rsidRDefault="0044095D" w:rsidP="0044095D">
      <w:pPr>
        <w:pStyle w:val="BodyText"/>
        <w:rPr>
          <w:sz w:val="26"/>
        </w:rPr>
      </w:pPr>
      <w:r>
        <w:rPr>
          <w:noProof/>
        </w:rPr>
        <mc:AlternateContent>
          <mc:Choice Requires="wps">
            <w:drawing>
              <wp:anchor distT="0" distB="0" distL="0" distR="0" simplePos="0" relativeHeight="251698176" behindDoc="1" locked="0" layoutInCell="1" allowOverlap="1" wp14:anchorId="20C62E7D" wp14:editId="6DF23D4F">
                <wp:simplePos x="0" y="0"/>
                <wp:positionH relativeFrom="page">
                  <wp:posOffset>1698673</wp:posOffset>
                </wp:positionH>
                <wp:positionV relativeFrom="paragraph">
                  <wp:posOffset>343272</wp:posOffset>
                </wp:positionV>
                <wp:extent cx="992505" cy="204470"/>
                <wp:effectExtent l="1905" t="5080" r="5715" b="0"/>
                <wp:wrapTopAndBottom/>
                <wp:docPr id="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2505" cy="204470"/>
                        </a:xfrm>
                        <a:custGeom>
                          <a:avLst/>
                          <a:gdLst>
                            <a:gd name="T0" fmla="+- 0 3860 2313"/>
                            <a:gd name="T1" fmla="*/ T0 w 1563"/>
                            <a:gd name="T2" fmla="+- 0 543 303"/>
                            <a:gd name="T3" fmla="*/ 543 h 322"/>
                            <a:gd name="T4" fmla="+- 0 3725 2313"/>
                            <a:gd name="T5" fmla="*/ T4 w 1563"/>
                            <a:gd name="T6" fmla="+- 0 465 303"/>
                            <a:gd name="T7" fmla="*/ 465 h 322"/>
                            <a:gd name="T8" fmla="+- 0 3720 2313"/>
                            <a:gd name="T9" fmla="*/ T8 w 1563"/>
                            <a:gd name="T10" fmla="+- 0 462 303"/>
                            <a:gd name="T11" fmla="*/ 462 h 322"/>
                            <a:gd name="T12" fmla="+- 0 3714 2313"/>
                            <a:gd name="T13" fmla="*/ T12 w 1563"/>
                            <a:gd name="T14" fmla="+- 0 464 303"/>
                            <a:gd name="T15" fmla="*/ 464 h 322"/>
                            <a:gd name="T16" fmla="+- 0 3709 2313"/>
                            <a:gd name="T17" fmla="*/ T16 w 1563"/>
                            <a:gd name="T18" fmla="+- 0 474 303"/>
                            <a:gd name="T19" fmla="*/ 474 h 322"/>
                            <a:gd name="T20" fmla="+- 0 3710 2313"/>
                            <a:gd name="T21" fmla="*/ T20 w 1563"/>
                            <a:gd name="T22" fmla="+- 0 480 303"/>
                            <a:gd name="T23" fmla="*/ 480 h 322"/>
                            <a:gd name="T24" fmla="+- 0 3803 2313"/>
                            <a:gd name="T25" fmla="*/ T24 w 1563"/>
                            <a:gd name="T26" fmla="+- 0 533 303"/>
                            <a:gd name="T27" fmla="*/ 533 h 322"/>
                            <a:gd name="T28" fmla="+- 0 2329 2313"/>
                            <a:gd name="T29" fmla="*/ T28 w 1563"/>
                            <a:gd name="T30" fmla="+- 0 541 303"/>
                            <a:gd name="T31" fmla="*/ 541 h 322"/>
                            <a:gd name="T32" fmla="+- 0 2329 2313"/>
                            <a:gd name="T33" fmla="*/ T32 w 1563"/>
                            <a:gd name="T34" fmla="+- 0 561 303"/>
                            <a:gd name="T35" fmla="*/ 561 h 322"/>
                            <a:gd name="T36" fmla="+- 0 3803 2313"/>
                            <a:gd name="T37" fmla="*/ T36 w 1563"/>
                            <a:gd name="T38" fmla="+- 0 553 303"/>
                            <a:gd name="T39" fmla="*/ 553 h 322"/>
                            <a:gd name="T40" fmla="+- 0 3711 2313"/>
                            <a:gd name="T41" fmla="*/ T40 w 1563"/>
                            <a:gd name="T42" fmla="+- 0 608 303"/>
                            <a:gd name="T43" fmla="*/ 608 h 322"/>
                            <a:gd name="T44" fmla="+- 0 3709 2313"/>
                            <a:gd name="T45" fmla="*/ T44 w 1563"/>
                            <a:gd name="T46" fmla="+- 0 614 303"/>
                            <a:gd name="T47" fmla="*/ 614 h 322"/>
                            <a:gd name="T48" fmla="+- 0 3715 2313"/>
                            <a:gd name="T49" fmla="*/ T48 w 1563"/>
                            <a:gd name="T50" fmla="+- 0 623 303"/>
                            <a:gd name="T51" fmla="*/ 623 h 322"/>
                            <a:gd name="T52" fmla="+- 0 3721 2313"/>
                            <a:gd name="T53" fmla="*/ T52 w 1563"/>
                            <a:gd name="T54" fmla="+- 0 625 303"/>
                            <a:gd name="T55" fmla="*/ 625 h 322"/>
                            <a:gd name="T56" fmla="+- 0 3860 2313"/>
                            <a:gd name="T57" fmla="*/ T56 w 1563"/>
                            <a:gd name="T58" fmla="+- 0 543 303"/>
                            <a:gd name="T59" fmla="*/ 543 h 322"/>
                            <a:gd name="T60" fmla="+- 0 3876 2313"/>
                            <a:gd name="T61" fmla="*/ T60 w 1563"/>
                            <a:gd name="T62" fmla="+- 0 382 303"/>
                            <a:gd name="T63" fmla="*/ 382 h 322"/>
                            <a:gd name="T64" fmla="+- 0 3740 2313"/>
                            <a:gd name="T65" fmla="*/ T64 w 1563"/>
                            <a:gd name="T66" fmla="+- 0 306 303"/>
                            <a:gd name="T67" fmla="*/ 306 h 322"/>
                            <a:gd name="T68" fmla="+- 0 3735 2313"/>
                            <a:gd name="T69" fmla="*/ T68 w 1563"/>
                            <a:gd name="T70" fmla="+- 0 303 303"/>
                            <a:gd name="T71" fmla="*/ 303 h 322"/>
                            <a:gd name="T72" fmla="+- 0 3729 2313"/>
                            <a:gd name="T73" fmla="*/ T72 w 1563"/>
                            <a:gd name="T74" fmla="+- 0 305 303"/>
                            <a:gd name="T75" fmla="*/ 305 h 322"/>
                            <a:gd name="T76" fmla="+- 0 3724 2313"/>
                            <a:gd name="T77" fmla="*/ T76 w 1563"/>
                            <a:gd name="T78" fmla="+- 0 314 303"/>
                            <a:gd name="T79" fmla="*/ 314 h 322"/>
                            <a:gd name="T80" fmla="+- 0 3725 2313"/>
                            <a:gd name="T81" fmla="*/ T80 w 1563"/>
                            <a:gd name="T82" fmla="+- 0 320 303"/>
                            <a:gd name="T83" fmla="*/ 320 h 322"/>
                            <a:gd name="T84" fmla="+- 0 3819 2313"/>
                            <a:gd name="T85" fmla="*/ T84 w 1563"/>
                            <a:gd name="T86" fmla="+- 0 373 303"/>
                            <a:gd name="T87" fmla="*/ 373 h 322"/>
                            <a:gd name="T88" fmla="+- 0 2313 2313"/>
                            <a:gd name="T89" fmla="*/ T88 w 1563"/>
                            <a:gd name="T90" fmla="+- 0 396 303"/>
                            <a:gd name="T91" fmla="*/ 396 h 322"/>
                            <a:gd name="T92" fmla="+- 0 2313 2313"/>
                            <a:gd name="T93" fmla="*/ T92 w 1563"/>
                            <a:gd name="T94" fmla="+- 0 416 303"/>
                            <a:gd name="T95" fmla="*/ 416 h 322"/>
                            <a:gd name="T96" fmla="+- 0 3819 2313"/>
                            <a:gd name="T97" fmla="*/ T96 w 1563"/>
                            <a:gd name="T98" fmla="+- 0 393 303"/>
                            <a:gd name="T99" fmla="*/ 393 h 322"/>
                            <a:gd name="T100" fmla="+- 0 3727 2313"/>
                            <a:gd name="T101" fmla="*/ T100 w 1563"/>
                            <a:gd name="T102" fmla="+- 0 449 303"/>
                            <a:gd name="T103" fmla="*/ 449 h 322"/>
                            <a:gd name="T104" fmla="+- 0 3726 2313"/>
                            <a:gd name="T105" fmla="*/ T104 w 1563"/>
                            <a:gd name="T106" fmla="+- 0 455 303"/>
                            <a:gd name="T107" fmla="*/ 455 h 322"/>
                            <a:gd name="T108" fmla="+- 0 3732 2313"/>
                            <a:gd name="T109" fmla="*/ T108 w 1563"/>
                            <a:gd name="T110" fmla="+- 0 464 303"/>
                            <a:gd name="T111" fmla="*/ 464 h 322"/>
                            <a:gd name="T112" fmla="+- 0 3738 2313"/>
                            <a:gd name="T113" fmla="*/ T112 w 1563"/>
                            <a:gd name="T114" fmla="+- 0 466 303"/>
                            <a:gd name="T115" fmla="*/ 466 h 322"/>
                            <a:gd name="T116" fmla="+- 0 3876 2313"/>
                            <a:gd name="T117" fmla="*/ T116 w 1563"/>
                            <a:gd name="T118" fmla="+- 0 382 303"/>
                            <a:gd name="T119" fmla="*/ 382 h 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563" h="322">
                              <a:moveTo>
                                <a:pt x="1547" y="240"/>
                              </a:moveTo>
                              <a:lnTo>
                                <a:pt x="1412" y="162"/>
                              </a:lnTo>
                              <a:lnTo>
                                <a:pt x="1407" y="159"/>
                              </a:lnTo>
                              <a:lnTo>
                                <a:pt x="1401" y="161"/>
                              </a:lnTo>
                              <a:lnTo>
                                <a:pt x="1396" y="171"/>
                              </a:lnTo>
                              <a:lnTo>
                                <a:pt x="1397" y="177"/>
                              </a:lnTo>
                              <a:lnTo>
                                <a:pt x="1490" y="230"/>
                              </a:lnTo>
                              <a:lnTo>
                                <a:pt x="16" y="238"/>
                              </a:lnTo>
                              <a:lnTo>
                                <a:pt x="16" y="258"/>
                              </a:lnTo>
                              <a:lnTo>
                                <a:pt x="1490" y="250"/>
                              </a:lnTo>
                              <a:lnTo>
                                <a:pt x="1398" y="305"/>
                              </a:lnTo>
                              <a:lnTo>
                                <a:pt x="1396" y="311"/>
                              </a:lnTo>
                              <a:lnTo>
                                <a:pt x="1402" y="320"/>
                              </a:lnTo>
                              <a:lnTo>
                                <a:pt x="1408" y="322"/>
                              </a:lnTo>
                              <a:lnTo>
                                <a:pt x="1547" y="240"/>
                              </a:lnTo>
                              <a:close/>
                              <a:moveTo>
                                <a:pt x="1563" y="79"/>
                              </a:moveTo>
                              <a:lnTo>
                                <a:pt x="1427" y="3"/>
                              </a:lnTo>
                              <a:lnTo>
                                <a:pt x="1422" y="0"/>
                              </a:lnTo>
                              <a:lnTo>
                                <a:pt x="1416" y="2"/>
                              </a:lnTo>
                              <a:lnTo>
                                <a:pt x="1411" y="11"/>
                              </a:lnTo>
                              <a:lnTo>
                                <a:pt x="1412" y="17"/>
                              </a:lnTo>
                              <a:lnTo>
                                <a:pt x="1506" y="70"/>
                              </a:lnTo>
                              <a:lnTo>
                                <a:pt x="0" y="93"/>
                              </a:lnTo>
                              <a:lnTo>
                                <a:pt x="0" y="113"/>
                              </a:lnTo>
                              <a:lnTo>
                                <a:pt x="1506" y="90"/>
                              </a:lnTo>
                              <a:lnTo>
                                <a:pt x="1414" y="146"/>
                              </a:lnTo>
                              <a:lnTo>
                                <a:pt x="1413" y="152"/>
                              </a:lnTo>
                              <a:lnTo>
                                <a:pt x="1419" y="161"/>
                              </a:lnTo>
                              <a:lnTo>
                                <a:pt x="1425" y="163"/>
                              </a:lnTo>
                              <a:lnTo>
                                <a:pt x="1563" y="79"/>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D071A" id="Freeform 8" o:spid="_x0000_s1026" style="position:absolute;margin-left:133.75pt;margin-top:27.05pt;width:78.15pt;height:16.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6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" path="m1547,240l1412,162r-5,-3l1401,161r-5,10l1397,177r93,53l16,238r,20l1490,250r-92,55l1396,311r6,9l1408,322r139,-82xm1563,79l1427,3,1422,r-6,2l1411,11r1,6l1506,70,,93r,20l1506,90r-92,56l1413,152r6,9l1425,163,1563,79xe" fillcolor="#5b9bd4" stroked="f">
                <v:path arrowok="t" o:connecttype="custom" o:connectlocs="982345,344805;896620,295275;893445,293370;889635,294640;886460,300990;887095,304800;946150,338455;10160,343535;10160,356235;946150,351155;887730,386080;886460,389890;890270,395605;894080,396875;982345,344805;992505,242570;906145,194310;902970,192405;899160,193675;895985,199390;896620,203200;956310,236855;0,251460;0,264160;956310,249555;897890,285115;897255,288925;901065,294640;904875,295910;992505,242570" o:connectangles="0,0,0,0,0,0,0,0,0,0,0,0,0,0,0,0,0,0,0,0,0,0,0,0,0,0,0,0,0,0"/>
                <w10:wrap type="topAndBottom" anchorx="page"/>
              </v:shape>
            </w:pict>
          </mc:Fallback>
        </mc:AlternateContent>
      </w:r>
    </w:p>
    <w:p w:rsidR="00A97588" w:rsidRDefault="00A97588" w:rsidP="0044095D">
      <w:pPr>
        <w:rPr>
          <w:sz w:val="35"/>
          <w:szCs w:val="28"/>
        </w:rPr>
      </w:pPr>
    </w:p>
    <w:p w:rsidR="0044095D" w:rsidRDefault="0044095D" w:rsidP="0044095D">
      <w:pPr>
        <w:rPr>
          <w:sz w:val="24"/>
        </w:rPr>
      </w:pPr>
      <w:r>
        <w:rPr>
          <w:sz w:val="24"/>
        </w:rPr>
        <w:t xml:space="preserve"> Double</w:t>
      </w:r>
      <w:r>
        <w:rPr>
          <w:spacing w:val="2"/>
          <w:sz w:val="24"/>
        </w:rPr>
        <w:t xml:space="preserve"> </w:t>
      </w:r>
      <w:r>
        <w:rPr>
          <w:sz w:val="24"/>
        </w:rPr>
        <w:t>line</w:t>
      </w:r>
      <w:r>
        <w:rPr>
          <w:spacing w:val="-3"/>
          <w:sz w:val="24"/>
        </w:rPr>
        <w:t xml:space="preserve"> </w:t>
      </w:r>
      <w:r>
        <w:rPr>
          <w:sz w:val="24"/>
        </w:rPr>
        <w:t>with</w:t>
      </w:r>
      <w:r>
        <w:rPr>
          <w:spacing w:val="-6"/>
          <w:sz w:val="24"/>
        </w:rPr>
        <w:t xml:space="preserve"> </w:t>
      </w:r>
      <w:r>
        <w:rPr>
          <w:sz w:val="24"/>
        </w:rPr>
        <w:t>one</w:t>
      </w:r>
      <w:r>
        <w:rPr>
          <w:spacing w:val="-3"/>
          <w:sz w:val="24"/>
        </w:rPr>
        <w:t xml:space="preserve"> </w:t>
      </w:r>
      <w:r>
        <w:rPr>
          <w:sz w:val="24"/>
        </w:rPr>
        <w:t>end</w:t>
      </w:r>
      <w:r>
        <w:rPr>
          <w:spacing w:val="-1"/>
          <w:sz w:val="24"/>
        </w:rPr>
        <w:t xml:space="preserve"> </w:t>
      </w:r>
      <w:r>
        <w:rPr>
          <w:sz w:val="24"/>
        </w:rPr>
        <w:t>closed</w:t>
      </w:r>
      <w:r>
        <w:rPr>
          <w:spacing w:val="2"/>
          <w:sz w:val="24"/>
        </w:rPr>
        <w:t xml:space="preserve"> </w:t>
      </w:r>
      <w:r>
        <w:rPr>
          <w:sz w:val="24"/>
        </w:rPr>
        <w:t>indicates</w:t>
      </w:r>
      <w:r>
        <w:rPr>
          <w:spacing w:val="-4"/>
          <w:sz w:val="24"/>
        </w:rPr>
        <w:t xml:space="preserve"> </w:t>
      </w:r>
      <w:r>
        <w:rPr>
          <w:sz w:val="24"/>
        </w:rPr>
        <w:t>data</w:t>
      </w:r>
      <w:r>
        <w:rPr>
          <w:spacing w:val="-2"/>
          <w:sz w:val="24"/>
        </w:rPr>
        <w:t xml:space="preserve"> </w:t>
      </w:r>
      <w:r>
        <w:rPr>
          <w:sz w:val="24"/>
        </w:rPr>
        <w:t>store</w:t>
      </w:r>
    </w:p>
    <w:p w:rsidR="0044095D" w:rsidRDefault="0044095D" w:rsidP="0044095D">
      <w:pPr>
        <w:pStyle w:val="BodyText"/>
        <w:rPr>
          <w:sz w:val="26"/>
        </w:rPr>
      </w:pPr>
    </w:p>
    <w:p w:rsidR="0044095D" w:rsidRDefault="0044095D" w:rsidP="0044095D">
      <w:pPr>
        <w:pStyle w:val="BodyText"/>
        <w:rPr>
          <w:sz w:val="26"/>
        </w:rPr>
      </w:pPr>
    </w:p>
    <w:p w:rsidR="0044095D" w:rsidRDefault="0044095D" w:rsidP="0044095D">
      <w:pPr>
        <w:pStyle w:val="BodyText"/>
        <w:rPr>
          <w:sz w:val="26"/>
        </w:rPr>
      </w:pPr>
    </w:p>
    <w:p w:rsidR="0044095D" w:rsidRDefault="0044095D" w:rsidP="0044095D">
      <w:pPr>
        <w:pStyle w:val="BodyText"/>
        <w:rPr>
          <w:sz w:val="26"/>
        </w:rPr>
      </w:pPr>
    </w:p>
    <w:p w:rsidR="0044095D" w:rsidRPr="00A97588" w:rsidRDefault="0044095D" w:rsidP="0044095D">
      <w:pPr>
        <w:spacing w:before="163"/>
        <w:ind w:left="100"/>
        <w:rPr>
          <w:sz w:val="28"/>
          <w:szCs w:val="28"/>
        </w:rPr>
      </w:pPr>
      <w:r w:rsidRPr="00A97588">
        <w:rPr>
          <w:sz w:val="28"/>
          <w:szCs w:val="28"/>
        </w:rPr>
        <w:t>Data</w:t>
      </w:r>
      <w:r w:rsidRPr="00A97588">
        <w:rPr>
          <w:spacing w:val="-7"/>
          <w:sz w:val="28"/>
          <w:szCs w:val="28"/>
        </w:rPr>
        <w:t xml:space="preserve"> </w:t>
      </w:r>
      <w:r w:rsidRPr="00A97588">
        <w:rPr>
          <w:sz w:val="28"/>
          <w:szCs w:val="28"/>
        </w:rPr>
        <w:t>Flow</w:t>
      </w:r>
      <w:r w:rsidRPr="00A97588">
        <w:rPr>
          <w:spacing w:val="-9"/>
          <w:sz w:val="28"/>
          <w:szCs w:val="28"/>
        </w:rPr>
        <w:t xml:space="preserve"> </w:t>
      </w:r>
      <w:r w:rsidRPr="00A97588">
        <w:rPr>
          <w:sz w:val="28"/>
          <w:szCs w:val="28"/>
        </w:rPr>
        <w:t>Diagram</w:t>
      </w:r>
      <w:r w:rsidRPr="00A97588">
        <w:rPr>
          <w:spacing w:val="-4"/>
          <w:sz w:val="28"/>
          <w:szCs w:val="28"/>
        </w:rPr>
        <w:t xml:space="preserve"> </w:t>
      </w:r>
      <w:proofErr w:type="gramStart"/>
      <w:r w:rsidRPr="00A97588">
        <w:rPr>
          <w:sz w:val="28"/>
          <w:szCs w:val="28"/>
        </w:rPr>
        <w:t>Of</w:t>
      </w:r>
      <w:proofErr w:type="gramEnd"/>
      <w:r w:rsidRPr="00A97588">
        <w:rPr>
          <w:spacing w:val="-4"/>
          <w:sz w:val="28"/>
          <w:szCs w:val="28"/>
        </w:rPr>
        <w:t xml:space="preserve"> </w:t>
      </w:r>
      <w:r w:rsidRPr="00A97588">
        <w:rPr>
          <w:sz w:val="28"/>
          <w:szCs w:val="28"/>
        </w:rPr>
        <w:t>Traffic</w:t>
      </w:r>
      <w:r w:rsidRPr="00A97588">
        <w:rPr>
          <w:spacing w:val="4"/>
          <w:sz w:val="28"/>
          <w:szCs w:val="28"/>
        </w:rPr>
        <w:t xml:space="preserve"> </w:t>
      </w:r>
      <w:r w:rsidRPr="00A97588">
        <w:rPr>
          <w:sz w:val="28"/>
          <w:szCs w:val="28"/>
        </w:rPr>
        <w:t>Sign</w:t>
      </w:r>
      <w:r w:rsidRPr="00A97588">
        <w:rPr>
          <w:spacing w:val="-5"/>
          <w:sz w:val="28"/>
          <w:szCs w:val="28"/>
        </w:rPr>
        <w:t xml:space="preserve"> </w:t>
      </w:r>
      <w:r w:rsidRPr="00A97588">
        <w:rPr>
          <w:sz w:val="28"/>
          <w:szCs w:val="28"/>
        </w:rPr>
        <w:t>Recognition</w:t>
      </w:r>
      <w:r w:rsidRPr="00A97588">
        <w:rPr>
          <w:spacing w:val="2"/>
          <w:sz w:val="28"/>
          <w:szCs w:val="28"/>
        </w:rPr>
        <w:t xml:space="preserve"> </w:t>
      </w:r>
      <w:r w:rsidRPr="00A97588">
        <w:rPr>
          <w:sz w:val="28"/>
          <w:szCs w:val="28"/>
        </w:rPr>
        <w:t>System:</w:t>
      </w:r>
    </w:p>
    <w:p w:rsidR="0044095D" w:rsidRDefault="0044095D" w:rsidP="0044095D">
      <w:pPr>
        <w:pStyle w:val="BodyText"/>
        <w:rPr>
          <w:sz w:val="20"/>
        </w:rPr>
      </w:pPr>
    </w:p>
    <w:p w:rsidR="0044095D" w:rsidRDefault="0044095D" w:rsidP="0044095D">
      <w:pPr>
        <w:pStyle w:val="BodyText"/>
        <w:spacing w:before="5"/>
        <w:rPr>
          <w:sz w:val="18"/>
        </w:rPr>
      </w:pPr>
      <w:r>
        <w:rPr>
          <w:noProof/>
        </w:rPr>
        <w:drawing>
          <wp:anchor distT="0" distB="0" distL="0" distR="0" simplePos="0" relativeHeight="251695104" behindDoc="0" locked="0" layoutInCell="1" allowOverlap="1" wp14:anchorId="0126FFFB" wp14:editId="5036F276">
            <wp:simplePos x="0" y="0"/>
            <wp:positionH relativeFrom="page">
              <wp:align>center</wp:align>
            </wp:positionH>
            <wp:positionV relativeFrom="paragraph">
              <wp:posOffset>349885</wp:posOffset>
            </wp:positionV>
            <wp:extent cx="5685155" cy="29813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0" cstate="print"/>
                    <a:stretch>
                      <a:fillRect/>
                    </a:stretch>
                  </pic:blipFill>
                  <pic:spPr>
                    <a:xfrm>
                      <a:off x="0" y="0"/>
                      <a:ext cx="5687215" cy="2982364"/>
                    </a:xfrm>
                    <a:prstGeom prst="rect">
                      <a:avLst/>
                    </a:prstGeom>
                  </pic:spPr>
                </pic:pic>
              </a:graphicData>
            </a:graphic>
            <wp14:sizeRelV relativeFrom="margin">
              <wp14:pctHeight>0</wp14:pctHeight>
            </wp14:sizeRelV>
          </wp:anchor>
        </w:drawing>
      </w:r>
    </w:p>
    <w:p w:rsidR="0044095D" w:rsidRDefault="0044095D" w:rsidP="0044095D">
      <w:pPr>
        <w:rPr>
          <w:sz w:val="18"/>
        </w:rPr>
        <w:sectPr w:rsidR="0044095D" w:rsidSect="00A17C69">
          <w:pgSz w:w="11910" w:h="16840"/>
          <w:pgMar w:top="1699" w:right="1138" w:bottom="1411" w:left="1987" w:header="0" w:footer="922" w:gutter="0"/>
          <w:pgBorders w:offsetFrom="page">
            <w:top w:val="single" w:sz="4" w:space="24" w:color="auto"/>
            <w:left w:val="single" w:sz="4" w:space="24" w:color="auto"/>
            <w:bottom w:val="single" w:sz="4" w:space="24" w:color="auto"/>
            <w:right w:val="single" w:sz="4" w:space="24" w:color="auto"/>
          </w:pgBorders>
          <w:cols w:space="720"/>
        </w:sectPr>
      </w:pPr>
    </w:p>
    <w:p w:rsidR="0044095D" w:rsidRPr="00552848" w:rsidRDefault="0044095D" w:rsidP="00A97588">
      <w:pPr>
        <w:pStyle w:val="Heading1"/>
        <w:jc w:val="right"/>
        <w:rPr>
          <w:rFonts w:ascii="Times New Roman" w:hAnsi="Times New Roman" w:cs="Times New Roman"/>
          <w:b/>
          <w:color w:val="000000" w:themeColor="text1"/>
        </w:rPr>
      </w:pPr>
      <w:bookmarkStart w:id="48" w:name="_Toc163596423"/>
      <w:r w:rsidRPr="00552848">
        <w:rPr>
          <w:rFonts w:ascii="Times New Roman" w:hAnsi="Times New Roman" w:cs="Times New Roman"/>
          <w:b/>
          <w:color w:val="000000" w:themeColor="text1"/>
        </w:rPr>
        <w:lastRenderedPageBreak/>
        <w:t>CHAPTER-5</w:t>
      </w:r>
      <w:bookmarkEnd w:id="48"/>
    </w:p>
    <w:p w:rsidR="0044095D" w:rsidRDefault="0044095D" w:rsidP="0044095D">
      <w:pPr>
        <w:pStyle w:val="BodyText"/>
        <w:spacing w:before="1"/>
        <w:rPr>
          <w:b/>
          <w:sz w:val="47"/>
        </w:rPr>
      </w:pPr>
    </w:p>
    <w:p w:rsidR="0044095D" w:rsidRPr="00773ADD" w:rsidRDefault="00552848" w:rsidP="00552848">
      <w:pPr>
        <w:pStyle w:val="Heading2"/>
        <w:rPr>
          <w:b w:val="0"/>
        </w:rPr>
      </w:pPr>
      <w:bookmarkStart w:id="49" w:name="SYSTEM_IMPLEMENTATION_USING_CNN"/>
      <w:bookmarkEnd w:id="49"/>
      <w:r>
        <w:t xml:space="preserve">       </w:t>
      </w:r>
      <w:r w:rsidR="001F77A4">
        <w:t xml:space="preserve">        </w:t>
      </w:r>
      <w:bookmarkStart w:id="50" w:name="_Toc163596424"/>
      <w:r w:rsidR="0044095D" w:rsidRPr="00773ADD">
        <w:rPr>
          <w:b w:val="0"/>
        </w:rPr>
        <w:t>S</w:t>
      </w:r>
      <w:r w:rsidR="001F77A4">
        <w:rPr>
          <w:b w:val="0"/>
        </w:rPr>
        <w:t>ystem implementation using CNN</w:t>
      </w:r>
      <w:bookmarkEnd w:id="50"/>
    </w:p>
    <w:p w:rsidR="0044095D" w:rsidRPr="00455220" w:rsidRDefault="0044095D" w:rsidP="0044095D"/>
    <w:p w:rsidR="00A97588" w:rsidRDefault="00A97588" w:rsidP="00527110">
      <w:pPr>
        <w:pStyle w:val="Heading3"/>
      </w:pPr>
      <w:bookmarkStart w:id="51" w:name="4.1_FLOW_CHART_FOR_TRAFFIC_SIGN_DETECTIO"/>
      <w:bookmarkEnd w:id="51"/>
    </w:p>
    <w:p w:rsidR="0044095D" w:rsidRPr="00773ADD" w:rsidRDefault="00527110" w:rsidP="00527110">
      <w:pPr>
        <w:pStyle w:val="Heading3"/>
        <w:rPr>
          <w:rFonts w:ascii="Times New Roman" w:hAnsi="Times New Roman" w:cs="Times New Roman"/>
          <w:color w:val="000000" w:themeColor="text1"/>
          <w:sz w:val="28"/>
          <w:szCs w:val="28"/>
        </w:rPr>
      </w:pPr>
      <w:bookmarkStart w:id="52" w:name="_Toc163596425"/>
      <w:r w:rsidRPr="00773ADD">
        <w:rPr>
          <w:rFonts w:ascii="Times New Roman" w:hAnsi="Times New Roman" w:cs="Times New Roman"/>
          <w:color w:val="000000" w:themeColor="text1"/>
          <w:sz w:val="28"/>
          <w:szCs w:val="28"/>
        </w:rPr>
        <w:t>5.1</w:t>
      </w:r>
      <w:r w:rsidR="00A97588" w:rsidRPr="00773ADD">
        <w:rPr>
          <w:rFonts w:ascii="Times New Roman" w:hAnsi="Times New Roman" w:cs="Times New Roman"/>
          <w:color w:val="000000" w:themeColor="text1"/>
          <w:sz w:val="28"/>
          <w:szCs w:val="28"/>
        </w:rPr>
        <w:t xml:space="preserve"> </w:t>
      </w:r>
      <w:r w:rsidR="0035539D">
        <w:rPr>
          <w:rFonts w:ascii="Times New Roman" w:hAnsi="Times New Roman" w:cs="Times New Roman"/>
          <w:color w:val="000000" w:themeColor="text1"/>
          <w:sz w:val="28"/>
          <w:szCs w:val="28"/>
        </w:rPr>
        <w:t xml:space="preserve">Flow Chart </w:t>
      </w:r>
      <w:proofErr w:type="gramStart"/>
      <w:r w:rsidR="0035539D">
        <w:rPr>
          <w:rFonts w:ascii="Times New Roman" w:hAnsi="Times New Roman" w:cs="Times New Roman"/>
          <w:color w:val="000000" w:themeColor="text1"/>
          <w:sz w:val="28"/>
          <w:szCs w:val="28"/>
        </w:rPr>
        <w:t>For</w:t>
      </w:r>
      <w:proofErr w:type="gramEnd"/>
      <w:r w:rsidR="0035539D">
        <w:rPr>
          <w:rFonts w:ascii="Times New Roman" w:hAnsi="Times New Roman" w:cs="Times New Roman"/>
          <w:color w:val="000000" w:themeColor="text1"/>
          <w:sz w:val="28"/>
          <w:szCs w:val="28"/>
        </w:rPr>
        <w:t xml:space="preserve"> Traffic Sign Detection Model</w:t>
      </w:r>
      <w:bookmarkEnd w:id="52"/>
    </w:p>
    <w:p w:rsidR="0044095D" w:rsidRPr="00CE0AAC" w:rsidRDefault="0044095D" w:rsidP="0044095D">
      <w:pPr>
        <w:pStyle w:val="BodyText"/>
        <w:spacing w:before="276" w:line="249" w:lineRule="auto"/>
        <w:ind w:left="100" w:right="1832"/>
        <w:jc w:val="both"/>
        <w:rPr>
          <w:sz w:val="24"/>
          <w:szCs w:val="24"/>
        </w:rPr>
      </w:pPr>
      <w:r w:rsidRPr="00CE0AAC">
        <w:rPr>
          <w:sz w:val="24"/>
          <w:szCs w:val="24"/>
        </w:rPr>
        <w:t>The</w:t>
      </w:r>
      <w:r w:rsidRPr="00CE0AAC">
        <w:rPr>
          <w:spacing w:val="1"/>
          <w:sz w:val="24"/>
          <w:szCs w:val="24"/>
        </w:rPr>
        <w:t xml:space="preserve"> </w:t>
      </w:r>
      <w:r w:rsidRPr="00CE0AAC">
        <w:rPr>
          <w:sz w:val="24"/>
          <w:szCs w:val="24"/>
        </w:rPr>
        <w:t>flow</w:t>
      </w:r>
      <w:r w:rsidRPr="00CE0AAC">
        <w:rPr>
          <w:spacing w:val="1"/>
          <w:sz w:val="24"/>
          <w:szCs w:val="24"/>
        </w:rPr>
        <w:t xml:space="preserve"> </w:t>
      </w:r>
      <w:r w:rsidRPr="00CE0AAC">
        <w:rPr>
          <w:sz w:val="24"/>
          <w:szCs w:val="24"/>
        </w:rPr>
        <w:t>chart</w:t>
      </w:r>
      <w:r w:rsidRPr="00CE0AAC">
        <w:rPr>
          <w:spacing w:val="1"/>
          <w:sz w:val="24"/>
          <w:szCs w:val="24"/>
        </w:rPr>
        <w:t xml:space="preserve"> </w:t>
      </w:r>
      <w:r w:rsidRPr="00CE0AAC">
        <w:rPr>
          <w:sz w:val="24"/>
          <w:szCs w:val="24"/>
        </w:rPr>
        <w:t>below</w:t>
      </w:r>
      <w:r w:rsidRPr="00CE0AAC">
        <w:rPr>
          <w:spacing w:val="1"/>
          <w:sz w:val="24"/>
          <w:szCs w:val="24"/>
        </w:rPr>
        <w:t xml:space="preserve"> </w:t>
      </w:r>
      <w:r w:rsidRPr="00CE0AAC">
        <w:rPr>
          <w:sz w:val="24"/>
          <w:szCs w:val="24"/>
        </w:rPr>
        <w:t>gives</w:t>
      </w:r>
      <w:r w:rsidRPr="00CE0AAC">
        <w:rPr>
          <w:spacing w:val="1"/>
          <w:sz w:val="24"/>
          <w:szCs w:val="24"/>
        </w:rPr>
        <w:t xml:space="preserve"> </w:t>
      </w:r>
      <w:r w:rsidRPr="00CE0AAC">
        <w:rPr>
          <w:sz w:val="24"/>
          <w:szCs w:val="24"/>
        </w:rPr>
        <w:t>details</w:t>
      </w:r>
      <w:r w:rsidRPr="00CE0AAC">
        <w:rPr>
          <w:spacing w:val="1"/>
          <w:sz w:val="24"/>
          <w:szCs w:val="24"/>
        </w:rPr>
        <w:t xml:space="preserve"> </w:t>
      </w:r>
      <w:r w:rsidRPr="00CE0AAC">
        <w:rPr>
          <w:sz w:val="24"/>
          <w:szCs w:val="24"/>
        </w:rPr>
        <w:t>about</w:t>
      </w:r>
      <w:r w:rsidRPr="00CE0AAC">
        <w:rPr>
          <w:spacing w:val="1"/>
          <w:sz w:val="24"/>
          <w:szCs w:val="24"/>
        </w:rPr>
        <w:t xml:space="preserve"> </w:t>
      </w:r>
      <w:r w:rsidRPr="00CE0AAC">
        <w:rPr>
          <w:sz w:val="24"/>
          <w:szCs w:val="24"/>
        </w:rPr>
        <w:t>various</w:t>
      </w:r>
      <w:r w:rsidRPr="00CE0AAC">
        <w:rPr>
          <w:spacing w:val="1"/>
          <w:sz w:val="24"/>
          <w:szCs w:val="24"/>
        </w:rPr>
        <w:t xml:space="preserve"> </w:t>
      </w:r>
      <w:r w:rsidRPr="00CE0AAC">
        <w:rPr>
          <w:sz w:val="24"/>
          <w:szCs w:val="24"/>
        </w:rPr>
        <w:t>steps</w:t>
      </w:r>
      <w:r w:rsidRPr="00CE0AAC">
        <w:rPr>
          <w:spacing w:val="1"/>
          <w:sz w:val="24"/>
          <w:szCs w:val="24"/>
        </w:rPr>
        <w:t xml:space="preserve"> </w:t>
      </w:r>
      <w:r w:rsidRPr="00CE0AAC">
        <w:rPr>
          <w:sz w:val="24"/>
          <w:szCs w:val="24"/>
        </w:rPr>
        <w:t>involved</w:t>
      </w:r>
      <w:r w:rsidRPr="00CE0AAC">
        <w:rPr>
          <w:spacing w:val="1"/>
          <w:sz w:val="24"/>
          <w:szCs w:val="24"/>
        </w:rPr>
        <w:t xml:space="preserve"> </w:t>
      </w:r>
      <w:r w:rsidRPr="00CE0AAC">
        <w:rPr>
          <w:sz w:val="24"/>
          <w:szCs w:val="24"/>
        </w:rPr>
        <w:t>in</w:t>
      </w:r>
      <w:r w:rsidRPr="00CE0AAC">
        <w:rPr>
          <w:spacing w:val="1"/>
          <w:sz w:val="24"/>
          <w:szCs w:val="24"/>
        </w:rPr>
        <w:t xml:space="preserve"> </w:t>
      </w:r>
      <w:r w:rsidRPr="00CE0AAC">
        <w:rPr>
          <w:sz w:val="24"/>
          <w:szCs w:val="24"/>
        </w:rPr>
        <w:t>designing</w:t>
      </w:r>
      <w:r w:rsidRPr="00CE0AAC">
        <w:rPr>
          <w:spacing w:val="2"/>
          <w:sz w:val="24"/>
          <w:szCs w:val="24"/>
        </w:rPr>
        <w:t xml:space="preserve"> </w:t>
      </w:r>
      <w:r w:rsidRPr="00CE0AAC">
        <w:rPr>
          <w:sz w:val="24"/>
          <w:szCs w:val="24"/>
        </w:rPr>
        <w:t>traffic</w:t>
      </w:r>
      <w:r w:rsidRPr="00CE0AAC">
        <w:rPr>
          <w:spacing w:val="2"/>
          <w:sz w:val="24"/>
          <w:szCs w:val="24"/>
        </w:rPr>
        <w:t xml:space="preserve"> </w:t>
      </w:r>
      <w:r w:rsidRPr="00CE0AAC">
        <w:rPr>
          <w:sz w:val="24"/>
          <w:szCs w:val="24"/>
        </w:rPr>
        <w:t>sign</w:t>
      </w:r>
      <w:r w:rsidRPr="00CE0AAC">
        <w:rPr>
          <w:spacing w:val="-5"/>
          <w:sz w:val="24"/>
          <w:szCs w:val="24"/>
        </w:rPr>
        <w:t xml:space="preserve"> </w:t>
      </w:r>
      <w:r w:rsidRPr="00CE0AAC">
        <w:rPr>
          <w:sz w:val="24"/>
          <w:szCs w:val="24"/>
        </w:rPr>
        <w:t>detection</w:t>
      </w:r>
      <w:r w:rsidRPr="00CE0AAC">
        <w:rPr>
          <w:spacing w:val="1"/>
          <w:sz w:val="24"/>
          <w:szCs w:val="24"/>
        </w:rPr>
        <w:t xml:space="preserve"> </w:t>
      </w:r>
      <w:r w:rsidRPr="00CE0AAC">
        <w:rPr>
          <w:sz w:val="24"/>
          <w:szCs w:val="24"/>
        </w:rPr>
        <w:t>model.</w:t>
      </w:r>
    </w:p>
    <w:p w:rsidR="0044095D" w:rsidRDefault="0044095D" w:rsidP="0044095D">
      <w:pPr>
        <w:pStyle w:val="BodyText"/>
        <w:rPr>
          <w:sz w:val="20"/>
        </w:rPr>
      </w:pPr>
      <w:r>
        <w:rPr>
          <w:noProof/>
        </w:rPr>
        <w:drawing>
          <wp:anchor distT="0" distB="0" distL="0" distR="0" simplePos="0" relativeHeight="251700224" behindDoc="0" locked="0" layoutInCell="1" allowOverlap="1" wp14:anchorId="67006E22" wp14:editId="168E0EC8">
            <wp:simplePos x="0" y="0"/>
            <wp:positionH relativeFrom="page">
              <wp:posOffset>2143125</wp:posOffset>
            </wp:positionH>
            <wp:positionV relativeFrom="paragraph">
              <wp:posOffset>224155</wp:posOffset>
            </wp:positionV>
            <wp:extent cx="3048000" cy="3038475"/>
            <wp:effectExtent l="0" t="0" r="0" b="9525"/>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1" cstate="print"/>
                    <a:stretch>
                      <a:fillRect/>
                    </a:stretch>
                  </pic:blipFill>
                  <pic:spPr>
                    <a:xfrm>
                      <a:off x="0" y="0"/>
                      <a:ext cx="3048000" cy="3038475"/>
                    </a:xfrm>
                    <a:prstGeom prst="rect">
                      <a:avLst/>
                    </a:prstGeom>
                  </pic:spPr>
                </pic:pic>
              </a:graphicData>
            </a:graphic>
            <wp14:sizeRelH relativeFrom="margin">
              <wp14:pctWidth>0</wp14:pctWidth>
            </wp14:sizeRelH>
            <wp14:sizeRelV relativeFrom="margin">
              <wp14:pctHeight>0</wp14:pctHeight>
            </wp14:sizeRelV>
          </wp:anchor>
        </w:drawing>
      </w:r>
    </w:p>
    <w:p w:rsidR="0044095D" w:rsidRDefault="0044095D" w:rsidP="0044095D">
      <w:pPr>
        <w:pStyle w:val="BodyText"/>
        <w:rPr>
          <w:sz w:val="20"/>
        </w:rPr>
      </w:pPr>
    </w:p>
    <w:p w:rsidR="0044095D" w:rsidRDefault="0044095D" w:rsidP="0044095D">
      <w:pPr>
        <w:pStyle w:val="BodyText"/>
        <w:spacing w:before="9"/>
        <w:rPr>
          <w:sz w:val="17"/>
        </w:rPr>
      </w:pPr>
    </w:p>
    <w:p w:rsidR="0044095D" w:rsidRPr="00773ADD" w:rsidRDefault="0044095D" w:rsidP="0044095D">
      <w:pPr>
        <w:pStyle w:val="BodyText"/>
        <w:ind w:left="100"/>
        <w:jc w:val="both"/>
        <w:rPr>
          <w:sz w:val="24"/>
          <w:szCs w:val="24"/>
        </w:rPr>
      </w:pPr>
      <w:r w:rsidRPr="00773ADD">
        <w:rPr>
          <w:sz w:val="24"/>
          <w:szCs w:val="24"/>
        </w:rPr>
        <w:t>STEP</w:t>
      </w:r>
      <w:r w:rsidRPr="00773ADD">
        <w:rPr>
          <w:spacing w:val="-4"/>
          <w:sz w:val="24"/>
          <w:szCs w:val="24"/>
        </w:rPr>
        <w:t xml:space="preserve"> </w:t>
      </w:r>
      <w:r w:rsidRPr="00773ADD">
        <w:rPr>
          <w:sz w:val="24"/>
          <w:szCs w:val="24"/>
        </w:rPr>
        <w:t>1.</w:t>
      </w:r>
      <w:r w:rsidRPr="00773ADD">
        <w:rPr>
          <w:spacing w:val="-1"/>
          <w:sz w:val="24"/>
          <w:szCs w:val="24"/>
        </w:rPr>
        <w:t xml:space="preserve"> </w:t>
      </w:r>
      <w:r w:rsidRPr="00773ADD">
        <w:rPr>
          <w:sz w:val="24"/>
          <w:szCs w:val="24"/>
        </w:rPr>
        <w:t>INPUT</w:t>
      </w:r>
      <w:r w:rsidRPr="00773ADD">
        <w:rPr>
          <w:spacing w:val="-4"/>
          <w:sz w:val="24"/>
          <w:szCs w:val="24"/>
        </w:rPr>
        <w:t xml:space="preserve"> </w:t>
      </w:r>
      <w:r w:rsidRPr="00773ADD">
        <w:rPr>
          <w:sz w:val="24"/>
          <w:szCs w:val="24"/>
        </w:rPr>
        <w:t>IMAGE</w:t>
      </w:r>
    </w:p>
    <w:p w:rsidR="00CE0AAC" w:rsidRPr="00CE0AAC" w:rsidRDefault="00CE0AAC" w:rsidP="0044095D">
      <w:pPr>
        <w:pStyle w:val="BodyText"/>
        <w:ind w:left="100"/>
        <w:jc w:val="both"/>
        <w:rPr>
          <w:sz w:val="24"/>
          <w:szCs w:val="24"/>
        </w:rPr>
      </w:pPr>
    </w:p>
    <w:p w:rsidR="0044095D" w:rsidRDefault="0044095D" w:rsidP="004D3ADD">
      <w:pPr>
        <w:pStyle w:val="BodyText"/>
        <w:spacing w:line="247" w:lineRule="auto"/>
        <w:ind w:left="461" w:right="1066"/>
        <w:jc w:val="both"/>
        <w:rPr>
          <w:sz w:val="24"/>
          <w:szCs w:val="24"/>
        </w:rPr>
      </w:pPr>
      <w:r w:rsidRPr="00CE0AAC">
        <w:rPr>
          <w:sz w:val="24"/>
          <w:szCs w:val="24"/>
        </w:rPr>
        <w:t>Camera which is placed inside the vehicle records a video which is</w:t>
      </w:r>
      <w:r w:rsidRPr="00CE0AAC">
        <w:rPr>
          <w:spacing w:val="1"/>
          <w:sz w:val="24"/>
          <w:szCs w:val="24"/>
        </w:rPr>
        <w:t xml:space="preserve"> </w:t>
      </w:r>
      <w:r w:rsidRPr="00CE0AAC">
        <w:rPr>
          <w:sz w:val="24"/>
          <w:szCs w:val="24"/>
        </w:rPr>
        <w:t>nothing but a series of photos. Usually there are 24 frames per second.</w:t>
      </w:r>
      <w:r w:rsidRPr="00CE0AAC">
        <w:rPr>
          <w:spacing w:val="1"/>
          <w:sz w:val="24"/>
          <w:szCs w:val="24"/>
        </w:rPr>
        <w:t xml:space="preserve"> </w:t>
      </w:r>
      <w:r w:rsidRPr="00CE0AAC">
        <w:rPr>
          <w:sz w:val="24"/>
          <w:szCs w:val="24"/>
        </w:rPr>
        <w:t>These photos go through the processors for the detection of sign. The</w:t>
      </w:r>
      <w:r w:rsidRPr="00CE0AAC">
        <w:rPr>
          <w:spacing w:val="1"/>
          <w:sz w:val="24"/>
          <w:szCs w:val="24"/>
        </w:rPr>
        <w:t xml:space="preserve"> </w:t>
      </w:r>
      <w:r w:rsidRPr="00CE0AAC">
        <w:rPr>
          <w:sz w:val="24"/>
          <w:szCs w:val="24"/>
        </w:rPr>
        <w:t>camera quality should be very high that it should clearly shows the traffic</w:t>
      </w:r>
      <w:r w:rsidRPr="00CE0AAC">
        <w:rPr>
          <w:spacing w:val="-67"/>
          <w:sz w:val="24"/>
          <w:szCs w:val="24"/>
        </w:rPr>
        <w:t xml:space="preserve"> </w:t>
      </w:r>
      <w:r w:rsidRPr="00CE0AAC">
        <w:rPr>
          <w:sz w:val="24"/>
          <w:szCs w:val="24"/>
        </w:rPr>
        <w:t>sign from the minimum distance required. Generally, a camera of more</w:t>
      </w:r>
      <w:r w:rsidRPr="00CE0AAC">
        <w:rPr>
          <w:spacing w:val="1"/>
          <w:sz w:val="24"/>
          <w:szCs w:val="24"/>
        </w:rPr>
        <w:t xml:space="preserve"> </w:t>
      </w:r>
      <w:r w:rsidRPr="00CE0AAC">
        <w:rPr>
          <w:sz w:val="24"/>
          <w:szCs w:val="24"/>
        </w:rPr>
        <w:t>than</w:t>
      </w:r>
      <w:r w:rsidRPr="00CE0AAC">
        <w:rPr>
          <w:spacing w:val="-4"/>
          <w:sz w:val="24"/>
          <w:szCs w:val="24"/>
        </w:rPr>
        <w:t xml:space="preserve"> </w:t>
      </w:r>
      <w:r w:rsidRPr="00CE0AAC">
        <w:rPr>
          <w:sz w:val="24"/>
          <w:szCs w:val="24"/>
        </w:rPr>
        <w:t>8MP</w:t>
      </w:r>
      <w:r w:rsidRPr="00CE0AAC">
        <w:rPr>
          <w:spacing w:val="4"/>
          <w:sz w:val="24"/>
          <w:szCs w:val="24"/>
        </w:rPr>
        <w:t xml:space="preserve"> </w:t>
      </w:r>
      <w:r w:rsidRPr="00CE0AAC">
        <w:rPr>
          <w:sz w:val="24"/>
          <w:szCs w:val="24"/>
        </w:rPr>
        <w:t>is</w:t>
      </w:r>
      <w:r w:rsidRPr="00CE0AAC">
        <w:rPr>
          <w:spacing w:val="3"/>
          <w:sz w:val="24"/>
          <w:szCs w:val="24"/>
        </w:rPr>
        <w:t xml:space="preserve"> </w:t>
      </w:r>
      <w:r w:rsidRPr="00CE0AAC">
        <w:rPr>
          <w:sz w:val="24"/>
          <w:szCs w:val="24"/>
        </w:rPr>
        <w:t>required</w:t>
      </w:r>
      <w:r w:rsidRPr="00CE0AAC">
        <w:rPr>
          <w:spacing w:val="5"/>
          <w:sz w:val="24"/>
          <w:szCs w:val="24"/>
        </w:rPr>
        <w:t xml:space="preserve"> </w:t>
      </w:r>
      <w:r w:rsidRPr="00CE0AAC">
        <w:rPr>
          <w:sz w:val="24"/>
          <w:szCs w:val="24"/>
        </w:rPr>
        <w:t>for this</w:t>
      </w:r>
      <w:r w:rsidRPr="00CE0AAC">
        <w:rPr>
          <w:spacing w:val="2"/>
          <w:sz w:val="24"/>
          <w:szCs w:val="24"/>
        </w:rPr>
        <w:t xml:space="preserve"> </w:t>
      </w:r>
      <w:r w:rsidRPr="00CE0AAC">
        <w:rPr>
          <w:sz w:val="24"/>
          <w:szCs w:val="24"/>
        </w:rPr>
        <w:t>process.</w:t>
      </w:r>
    </w:p>
    <w:p w:rsidR="00CE0AAC" w:rsidRPr="00CE0AAC" w:rsidRDefault="00CE0AAC" w:rsidP="0044095D">
      <w:pPr>
        <w:pStyle w:val="BodyText"/>
        <w:spacing w:line="247" w:lineRule="auto"/>
        <w:ind w:left="100" w:right="1835" w:firstLine="72"/>
        <w:jc w:val="both"/>
        <w:rPr>
          <w:sz w:val="24"/>
          <w:szCs w:val="24"/>
        </w:rPr>
      </w:pPr>
    </w:p>
    <w:p w:rsidR="0044095D" w:rsidRPr="00773ADD" w:rsidRDefault="0044095D" w:rsidP="0044095D">
      <w:pPr>
        <w:pStyle w:val="BodyText"/>
        <w:jc w:val="both"/>
        <w:rPr>
          <w:sz w:val="24"/>
          <w:szCs w:val="24"/>
        </w:rPr>
      </w:pPr>
      <w:r w:rsidRPr="00773ADD">
        <w:rPr>
          <w:sz w:val="24"/>
          <w:szCs w:val="24"/>
        </w:rPr>
        <w:t xml:space="preserve">  STEP</w:t>
      </w:r>
      <w:r w:rsidRPr="00773ADD">
        <w:rPr>
          <w:spacing w:val="-6"/>
          <w:sz w:val="24"/>
          <w:szCs w:val="24"/>
        </w:rPr>
        <w:t xml:space="preserve"> </w:t>
      </w:r>
      <w:r w:rsidRPr="00773ADD">
        <w:rPr>
          <w:sz w:val="24"/>
          <w:szCs w:val="24"/>
        </w:rPr>
        <w:t>2.</w:t>
      </w:r>
      <w:r w:rsidRPr="00773ADD">
        <w:rPr>
          <w:spacing w:val="-2"/>
          <w:sz w:val="24"/>
          <w:szCs w:val="24"/>
        </w:rPr>
        <w:t xml:space="preserve"> </w:t>
      </w:r>
      <w:r w:rsidRPr="00773ADD">
        <w:rPr>
          <w:sz w:val="24"/>
          <w:szCs w:val="24"/>
        </w:rPr>
        <w:t>PRE-PROCESSING</w:t>
      </w:r>
    </w:p>
    <w:p w:rsidR="00CE0AAC" w:rsidRPr="00CE0AAC" w:rsidRDefault="00CE0AAC" w:rsidP="0044095D">
      <w:pPr>
        <w:pStyle w:val="BodyText"/>
        <w:jc w:val="both"/>
        <w:rPr>
          <w:sz w:val="24"/>
          <w:szCs w:val="24"/>
        </w:rPr>
      </w:pPr>
    </w:p>
    <w:p w:rsidR="0044095D" w:rsidRPr="00CE0AAC" w:rsidRDefault="0044095D" w:rsidP="00BA567B">
      <w:pPr>
        <w:pStyle w:val="BodyText"/>
        <w:spacing w:before="23" w:line="247" w:lineRule="auto"/>
        <w:ind w:left="461" w:right="1066"/>
        <w:jc w:val="both"/>
        <w:rPr>
          <w:sz w:val="24"/>
          <w:szCs w:val="24"/>
        </w:rPr>
      </w:pPr>
      <w:r w:rsidRPr="00CE0AAC">
        <w:rPr>
          <w:sz w:val="24"/>
          <w:szCs w:val="24"/>
        </w:rPr>
        <w:t>The</w:t>
      </w:r>
      <w:r w:rsidRPr="00CE0AAC">
        <w:rPr>
          <w:spacing w:val="1"/>
          <w:sz w:val="24"/>
          <w:szCs w:val="24"/>
        </w:rPr>
        <w:t xml:space="preserve"> </w:t>
      </w:r>
      <w:r w:rsidRPr="00CE0AAC">
        <w:rPr>
          <w:sz w:val="24"/>
          <w:szCs w:val="24"/>
        </w:rPr>
        <w:t>image</w:t>
      </w:r>
      <w:r w:rsidRPr="00CE0AAC">
        <w:rPr>
          <w:spacing w:val="1"/>
          <w:sz w:val="24"/>
          <w:szCs w:val="24"/>
        </w:rPr>
        <w:t xml:space="preserve"> </w:t>
      </w:r>
      <w:r w:rsidRPr="00CE0AAC">
        <w:rPr>
          <w:sz w:val="24"/>
          <w:szCs w:val="24"/>
        </w:rPr>
        <w:t>or</w:t>
      </w:r>
      <w:r w:rsidRPr="00CE0AAC">
        <w:rPr>
          <w:spacing w:val="1"/>
          <w:sz w:val="24"/>
          <w:szCs w:val="24"/>
        </w:rPr>
        <w:t xml:space="preserve"> </w:t>
      </w:r>
      <w:r w:rsidRPr="00CE0AAC">
        <w:rPr>
          <w:sz w:val="24"/>
          <w:szCs w:val="24"/>
        </w:rPr>
        <w:t>videos</w:t>
      </w:r>
      <w:r w:rsidRPr="00CE0AAC">
        <w:rPr>
          <w:spacing w:val="1"/>
          <w:sz w:val="24"/>
          <w:szCs w:val="24"/>
        </w:rPr>
        <w:t xml:space="preserve"> </w:t>
      </w:r>
      <w:r w:rsidRPr="00CE0AAC">
        <w:rPr>
          <w:sz w:val="24"/>
          <w:szCs w:val="24"/>
        </w:rPr>
        <w:t>which</w:t>
      </w:r>
      <w:r w:rsidRPr="00CE0AAC">
        <w:rPr>
          <w:spacing w:val="1"/>
          <w:sz w:val="24"/>
          <w:szCs w:val="24"/>
        </w:rPr>
        <w:t xml:space="preserve"> </w:t>
      </w:r>
      <w:r w:rsidRPr="00CE0AAC">
        <w:rPr>
          <w:sz w:val="24"/>
          <w:szCs w:val="24"/>
        </w:rPr>
        <w:t>is</w:t>
      </w:r>
      <w:r w:rsidRPr="00CE0AAC">
        <w:rPr>
          <w:spacing w:val="1"/>
          <w:sz w:val="24"/>
          <w:szCs w:val="24"/>
        </w:rPr>
        <w:t xml:space="preserve"> </w:t>
      </w:r>
      <w:r w:rsidRPr="00CE0AAC">
        <w:rPr>
          <w:sz w:val="24"/>
          <w:szCs w:val="24"/>
        </w:rPr>
        <w:t>scanned</w:t>
      </w:r>
      <w:r w:rsidRPr="00CE0AAC">
        <w:rPr>
          <w:spacing w:val="1"/>
          <w:sz w:val="24"/>
          <w:szCs w:val="24"/>
        </w:rPr>
        <w:t xml:space="preserve"> </w:t>
      </w:r>
      <w:r w:rsidRPr="00CE0AAC">
        <w:rPr>
          <w:sz w:val="24"/>
          <w:szCs w:val="24"/>
        </w:rPr>
        <w:t>is</w:t>
      </w:r>
      <w:r w:rsidRPr="00CE0AAC">
        <w:rPr>
          <w:spacing w:val="1"/>
          <w:sz w:val="24"/>
          <w:szCs w:val="24"/>
        </w:rPr>
        <w:t xml:space="preserve"> </w:t>
      </w:r>
      <w:r w:rsidRPr="00CE0AAC">
        <w:rPr>
          <w:sz w:val="24"/>
          <w:szCs w:val="24"/>
        </w:rPr>
        <w:t>pre-processed</w:t>
      </w:r>
      <w:r w:rsidRPr="00CE0AAC">
        <w:rPr>
          <w:spacing w:val="1"/>
          <w:sz w:val="24"/>
          <w:szCs w:val="24"/>
        </w:rPr>
        <w:t xml:space="preserve"> </w:t>
      </w:r>
      <w:r w:rsidRPr="00CE0AAC">
        <w:rPr>
          <w:sz w:val="24"/>
          <w:szCs w:val="24"/>
        </w:rPr>
        <w:t>through</w:t>
      </w:r>
      <w:r w:rsidRPr="00CE0AAC">
        <w:rPr>
          <w:spacing w:val="1"/>
          <w:sz w:val="24"/>
          <w:szCs w:val="24"/>
        </w:rPr>
        <w:t xml:space="preserve"> </w:t>
      </w:r>
      <w:r w:rsidRPr="00CE0AAC">
        <w:rPr>
          <w:sz w:val="24"/>
          <w:szCs w:val="24"/>
        </w:rPr>
        <w:t>convolutional neural network. The image which has higher resolution is</w:t>
      </w:r>
      <w:r w:rsidRPr="00CE0AAC">
        <w:rPr>
          <w:spacing w:val="1"/>
          <w:sz w:val="24"/>
          <w:szCs w:val="24"/>
        </w:rPr>
        <w:t xml:space="preserve"> </w:t>
      </w:r>
      <w:r w:rsidRPr="00CE0AAC">
        <w:rPr>
          <w:sz w:val="24"/>
          <w:szCs w:val="24"/>
        </w:rPr>
        <w:t>scaled</w:t>
      </w:r>
      <w:r w:rsidRPr="00CE0AAC">
        <w:rPr>
          <w:spacing w:val="1"/>
          <w:sz w:val="24"/>
          <w:szCs w:val="24"/>
        </w:rPr>
        <w:t xml:space="preserve"> </w:t>
      </w:r>
      <w:r w:rsidRPr="00CE0AAC">
        <w:rPr>
          <w:sz w:val="24"/>
          <w:szCs w:val="24"/>
        </w:rPr>
        <w:t>down</w:t>
      </w:r>
      <w:r w:rsidRPr="00CE0AAC">
        <w:rPr>
          <w:spacing w:val="1"/>
          <w:sz w:val="24"/>
          <w:szCs w:val="24"/>
        </w:rPr>
        <w:t xml:space="preserve"> </w:t>
      </w:r>
      <w:r w:rsidRPr="00CE0AAC">
        <w:rPr>
          <w:sz w:val="24"/>
          <w:szCs w:val="24"/>
        </w:rPr>
        <w:t>to</w:t>
      </w:r>
      <w:r w:rsidRPr="00CE0AAC">
        <w:rPr>
          <w:spacing w:val="1"/>
          <w:sz w:val="24"/>
          <w:szCs w:val="24"/>
        </w:rPr>
        <w:t xml:space="preserve"> </w:t>
      </w:r>
      <w:r w:rsidRPr="00CE0AAC">
        <w:rPr>
          <w:sz w:val="24"/>
          <w:szCs w:val="24"/>
        </w:rPr>
        <w:t>small</w:t>
      </w:r>
      <w:r w:rsidRPr="00CE0AAC">
        <w:rPr>
          <w:spacing w:val="1"/>
          <w:sz w:val="24"/>
          <w:szCs w:val="24"/>
        </w:rPr>
        <w:t xml:space="preserve"> </w:t>
      </w:r>
      <w:r w:rsidRPr="00CE0AAC">
        <w:rPr>
          <w:sz w:val="24"/>
          <w:szCs w:val="24"/>
        </w:rPr>
        <w:t>resolution</w:t>
      </w:r>
      <w:r w:rsidRPr="00CE0AAC">
        <w:rPr>
          <w:spacing w:val="1"/>
          <w:sz w:val="24"/>
          <w:szCs w:val="24"/>
        </w:rPr>
        <w:t xml:space="preserve"> </w:t>
      </w:r>
      <w:r w:rsidRPr="00CE0AAC">
        <w:rPr>
          <w:sz w:val="24"/>
          <w:szCs w:val="24"/>
        </w:rPr>
        <w:t>and</w:t>
      </w:r>
      <w:r w:rsidRPr="00CE0AAC">
        <w:rPr>
          <w:spacing w:val="1"/>
          <w:sz w:val="24"/>
          <w:szCs w:val="24"/>
        </w:rPr>
        <w:t xml:space="preserve"> </w:t>
      </w:r>
      <w:r w:rsidRPr="00CE0AAC">
        <w:rPr>
          <w:sz w:val="24"/>
          <w:szCs w:val="24"/>
        </w:rPr>
        <w:t>RGB</w:t>
      </w:r>
      <w:r w:rsidRPr="00CE0AAC">
        <w:rPr>
          <w:spacing w:val="1"/>
          <w:sz w:val="24"/>
          <w:szCs w:val="24"/>
        </w:rPr>
        <w:t xml:space="preserve"> </w:t>
      </w:r>
      <w:r w:rsidRPr="00CE0AAC">
        <w:rPr>
          <w:sz w:val="24"/>
          <w:szCs w:val="24"/>
        </w:rPr>
        <w:t>image</w:t>
      </w:r>
      <w:r w:rsidRPr="00CE0AAC">
        <w:rPr>
          <w:spacing w:val="1"/>
          <w:sz w:val="24"/>
          <w:szCs w:val="24"/>
        </w:rPr>
        <w:t xml:space="preserve"> </w:t>
      </w:r>
      <w:r w:rsidRPr="00CE0AAC">
        <w:rPr>
          <w:sz w:val="24"/>
          <w:szCs w:val="24"/>
        </w:rPr>
        <w:t>is</w:t>
      </w:r>
      <w:r w:rsidRPr="00CE0AAC">
        <w:rPr>
          <w:spacing w:val="1"/>
          <w:sz w:val="24"/>
          <w:szCs w:val="24"/>
        </w:rPr>
        <w:t xml:space="preserve"> </w:t>
      </w:r>
      <w:r w:rsidRPr="00CE0AAC">
        <w:rPr>
          <w:sz w:val="24"/>
          <w:szCs w:val="24"/>
        </w:rPr>
        <w:t>converted</w:t>
      </w:r>
      <w:r w:rsidRPr="00CE0AAC">
        <w:rPr>
          <w:spacing w:val="1"/>
          <w:sz w:val="24"/>
          <w:szCs w:val="24"/>
        </w:rPr>
        <w:t xml:space="preserve"> </w:t>
      </w:r>
      <w:r w:rsidRPr="00CE0AAC">
        <w:rPr>
          <w:sz w:val="24"/>
          <w:szCs w:val="24"/>
        </w:rPr>
        <w:t>into</w:t>
      </w:r>
      <w:r w:rsidRPr="00CE0AAC">
        <w:rPr>
          <w:spacing w:val="1"/>
          <w:sz w:val="24"/>
          <w:szCs w:val="24"/>
        </w:rPr>
        <w:t xml:space="preserve"> </w:t>
      </w:r>
      <w:r w:rsidRPr="00CE0AAC">
        <w:rPr>
          <w:sz w:val="24"/>
          <w:szCs w:val="24"/>
        </w:rPr>
        <w:t>greyscale</w:t>
      </w:r>
      <w:r w:rsidRPr="00CE0AAC">
        <w:rPr>
          <w:spacing w:val="1"/>
          <w:sz w:val="24"/>
          <w:szCs w:val="24"/>
        </w:rPr>
        <w:t xml:space="preserve"> </w:t>
      </w:r>
      <w:r w:rsidRPr="00CE0AAC">
        <w:rPr>
          <w:sz w:val="24"/>
          <w:szCs w:val="24"/>
        </w:rPr>
        <w:t>format</w:t>
      </w:r>
      <w:r w:rsidRPr="00CE0AAC">
        <w:rPr>
          <w:spacing w:val="1"/>
          <w:sz w:val="24"/>
          <w:szCs w:val="24"/>
        </w:rPr>
        <w:t xml:space="preserve"> </w:t>
      </w:r>
      <w:r w:rsidRPr="00CE0AAC">
        <w:rPr>
          <w:sz w:val="24"/>
          <w:szCs w:val="24"/>
        </w:rPr>
        <w:t>so</w:t>
      </w:r>
      <w:r w:rsidRPr="00CE0AAC">
        <w:rPr>
          <w:spacing w:val="1"/>
          <w:sz w:val="24"/>
          <w:szCs w:val="24"/>
        </w:rPr>
        <w:t xml:space="preserve"> </w:t>
      </w:r>
      <w:r w:rsidRPr="00CE0AAC">
        <w:rPr>
          <w:sz w:val="24"/>
          <w:szCs w:val="24"/>
        </w:rPr>
        <w:t>that</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image</w:t>
      </w:r>
      <w:r w:rsidRPr="00CE0AAC">
        <w:rPr>
          <w:spacing w:val="1"/>
          <w:sz w:val="24"/>
          <w:szCs w:val="24"/>
        </w:rPr>
        <w:t xml:space="preserve"> </w:t>
      </w:r>
      <w:r w:rsidRPr="00CE0AAC">
        <w:rPr>
          <w:sz w:val="24"/>
          <w:szCs w:val="24"/>
        </w:rPr>
        <w:t>can</w:t>
      </w:r>
      <w:r w:rsidRPr="00CE0AAC">
        <w:rPr>
          <w:spacing w:val="1"/>
          <w:sz w:val="24"/>
          <w:szCs w:val="24"/>
        </w:rPr>
        <w:t xml:space="preserve"> </w:t>
      </w:r>
      <w:r w:rsidRPr="00CE0AAC">
        <w:rPr>
          <w:sz w:val="24"/>
          <w:szCs w:val="24"/>
        </w:rPr>
        <w:t>be</w:t>
      </w:r>
      <w:r w:rsidRPr="00CE0AAC">
        <w:rPr>
          <w:spacing w:val="1"/>
          <w:sz w:val="24"/>
          <w:szCs w:val="24"/>
        </w:rPr>
        <w:t xml:space="preserve"> </w:t>
      </w:r>
      <w:r w:rsidRPr="00CE0AAC">
        <w:rPr>
          <w:sz w:val="24"/>
          <w:szCs w:val="24"/>
        </w:rPr>
        <w:t>easily</w:t>
      </w:r>
      <w:r w:rsidRPr="00CE0AAC">
        <w:rPr>
          <w:spacing w:val="1"/>
          <w:sz w:val="24"/>
          <w:szCs w:val="24"/>
        </w:rPr>
        <w:t xml:space="preserve"> </w:t>
      </w:r>
      <w:r w:rsidRPr="00CE0AAC">
        <w:rPr>
          <w:sz w:val="24"/>
          <w:szCs w:val="24"/>
        </w:rPr>
        <w:t>processed</w:t>
      </w:r>
      <w:r w:rsidRPr="00CE0AAC">
        <w:rPr>
          <w:spacing w:val="1"/>
          <w:sz w:val="24"/>
          <w:szCs w:val="24"/>
        </w:rPr>
        <w:t xml:space="preserve"> </w:t>
      </w:r>
      <w:r w:rsidRPr="00CE0AAC">
        <w:rPr>
          <w:sz w:val="24"/>
          <w:szCs w:val="24"/>
        </w:rPr>
        <w:t>by</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“Convolution</w:t>
      </w:r>
      <w:r w:rsidRPr="00CE0AAC">
        <w:rPr>
          <w:spacing w:val="31"/>
          <w:sz w:val="24"/>
          <w:szCs w:val="24"/>
        </w:rPr>
        <w:t xml:space="preserve"> </w:t>
      </w:r>
      <w:r w:rsidRPr="00CE0AAC">
        <w:rPr>
          <w:sz w:val="24"/>
          <w:szCs w:val="24"/>
        </w:rPr>
        <w:t>Neural</w:t>
      </w:r>
      <w:r w:rsidRPr="00CE0AAC">
        <w:rPr>
          <w:spacing w:val="26"/>
          <w:sz w:val="24"/>
          <w:szCs w:val="24"/>
        </w:rPr>
        <w:t xml:space="preserve"> </w:t>
      </w:r>
      <w:r w:rsidRPr="00CE0AAC">
        <w:rPr>
          <w:sz w:val="24"/>
          <w:szCs w:val="24"/>
        </w:rPr>
        <w:t>Networks”.</w:t>
      </w:r>
      <w:r w:rsidRPr="00CE0AAC">
        <w:rPr>
          <w:spacing w:val="33"/>
          <w:sz w:val="24"/>
          <w:szCs w:val="24"/>
        </w:rPr>
        <w:t xml:space="preserve"> </w:t>
      </w:r>
      <w:r w:rsidRPr="00CE0AAC">
        <w:rPr>
          <w:sz w:val="24"/>
          <w:szCs w:val="24"/>
        </w:rPr>
        <w:t>The</w:t>
      </w:r>
      <w:r w:rsidRPr="00CE0AAC">
        <w:rPr>
          <w:spacing w:val="33"/>
          <w:sz w:val="24"/>
          <w:szCs w:val="24"/>
        </w:rPr>
        <w:t xml:space="preserve"> </w:t>
      </w:r>
      <w:r w:rsidRPr="00CE0AAC">
        <w:rPr>
          <w:sz w:val="24"/>
          <w:szCs w:val="24"/>
        </w:rPr>
        <w:t>Neural</w:t>
      </w:r>
      <w:r w:rsidRPr="00CE0AAC">
        <w:rPr>
          <w:spacing w:val="31"/>
          <w:sz w:val="24"/>
          <w:szCs w:val="24"/>
        </w:rPr>
        <w:t xml:space="preserve"> </w:t>
      </w:r>
      <w:r w:rsidRPr="00CE0AAC">
        <w:rPr>
          <w:sz w:val="24"/>
          <w:szCs w:val="24"/>
        </w:rPr>
        <w:t>networks</w:t>
      </w:r>
      <w:r w:rsidRPr="00CE0AAC">
        <w:rPr>
          <w:spacing w:val="33"/>
          <w:sz w:val="24"/>
          <w:szCs w:val="24"/>
        </w:rPr>
        <w:t xml:space="preserve"> </w:t>
      </w:r>
      <w:r w:rsidRPr="00CE0AAC">
        <w:rPr>
          <w:sz w:val="24"/>
          <w:szCs w:val="24"/>
        </w:rPr>
        <w:t>are</w:t>
      </w:r>
      <w:r w:rsidRPr="00CE0AAC">
        <w:rPr>
          <w:spacing w:val="37"/>
          <w:sz w:val="24"/>
          <w:szCs w:val="24"/>
        </w:rPr>
        <w:t xml:space="preserve"> </w:t>
      </w:r>
      <w:r w:rsidRPr="00CE0AAC">
        <w:rPr>
          <w:sz w:val="24"/>
          <w:szCs w:val="24"/>
        </w:rPr>
        <w:t>very</w:t>
      </w:r>
      <w:r w:rsidRPr="00CE0AAC">
        <w:rPr>
          <w:spacing w:val="27"/>
          <w:sz w:val="24"/>
          <w:szCs w:val="24"/>
        </w:rPr>
        <w:t xml:space="preserve"> </w:t>
      </w:r>
      <w:r w:rsidR="00CE0AAC">
        <w:rPr>
          <w:sz w:val="24"/>
          <w:szCs w:val="24"/>
        </w:rPr>
        <w:t xml:space="preserve">similar </w:t>
      </w:r>
      <w:r w:rsidRPr="00CE0AAC">
        <w:rPr>
          <w:sz w:val="24"/>
          <w:szCs w:val="24"/>
        </w:rPr>
        <w:t>to the neurons in our brain it senses the image and gives the necessary</w:t>
      </w:r>
      <w:r w:rsidRPr="00CE0AAC">
        <w:rPr>
          <w:spacing w:val="1"/>
          <w:sz w:val="24"/>
          <w:szCs w:val="24"/>
        </w:rPr>
        <w:t xml:space="preserve"> </w:t>
      </w:r>
      <w:r w:rsidRPr="00CE0AAC">
        <w:rPr>
          <w:sz w:val="24"/>
          <w:szCs w:val="24"/>
        </w:rPr>
        <w:t>information to the processor. Below is the figure which shows left or</w:t>
      </w:r>
      <w:r w:rsidRPr="00CE0AAC">
        <w:rPr>
          <w:spacing w:val="1"/>
          <w:sz w:val="24"/>
          <w:szCs w:val="24"/>
        </w:rPr>
        <w:t xml:space="preserve"> </w:t>
      </w:r>
      <w:r w:rsidRPr="00CE0AAC">
        <w:rPr>
          <w:sz w:val="24"/>
          <w:szCs w:val="24"/>
        </w:rPr>
        <w:t>straight sign, it is converted into greyscale and is fed into CNN. It is then</w:t>
      </w:r>
      <w:r w:rsidRPr="00CE0AAC">
        <w:rPr>
          <w:spacing w:val="1"/>
          <w:sz w:val="24"/>
          <w:szCs w:val="24"/>
        </w:rPr>
        <w:t xml:space="preserve"> </w:t>
      </w:r>
      <w:r w:rsidRPr="00CE0AAC">
        <w:rPr>
          <w:sz w:val="24"/>
          <w:szCs w:val="24"/>
        </w:rPr>
        <w:t>sampled</w:t>
      </w:r>
      <w:r w:rsidRPr="00CE0AAC">
        <w:rPr>
          <w:spacing w:val="1"/>
          <w:sz w:val="24"/>
          <w:szCs w:val="24"/>
        </w:rPr>
        <w:t xml:space="preserve"> </w:t>
      </w:r>
      <w:r w:rsidRPr="00CE0AAC">
        <w:rPr>
          <w:sz w:val="24"/>
          <w:szCs w:val="24"/>
        </w:rPr>
        <w:t>and</w:t>
      </w:r>
      <w:r w:rsidRPr="00CE0AAC">
        <w:rPr>
          <w:spacing w:val="1"/>
          <w:sz w:val="24"/>
          <w:szCs w:val="24"/>
        </w:rPr>
        <w:t xml:space="preserve"> </w:t>
      </w:r>
      <w:r w:rsidRPr="00CE0AAC">
        <w:rPr>
          <w:sz w:val="24"/>
          <w:szCs w:val="24"/>
        </w:rPr>
        <w:t>divided</w:t>
      </w:r>
      <w:r w:rsidRPr="00CE0AAC">
        <w:rPr>
          <w:spacing w:val="1"/>
          <w:sz w:val="24"/>
          <w:szCs w:val="24"/>
        </w:rPr>
        <w:t xml:space="preserve"> </w:t>
      </w:r>
      <w:r w:rsidRPr="00CE0AAC">
        <w:rPr>
          <w:sz w:val="24"/>
          <w:szCs w:val="24"/>
        </w:rPr>
        <w:t>into</w:t>
      </w:r>
      <w:r w:rsidRPr="00CE0AAC">
        <w:rPr>
          <w:spacing w:val="1"/>
          <w:sz w:val="24"/>
          <w:szCs w:val="24"/>
        </w:rPr>
        <w:t xml:space="preserve"> </w:t>
      </w:r>
      <w:r w:rsidRPr="00CE0AAC">
        <w:rPr>
          <w:sz w:val="24"/>
          <w:szCs w:val="24"/>
        </w:rPr>
        <w:t>small</w:t>
      </w:r>
      <w:r w:rsidRPr="00CE0AAC">
        <w:rPr>
          <w:spacing w:val="1"/>
          <w:sz w:val="24"/>
          <w:szCs w:val="24"/>
        </w:rPr>
        <w:t xml:space="preserve"> </w:t>
      </w:r>
      <w:r w:rsidRPr="00CE0AAC">
        <w:rPr>
          <w:sz w:val="24"/>
          <w:szCs w:val="24"/>
        </w:rPr>
        <w:t>pieces</w:t>
      </w:r>
      <w:r w:rsidRPr="00CE0AAC">
        <w:rPr>
          <w:spacing w:val="1"/>
          <w:sz w:val="24"/>
          <w:szCs w:val="24"/>
        </w:rPr>
        <w:t xml:space="preserve"> </w:t>
      </w:r>
      <w:r w:rsidRPr="00CE0AAC">
        <w:rPr>
          <w:sz w:val="24"/>
          <w:szCs w:val="24"/>
        </w:rPr>
        <w:t>and</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obtained</w:t>
      </w:r>
      <w:r w:rsidRPr="00CE0AAC">
        <w:rPr>
          <w:spacing w:val="1"/>
          <w:sz w:val="24"/>
          <w:szCs w:val="24"/>
        </w:rPr>
        <w:t xml:space="preserve"> </w:t>
      </w:r>
      <w:r w:rsidRPr="00CE0AAC">
        <w:rPr>
          <w:sz w:val="24"/>
          <w:szCs w:val="24"/>
        </w:rPr>
        <w:t>output</w:t>
      </w:r>
      <w:r w:rsidRPr="00CE0AAC">
        <w:rPr>
          <w:spacing w:val="1"/>
          <w:sz w:val="24"/>
          <w:szCs w:val="24"/>
        </w:rPr>
        <w:t xml:space="preserve"> </w:t>
      </w:r>
      <w:r w:rsidRPr="00CE0AAC">
        <w:rPr>
          <w:sz w:val="24"/>
          <w:szCs w:val="24"/>
        </w:rPr>
        <w:t>is</w:t>
      </w:r>
      <w:r w:rsidRPr="00CE0AAC">
        <w:rPr>
          <w:spacing w:val="1"/>
          <w:sz w:val="24"/>
          <w:szCs w:val="24"/>
        </w:rPr>
        <w:t xml:space="preserve"> </w:t>
      </w:r>
      <w:r w:rsidRPr="00CE0AAC">
        <w:rPr>
          <w:sz w:val="24"/>
          <w:szCs w:val="24"/>
        </w:rPr>
        <w:t xml:space="preserve">compared with the data set which we </w:t>
      </w:r>
      <w:r w:rsidRPr="00CE0AAC">
        <w:rPr>
          <w:sz w:val="24"/>
          <w:szCs w:val="24"/>
        </w:rPr>
        <w:lastRenderedPageBreak/>
        <w:t>gave and the corresponding voice</w:t>
      </w:r>
      <w:r w:rsidRPr="00CE0AAC">
        <w:rPr>
          <w:spacing w:val="1"/>
          <w:sz w:val="24"/>
          <w:szCs w:val="24"/>
        </w:rPr>
        <w:t xml:space="preserve"> </w:t>
      </w:r>
      <w:r w:rsidRPr="00CE0AAC">
        <w:rPr>
          <w:sz w:val="24"/>
          <w:szCs w:val="24"/>
        </w:rPr>
        <w:t>output is given. Neural networks are similar to the neurons in our brain it</w:t>
      </w:r>
      <w:r w:rsidRPr="00CE0AAC">
        <w:rPr>
          <w:spacing w:val="1"/>
          <w:sz w:val="24"/>
          <w:szCs w:val="24"/>
        </w:rPr>
        <w:t xml:space="preserve"> </w:t>
      </w:r>
      <w:r w:rsidRPr="00CE0AAC">
        <w:rPr>
          <w:sz w:val="24"/>
          <w:szCs w:val="24"/>
        </w:rPr>
        <w:t>senses the image and gives the necessary information to the processor.</w:t>
      </w:r>
      <w:r w:rsidRPr="00CE0AAC">
        <w:rPr>
          <w:spacing w:val="1"/>
          <w:sz w:val="24"/>
          <w:szCs w:val="24"/>
        </w:rPr>
        <w:t xml:space="preserve"> </w:t>
      </w:r>
      <w:r w:rsidRPr="00CE0AAC">
        <w:rPr>
          <w:sz w:val="24"/>
          <w:szCs w:val="24"/>
        </w:rPr>
        <w:t>The steps which are required for pre-processing in Convolution neural</w:t>
      </w:r>
      <w:r w:rsidRPr="00CE0AAC">
        <w:rPr>
          <w:spacing w:val="1"/>
          <w:sz w:val="24"/>
          <w:szCs w:val="24"/>
        </w:rPr>
        <w:t xml:space="preserve"> </w:t>
      </w:r>
      <w:r w:rsidRPr="00CE0AAC">
        <w:rPr>
          <w:sz w:val="24"/>
          <w:szCs w:val="24"/>
        </w:rPr>
        <w:t>network</w:t>
      </w:r>
      <w:r w:rsidRPr="00CE0AAC">
        <w:rPr>
          <w:spacing w:val="3"/>
          <w:sz w:val="24"/>
          <w:szCs w:val="24"/>
        </w:rPr>
        <w:t xml:space="preserve"> </w:t>
      </w:r>
      <w:r w:rsidRPr="00CE0AAC">
        <w:rPr>
          <w:sz w:val="24"/>
          <w:szCs w:val="24"/>
        </w:rPr>
        <w:t>is lower</w:t>
      </w:r>
      <w:r w:rsidRPr="00CE0AAC">
        <w:rPr>
          <w:spacing w:val="-2"/>
          <w:sz w:val="24"/>
          <w:szCs w:val="24"/>
        </w:rPr>
        <w:t xml:space="preserve"> </w:t>
      </w:r>
      <w:r w:rsidRPr="00CE0AAC">
        <w:rPr>
          <w:sz w:val="24"/>
          <w:szCs w:val="24"/>
        </w:rPr>
        <w:t>when</w:t>
      </w:r>
      <w:r w:rsidRPr="00CE0AAC">
        <w:rPr>
          <w:spacing w:val="-6"/>
          <w:sz w:val="24"/>
          <w:szCs w:val="24"/>
        </w:rPr>
        <w:t xml:space="preserve"> </w:t>
      </w:r>
      <w:r w:rsidRPr="00CE0AAC">
        <w:rPr>
          <w:sz w:val="24"/>
          <w:szCs w:val="24"/>
        </w:rPr>
        <w:t>compared</w:t>
      </w:r>
      <w:r w:rsidRPr="00CE0AAC">
        <w:rPr>
          <w:spacing w:val="-1"/>
          <w:sz w:val="24"/>
          <w:szCs w:val="24"/>
        </w:rPr>
        <w:t xml:space="preserve"> </w:t>
      </w:r>
      <w:r w:rsidRPr="00CE0AAC">
        <w:rPr>
          <w:sz w:val="24"/>
          <w:szCs w:val="24"/>
        </w:rPr>
        <w:t>to</w:t>
      </w:r>
      <w:r w:rsidRPr="00CE0AAC">
        <w:rPr>
          <w:spacing w:val="-2"/>
          <w:sz w:val="24"/>
          <w:szCs w:val="24"/>
        </w:rPr>
        <w:t xml:space="preserve"> </w:t>
      </w:r>
      <w:r w:rsidRPr="00CE0AAC">
        <w:rPr>
          <w:sz w:val="24"/>
          <w:szCs w:val="24"/>
        </w:rPr>
        <w:t>other</w:t>
      </w:r>
      <w:r w:rsidRPr="00CE0AAC">
        <w:rPr>
          <w:spacing w:val="-2"/>
          <w:sz w:val="24"/>
          <w:szCs w:val="24"/>
        </w:rPr>
        <w:t xml:space="preserve"> </w:t>
      </w:r>
      <w:r w:rsidRPr="00CE0AAC">
        <w:rPr>
          <w:sz w:val="24"/>
          <w:szCs w:val="24"/>
        </w:rPr>
        <w:t>classification</w:t>
      </w:r>
      <w:r w:rsidRPr="00CE0AAC">
        <w:rPr>
          <w:spacing w:val="-6"/>
          <w:sz w:val="24"/>
          <w:szCs w:val="24"/>
        </w:rPr>
        <w:t xml:space="preserve"> </w:t>
      </w:r>
      <w:r w:rsidRPr="00CE0AAC">
        <w:rPr>
          <w:sz w:val="24"/>
          <w:szCs w:val="24"/>
        </w:rPr>
        <w:t>algorithms.</w:t>
      </w:r>
    </w:p>
    <w:p w:rsidR="0044095D" w:rsidRDefault="0044095D" w:rsidP="0044095D">
      <w:pPr>
        <w:pStyle w:val="BodyText"/>
        <w:spacing w:before="3"/>
        <w:rPr>
          <w:sz w:val="32"/>
        </w:rPr>
      </w:pPr>
    </w:p>
    <w:p w:rsidR="0044095D" w:rsidRPr="00773ADD" w:rsidRDefault="0044095D" w:rsidP="0044095D">
      <w:pPr>
        <w:pStyle w:val="BodyText"/>
        <w:ind w:left="100"/>
        <w:jc w:val="both"/>
        <w:rPr>
          <w:sz w:val="24"/>
          <w:szCs w:val="24"/>
        </w:rPr>
      </w:pPr>
      <w:r w:rsidRPr="00773ADD">
        <w:rPr>
          <w:sz w:val="24"/>
          <w:szCs w:val="24"/>
        </w:rPr>
        <w:t>STEP</w:t>
      </w:r>
      <w:r w:rsidRPr="00773ADD">
        <w:rPr>
          <w:spacing w:val="-5"/>
          <w:sz w:val="24"/>
          <w:szCs w:val="24"/>
        </w:rPr>
        <w:t xml:space="preserve"> </w:t>
      </w:r>
      <w:r w:rsidRPr="00773ADD">
        <w:rPr>
          <w:sz w:val="24"/>
          <w:szCs w:val="24"/>
        </w:rPr>
        <w:t>3.</w:t>
      </w:r>
      <w:r w:rsidRPr="00773ADD">
        <w:rPr>
          <w:spacing w:val="-2"/>
          <w:sz w:val="24"/>
          <w:szCs w:val="24"/>
        </w:rPr>
        <w:t xml:space="preserve"> </w:t>
      </w:r>
      <w:r w:rsidRPr="00773ADD">
        <w:rPr>
          <w:sz w:val="24"/>
          <w:szCs w:val="24"/>
        </w:rPr>
        <w:t>(RGB)</w:t>
      </w:r>
      <w:r w:rsidRPr="00773ADD">
        <w:rPr>
          <w:spacing w:val="-5"/>
          <w:sz w:val="24"/>
          <w:szCs w:val="24"/>
        </w:rPr>
        <w:t xml:space="preserve"> </w:t>
      </w:r>
      <w:r w:rsidRPr="00773ADD">
        <w:rPr>
          <w:sz w:val="24"/>
          <w:szCs w:val="24"/>
        </w:rPr>
        <w:t>BASED</w:t>
      </w:r>
      <w:r w:rsidRPr="00773ADD">
        <w:rPr>
          <w:spacing w:val="-3"/>
          <w:sz w:val="24"/>
          <w:szCs w:val="24"/>
        </w:rPr>
        <w:t xml:space="preserve"> </w:t>
      </w:r>
      <w:r w:rsidRPr="00773ADD">
        <w:rPr>
          <w:sz w:val="24"/>
          <w:szCs w:val="24"/>
        </w:rPr>
        <w:t>DETECTION</w:t>
      </w:r>
    </w:p>
    <w:p w:rsidR="00BA567B" w:rsidRDefault="00BA567B" w:rsidP="0044095D">
      <w:pPr>
        <w:pStyle w:val="BodyText"/>
        <w:ind w:left="100"/>
        <w:jc w:val="both"/>
      </w:pPr>
    </w:p>
    <w:p w:rsidR="0044095D" w:rsidRPr="00CE0AAC" w:rsidRDefault="0044095D" w:rsidP="00BA567B">
      <w:pPr>
        <w:pStyle w:val="BodyText"/>
        <w:spacing w:before="24" w:line="247" w:lineRule="auto"/>
        <w:ind w:left="461" w:right="1066"/>
        <w:jc w:val="both"/>
        <w:rPr>
          <w:sz w:val="24"/>
          <w:szCs w:val="24"/>
        </w:rPr>
      </w:pPr>
      <w:r w:rsidRPr="00CE0AAC">
        <w:rPr>
          <w:sz w:val="24"/>
          <w:szCs w:val="24"/>
        </w:rPr>
        <w:t xml:space="preserve">In a sign the most significant thing is the color. Once the red </w:t>
      </w:r>
      <w:proofErr w:type="spellStart"/>
      <w:r w:rsidRPr="00CE0AAC">
        <w:rPr>
          <w:sz w:val="24"/>
          <w:szCs w:val="24"/>
        </w:rPr>
        <w:t>colour</w:t>
      </w:r>
      <w:proofErr w:type="spellEnd"/>
      <w:r w:rsidRPr="00CE0AAC">
        <w:rPr>
          <w:sz w:val="24"/>
          <w:szCs w:val="24"/>
        </w:rPr>
        <w:t xml:space="preserve"> is</w:t>
      </w:r>
      <w:r w:rsidRPr="00CE0AAC">
        <w:rPr>
          <w:spacing w:val="1"/>
          <w:sz w:val="24"/>
          <w:szCs w:val="24"/>
        </w:rPr>
        <w:t xml:space="preserve"> </w:t>
      </w:r>
      <w:r w:rsidRPr="00CE0AAC">
        <w:rPr>
          <w:sz w:val="24"/>
          <w:szCs w:val="24"/>
        </w:rPr>
        <w:t>seen it is understood that it is a traffic sign on the road. This same idea is</w:t>
      </w:r>
      <w:r w:rsidRPr="00CE0AAC">
        <w:rPr>
          <w:spacing w:val="1"/>
          <w:sz w:val="24"/>
          <w:szCs w:val="24"/>
        </w:rPr>
        <w:t xml:space="preserve"> </w:t>
      </w:r>
      <w:r w:rsidRPr="00CE0AAC">
        <w:rPr>
          <w:sz w:val="24"/>
          <w:szCs w:val="24"/>
        </w:rPr>
        <w:t>used for our detection process. Based on whatever the frames captured</w:t>
      </w:r>
      <w:r w:rsidRPr="00CE0AAC">
        <w:rPr>
          <w:spacing w:val="1"/>
          <w:sz w:val="24"/>
          <w:szCs w:val="24"/>
        </w:rPr>
        <w:t xml:space="preserve"> </w:t>
      </w:r>
      <w:r w:rsidRPr="00CE0AAC">
        <w:rPr>
          <w:sz w:val="24"/>
          <w:szCs w:val="24"/>
        </w:rPr>
        <w:t>our</w:t>
      </w:r>
      <w:r w:rsidRPr="00CE0AAC">
        <w:rPr>
          <w:spacing w:val="1"/>
          <w:sz w:val="24"/>
          <w:szCs w:val="24"/>
        </w:rPr>
        <w:t xml:space="preserve"> </w:t>
      </w:r>
      <w:r w:rsidRPr="00CE0AAC">
        <w:rPr>
          <w:sz w:val="24"/>
          <w:szCs w:val="24"/>
        </w:rPr>
        <w:t>algorithm is</w:t>
      </w:r>
      <w:r w:rsidRPr="00CE0AAC">
        <w:rPr>
          <w:spacing w:val="1"/>
          <w:sz w:val="24"/>
          <w:szCs w:val="24"/>
        </w:rPr>
        <w:t xml:space="preserve"> </w:t>
      </w:r>
      <w:r w:rsidRPr="00CE0AAC">
        <w:rPr>
          <w:sz w:val="24"/>
          <w:szCs w:val="24"/>
        </w:rPr>
        <w:t>designed</w:t>
      </w:r>
      <w:r w:rsidRPr="00CE0AAC">
        <w:rPr>
          <w:spacing w:val="1"/>
          <w:sz w:val="24"/>
          <w:szCs w:val="24"/>
        </w:rPr>
        <w:t xml:space="preserve"> </w:t>
      </w:r>
      <w:r w:rsidRPr="00CE0AAC">
        <w:rPr>
          <w:sz w:val="24"/>
          <w:szCs w:val="24"/>
        </w:rPr>
        <w:t>to</w:t>
      </w:r>
      <w:r w:rsidRPr="00CE0AAC">
        <w:rPr>
          <w:spacing w:val="1"/>
          <w:sz w:val="24"/>
          <w:szCs w:val="24"/>
        </w:rPr>
        <w:t xml:space="preserve"> </w:t>
      </w:r>
      <w:r w:rsidRPr="00CE0AAC">
        <w:rPr>
          <w:sz w:val="24"/>
          <w:szCs w:val="24"/>
        </w:rPr>
        <w:t>check</w:t>
      </w:r>
      <w:r w:rsidRPr="00CE0AAC">
        <w:rPr>
          <w:spacing w:val="1"/>
          <w:sz w:val="24"/>
          <w:szCs w:val="24"/>
        </w:rPr>
        <w:t xml:space="preserve"> </w:t>
      </w:r>
      <w:r w:rsidRPr="00CE0AAC">
        <w:rPr>
          <w:sz w:val="24"/>
          <w:szCs w:val="24"/>
        </w:rPr>
        <w:t>for</w:t>
      </w:r>
      <w:r w:rsidRPr="00CE0AAC">
        <w:rPr>
          <w:spacing w:val="1"/>
          <w:sz w:val="24"/>
          <w:szCs w:val="24"/>
        </w:rPr>
        <w:t xml:space="preserve"> </w:t>
      </w:r>
      <w:r w:rsidRPr="00CE0AAC">
        <w:rPr>
          <w:sz w:val="24"/>
          <w:szCs w:val="24"/>
        </w:rPr>
        <w:t>a</w:t>
      </w:r>
      <w:r w:rsidRPr="00CE0AAC">
        <w:rPr>
          <w:spacing w:val="1"/>
          <w:sz w:val="24"/>
          <w:szCs w:val="24"/>
        </w:rPr>
        <w:t xml:space="preserve"> </w:t>
      </w:r>
      <w:r w:rsidRPr="00CE0AAC">
        <w:rPr>
          <w:sz w:val="24"/>
          <w:szCs w:val="24"/>
        </w:rPr>
        <w:t>sign depending on the</w:t>
      </w:r>
      <w:r w:rsidRPr="00CE0AAC">
        <w:rPr>
          <w:spacing w:val="70"/>
          <w:sz w:val="24"/>
          <w:szCs w:val="24"/>
        </w:rPr>
        <w:t xml:space="preserve"> </w:t>
      </w:r>
      <w:r w:rsidRPr="00CE0AAC">
        <w:rPr>
          <w:sz w:val="24"/>
          <w:szCs w:val="24"/>
        </w:rPr>
        <w:t>red</w:t>
      </w:r>
      <w:r w:rsidRPr="00CE0AAC">
        <w:rPr>
          <w:spacing w:val="1"/>
          <w:sz w:val="24"/>
          <w:szCs w:val="24"/>
        </w:rPr>
        <w:t xml:space="preserve"> </w:t>
      </w:r>
      <w:proofErr w:type="spellStart"/>
      <w:r w:rsidRPr="00CE0AAC">
        <w:rPr>
          <w:sz w:val="24"/>
          <w:szCs w:val="24"/>
        </w:rPr>
        <w:t>colour</w:t>
      </w:r>
      <w:proofErr w:type="spellEnd"/>
      <w:r w:rsidRPr="00CE0AAC">
        <w:rPr>
          <w:sz w:val="24"/>
          <w:szCs w:val="24"/>
        </w:rPr>
        <w:t>. From the image captured if a part of it is similar to the threshold</w:t>
      </w:r>
      <w:r w:rsidRPr="00CE0AAC">
        <w:rPr>
          <w:spacing w:val="1"/>
          <w:sz w:val="24"/>
          <w:szCs w:val="24"/>
        </w:rPr>
        <w:t xml:space="preserve"> </w:t>
      </w:r>
      <w:r w:rsidRPr="00CE0AAC">
        <w:rPr>
          <w:sz w:val="24"/>
          <w:szCs w:val="24"/>
        </w:rPr>
        <w:t>values</w:t>
      </w:r>
      <w:r w:rsidRPr="00CE0AAC">
        <w:rPr>
          <w:spacing w:val="13"/>
          <w:sz w:val="24"/>
          <w:szCs w:val="24"/>
        </w:rPr>
        <w:t xml:space="preserve"> </w:t>
      </w:r>
      <w:r w:rsidRPr="00CE0AAC">
        <w:rPr>
          <w:sz w:val="24"/>
          <w:szCs w:val="24"/>
        </w:rPr>
        <w:t>of</w:t>
      </w:r>
      <w:r w:rsidRPr="00CE0AAC">
        <w:rPr>
          <w:spacing w:val="10"/>
          <w:sz w:val="24"/>
          <w:szCs w:val="24"/>
        </w:rPr>
        <w:t xml:space="preserve"> </w:t>
      </w:r>
      <w:r w:rsidRPr="00CE0AAC">
        <w:rPr>
          <w:sz w:val="24"/>
          <w:szCs w:val="24"/>
        </w:rPr>
        <w:t>red</w:t>
      </w:r>
      <w:r w:rsidRPr="00CE0AAC">
        <w:rPr>
          <w:spacing w:val="12"/>
          <w:sz w:val="24"/>
          <w:szCs w:val="24"/>
        </w:rPr>
        <w:t xml:space="preserve"> </w:t>
      </w:r>
      <w:proofErr w:type="spellStart"/>
      <w:r w:rsidRPr="00CE0AAC">
        <w:rPr>
          <w:sz w:val="24"/>
          <w:szCs w:val="24"/>
        </w:rPr>
        <w:t>colour</w:t>
      </w:r>
      <w:proofErr w:type="spellEnd"/>
      <w:r w:rsidRPr="00CE0AAC">
        <w:rPr>
          <w:spacing w:val="11"/>
          <w:sz w:val="24"/>
          <w:szCs w:val="24"/>
        </w:rPr>
        <w:t xml:space="preserve"> </w:t>
      </w:r>
      <w:r w:rsidRPr="00CE0AAC">
        <w:rPr>
          <w:sz w:val="24"/>
          <w:szCs w:val="24"/>
        </w:rPr>
        <w:t>then</w:t>
      </w:r>
      <w:r w:rsidRPr="00CE0AAC">
        <w:rPr>
          <w:spacing w:val="12"/>
          <w:sz w:val="24"/>
          <w:szCs w:val="24"/>
        </w:rPr>
        <w:t xml:space="preserve"> </w:t>
      </w:r>
      <w:r w:rsidRPr="00CE0AAC">
        <w:rPr>
          <w:sz w:val="24"/>
          <w:szCs w:val="24"/>
        </w:rPr>
        <w:t>it</w:t>
      </w:r>
      <w:r w:rsidRPr="00CE0AAC">
        <w:rPr>
          <w:spacing w:val="15"/>
          <w:sz w:val="24"/>
          <w:szCs w:val="24"/>
        </w:rPr>
        <w:t xml:space="preserve"> </w:t>
      </w:r>
      <w:r w:rsidRPr="00CE0AAC">
        <w:rPr>
          <w:sz w:val="24"/>
          <w:szCs w:val="24"/>
        </w:rPr>
        <w:t>is</w:t>
      </w:r>
      <w:r w:rsidRPr="00CE0AAC">
        <w:rPr>
          <w:spacing w:val="13"/>
          <w:sz w:val="24"/>
          <w:szCs w:val="24"/>
        </w:rPr>
        <w:t xml:space="preserve"> </w:t>
      </w:r>
      <w:r w:rsidRPr="00CE0AAC">
        <w:rPr>
          <w:sz w:val="24"/>
          <w:szCs w:val="24"/>
        </w:rPr>
        <w:t>passed</w:t>
      </w:r>
      <w:r w:rsidRPr="00CE0AAC">
        <w:rPr>
          <w:spacing w:val="13"/>
          <w:sz w:val="24"/>
          <w:szCs w:val="24"/>
        </w:rPr>
        <w:t xml:space="preserve"> </w:t>
      </w:r>
      <w:r w:rsidRPr="00CE0AAC">
        <w:rPr>
          <w:sz w:val="24"/>
          <w:szCs w:val="24"/>
        </w:rPr>
        <w:t>for</w:t>
      </w:r>
      <w:r w:rsidRPr="00CE0AAC">
        <w:rPr>
          <w:spacing w:val="10"/>
          <w:sz w:val="24"/>
          <w:szCs w:val="24"/>
        </w:rPr>
        <w:t xml:space="preserve"> </w:t>
      </w:r>
      <w:r w:rsidRPr="00CE0AAC">
        <w:rPr>
          <w:sz w:val="24"/>
          <w:szCs w:val="24"/>
        </w:rPr>
        <w:t>the</w:t>
      </w:r>
      <w:r w:rsidRPr="00CE0AAC">
        <w:rPr>
          <w:spacing w:val="12"/>
          <w:sz w:val="24"/>
          <w:szCs w:val="24"/>
        </w:rPr>
        <w:t xml:space="preserve"> </w:t>
      </w:r>
      <w:r w:rsidRPr="00CE0AAC">
        <w:rPr>
          <w:sz w:val="24"/>
          <w:szCs w:val="24"/>
        </w:rPr>
        <w:t>further</w:t>
      </w:r>
      <w:r w:rsidRPr="00CE0AAC">
        <w:rPr>
          <w:spacing w:val="11"/>
          <w:sz w:val="24"/>
          <w:szCs w:val="24"/>
        </w:rPr>
        <w:t xml:space="preserve"> </w:t>
      </w:r>
      <w:r w:rsidRPr="00CE0AAC">
        <w:rPr>
          <w:sz w:val="24"/>
          <w:szCs w:val="24"/>
        </w:rPr>
        <w:t>steps</w:t>
      </w:r>
      <w:r w:rsidRPr="00CE0AAC">
        <w:rPr>
          <w:spacing w:val="14"/>
          <w:sz w:val="24"/>
          <w:szCs w:val="24"/>
        </w:rPr>
        <w:t xml:space="preserve"> </w:t>
      </w:r>
      <w:r w:rsidRPr="00CE0AAC">
        <w:rPr>
          <w:sz w:val="24"/>
          <w:szCs w:val="24"/>
        </w:rPr>
        <w:t>to</w:t>
      </w:r>
      <w:r w:rsidRPr="00CE0AAC">
        <w:rPr>
          <w:spacing w:val="11"/>
          <w:sz w:val="24"/>
          <w:szCs w:val="24"/>
        </w:rPr>
        <w:t xml:space="preserve"> </w:t>
      </w:r>
      <w:r w:rsidRPr="00CE0AAC">
        <w:rPr>
          <w:sz w:val="24"/>
          <w:szCs w:val="24"/>
        </w:rPr>
        <w:t>recognize</w:t>
      </w:r>
      <w:r w:rsidRPr="00CE0AAC">
        <w:rPr>
          <w:spacing w:val="17"/>
          <w:sz w:val="24"/>
          <w:szCs w:val="24"/>
        </w:rPr>
        <w:t xml:space="preserve"> </w:t>
      </w:r>
      <w:r w:rsidRPr="00CE0AAC">
        <w:rPr>
          <w:sz w:val="24"/>
          <w:szCs w:val="24"/>
        </w:rPr>
        <w:t>if</w:t>
      </w:r>
      <w:r w:rsidRPr="00CE0AAC">
        <w:rPr>
          <w:spacing w:val="-68"/>
          <w:sz w:val="24"/>
          <w:szCs w:val="24"/>
        </w:rPr>
        <w:t xml:space="preserve"> </w:t>
      </w:r>
      <w:r w:rsidRPr="00CE0AAC">
        <w:rPr>
          <w:sz w:val="24"/>
          <w:szCs w:val="24"/>
        </w:rPr>
        <w:t>it is a sign or not. Once the threshold of the red is checked the main sign</w:t>
      </w:r>
      <w:r w:rsidRPr="00CE0AAC">
        <w:rPr>
          <w:spacing w:val="1"/>
          <w:sz w:val="24"/>
          <w:szCs w:val="24"/>
        </w:rPr>
        <w:t xml:space="preserve"> </w:t>
      </w:r>
      <w:r w:rsidRPr="00CE0AAC">
        <w:rPr>
          <w:sz w:val="24"/>
          <w:szCs w:val="24"/>
        </w:rPr>
        <w:t>in</w:t>
      </w:r>
      <w:r w:rsidRPr="00CE0AAC">
        <w:rPr>
          <w:spacing w:val="-5"/>
          <w:sz w:val="24"/>
          <w:szCs w:val="24"/>
        </w:rPr>
        <w:t xml:space="preserve"> </w:t>
      </w:r>
      <w:r w:rsidRPr="00CE0AAC">
        <w:rPr>
          <w:sz w:val="24"/>
          <w:szCs w:val="24"/>
        </w:rPr>
        <w:t>the</w:t>
      </w:r>
      <w:r w:rsidRPr="00CE0AAC">
        <w:rPr>
          <w:spacing w:val="2"/>
          <w:sz w:val="24"/>
          <w:szCs w:val="24"/>
        </w:rPr>
        <w:t xml:space="preserve"> </w:t>
      </w:r>
      <w:r w:rsidRPr="00CE0AAC">
        <w:rPr>
          <w:sz w:val="24"/>
          <w:szCs w:val="24"/>
        </w:rPr>
        <w:t>red part</w:t>
      </w:r>
      <w:r w:rsidRPr="00CE0AAC">
        <w:rPr>
          <w:spacing w:val="1"/>
          <w:sz w:val="24"/>
          <w:szCs w:val="24"/>
        </w:rPr>
        <w:t xml:space="preserve"> </w:t>
      </w:r>
      <w:r w:rsidRPr="00CE0AAC">
        <w:rPr>
          <w:sz w:val="24"/>
          <w:szCs w:val="24"/>
        </w:rPr>
        <w:t>is</w:t>
      </w:r>
      <w:r w:rsidRPr="00CE0AAC">
        <w:rPr>
          <w:spacing w:val="2"/>
          <w:sz w:val="24"/>
          <w:szCs w:val="24"/>
        </w:rPr>
        <w:t xml:space="preserve"> </w:t>
      </w:r>
      <w:r w:rsidRPr="00CE0AAC">
        <w:rPr>
          <w:sz w:val="24"/>
          <w:szCs w:val="24"/>
        </w:rPr>
        <w:t>to</w:t>
      </w:r>
      <w:r w:rsidRPr="00CE0AAC">
        <w:rPr>
          <w:spacing w:val="4"/>
          <w:sz w:val="24"/>
          <w:szCs w:val="24"/>
        </w:rPr>
        <w:t xml:space="preserve"> </w:t>
      </w:r>
      <w:r w:rsidRPr="00CE0AAC">
        <w:rPr>
          <w:sz w:val="24"/>
          <w:szCs w:val="24"/>
        </w:rPr>
        <w:t>be</w:t>
      </w:r>
      <w:r w:rsidRPr="00CE0AAC">
        <w:rPr>
          <w:spacing w:val="1"/>
          <w:sz w:val="24"/>
          <w:szCs w:val="24"/>
        </w:rPr>
        <w:t xml:space="preserve"> </w:t>
      </w:r>
      <w:r w:rsidRPr="00CE0AAC">
        <w:rPr>
          <w:sz w:val="24"/>
          <w:szCs w:val="24"/>
        </w:rPr>
        <w:t>recognized.</w:t>
      </w:r>
    </w:p>
    <w:p w:rsidR="00BA567B" w:rsidRDefault="00BA567B" w:rsidP="0044095D">
      <w:pPr>
        <w:pStyle w:val="BodyText"/>
        <w:ind w:left="172"/>
        <w:jc w:val="both"/>
        <w:rPr>
          <w:sz w:val="32"/>
        </w:rPr>
      </w:pPr>
    </w:p>
    <w:p w:rsidR="0044095D" w:rsidRPr="00773ADD" w:rsidRDefault="0044095D" w:rsidP="0044095D">
      <w:pPr>
        <w:pStyle w:val="BodyText"/>
        <w:ind w:left="172"/>
        <w:jc w:val="both"/>
        <w:rPr>
          <w:sz w:val="24"/>
          <w:szCs w:val="24"/>
        </w:rPr>
      </w:pPr>
      <w:r w:rsidRPr="00773ADD">
        <w:rPr>
          <w:sz w:val="24"/>
          <w:szCs w:val="24"/>
        </w:rPr>
        <w:t>STEP</w:t>
      </w:r>
      <w:r w:rsidRPr="00773ADD">
        <w:rPr>
          <w:spacing w:val="-4"/>
          <w:sz w:val="24"/>
          <w:szCs w:val="24"/>
        </w:rPr>
        <w:t xml:space="preserve"> </w:t>
      </w:r>
      <w:r w:rsidRPr="00773ADD">
        <w:rPr>
          <w:sz w:val="24"/>
          <w:szCs w:val="24"/>
        </w:rPr>
        <w:t>4. DETECTION</w:t>
      </w:r>
      <w:r w:rsidRPr="00773ADD">
        <w:rPr>
          <w:spacing w:val="-2"/>
          <w:sz w:val="24"/>
          <w:szCs w:val="24"/>
        </w:rPr>
        <w:t xml:space="preserve"> </w:t>
      </w:r>
      <w:r w:rsidRPr="00773ADD">
        <w:rPr>
          <w:sz w:val="24"/>
          <w:szCs w:val="24"/>
        </w:rPr>
        <w:t>BASED</w:t>
      </w:r>
      <w:r w:rsidRPr="00773ADD">
        <w:rPr>
          <w:spacing w:val="-2"/>
          <w:sz w:val="24"/>
          <w:szCs w:val="24"/>
        </w:rPr>
        <w:t xml:space="preserve"> </w:t>
      </w:r>
      <w:r w:rsidRPr="00773ADD">
        <w:rPr>
          <w:sz w:val="24"/>
          <w:szCs w:val="24"/>
        </w:rPr>
        <w:t>ON</w:t>
      </w:r>
      <w:r w:rsidRPr="00773ADD">
        <w:rPr>
          <w:spacing w:val="-1"/>
          <w:sz w:val="24"/>
          <w:szCs w:val="24"/>
        </w:rPr>
        <w:t xml:space="preserve"> </w:t>
      </w:r>
      <w:r w:rsidRPr="00773ADD">
        <w:rPr>
          <w:sz w:val="24"/>
          <w:szCs w:val="24"/>
        </w:rPr>
        <w:t>SHAPE</w:t>
      </w:r>
      <w:r w:rsidRPr="00773ADD">
        <w:rPr>
          <w:spacing w:val="-5"/>
          <w:sz w:val="24"/>
          <w:szCs w:val="24"/>
        </w:rPr>
        <w:t xml:space="preserve"> </w:t>
      </w:r>
      <w:r w:rsidRPr="00773ADD">
        <w:rPr>
          <w:sz w:val="24"/>
          <w:szCs w:val="24"/>
        </w:rPr>
        <w:t>OF</w:t>
      </w:r>
      <w:r w:rsidRPr="00773ADD">
        <w:rPr>
          <w:spacing w:val="-8"/>
          <w:sz w:val="24"/>
          <w:szCs w:val="24"/>
        </w:rPr>
        <w:t xml:space="preserve"> </w:t>
      </w:r>
      <w:r w:rsidRPr="00773ADD">
        <w:rPr>
          <w:sz w:val="24"/>
          <w:szCs w:val="24"/>
        </w:rPr>
        <w:t>THE</w:t>
      </w:r>
      <w:r w:rsidRPr="00773ADD">
        <w:rPr>
          <w:spacing w:val="-4"/>
          <w:sz w:val="24"/>
          <w:szCs w:val="24"/>
        </w:rPr>
        <w:t xml:space="preserve"> </w:t>
      </w:r>
      <w:r w:rsidRPr="00773ADD">
        <w:rPr>
          <w:sz w:val="24"/>
          <w:szCs w:val="24"/>
        </w:rPr>
        <w:t>SIGN</w:t>
      </w:r>
    </w:p>
    <w:p w:rsidR="00BA567B" w:rsidRDefault="00BA567B" w:rsidP="00CE0AAC">
      <w:pPr>
        <w:pStyle w:val="BodyText"/>
        <w:spacing w:before="23" w:line="247" w:lineRule="auto"/>
        <w:ind w:left="100" w:right="1824"/>
        <w:jc w:val="both"/>
        <w:rPr>
          <w:sz w:val="24"/>
          <w:szCs w:val="24"/>
        </w:rPr>
      </w:pPr>
    </w:p>
    <w:p w:rsidR="0044095D" w:rsidRPr="00CE0AAC" w:rsidRDefault="0044095D" w:rsidP="00BA567B">
      <w:pPr>
        <w:pStyle w:val="BodyText"/>
        <w:spacing w:before="23" w:line="247" w:lineRule="auto"/>
        <w:ind w:left="461" w:right="1066"/>
        <w:jc w:val="both"/>
        <w:rPr>
          <w:sz w:val="24"/>
          <w:szCs w:val="24"/>
        </w:rPr>
      </w:pPr>
      <w:r w:rsidRPr="00CE0AAC">
        <w:rPr>
          <w:sz w:val="24"/>
          <w:szCs w:val="24"/>
        </w:rPr>
        <w:t>Based on the previous detection method we calculate the number of</w:t>
      </w:r>
      <w:r w:rsidRPr="00CE0AAC">
        <w:rPr>
          <w:spacing w:val="1"/>
          <w:sz w:val="24"/>
          <w:szCs w:val="24"/>
        </w:rPr>
        <w:t xml:space="preserve"> </w:t>
      </w:r>
      <w:r w:rsidRPr="00CE0AAC">
        <w:rPr>
          <w:sz w:val="24"/>
          <w:szCs w:val="24"/>
        </w:rPr>
        <w:t>edges</w:t>
      </w:r>
      <w:r w:rsidRPr="00CE0AAC">
        <w:rPr>
          <w:spacing w:val="1"/>
          <w:sz w:val="24"/>
          <w:szCs w:val="24"/>
        </w:rPr>
        <w:t xml:space="preserve"> </w:t>
      </w:r>
      <w:r w:rsidRPr="00CE0AAC">
        <w:rPr>
          <w:sz w:val="24"/>
          <w:szCs w:val="24"/>
        </w:rPr>
        <w:t>which is</w:t>
      </w:r>
      <w:r w:rsidRPr="00CE0AAC">
        <w:rPr>
          <w:spacing w:val="1"/>
          <w:sz w:val="24"/>
          <w:szCs w:val="24"/>
        </w:rPr>
        <w:t xml:space="preserve"> </w:t>
      </w:r>
      <w:r w:rsidRPr="00CE0AAC">
        <w:rPr>
          <w:sz w:val="24"/>
          <w:szCs w:val="24"/>
        </w:rPr>
        <w:t>implemented</w:t>
      </w:r>
      <w:r w:rsidRPr="00CE0AAC">
        <w:rPr>
          <w:spacing w:val="70"/>
          <w:sz w:val="24"/>
          <w:szCs w:val="24"/>
        </w:rPr>
        <w:t xml:space="preserve"> </w:t>
      </w:r>
      <w:r w:rsidRPr="00CE0AAC">
        <w:rPr>
          <w:sz w:val="24"/>
          <w:szCs w:val="24"/>
        </w:rPr>
        <w:t>using the</w:t>
      </w:r>
      <w:r w:rsidRPr="00CE0AAC">
        <w:rPr>
          <w:spacing w:val="70"/>
          <w:sz w:val="24"/>
          <w:szCs w:val="24"/>
        </w:rPr>
        <w:t xml:space="preserve"> </w:t>
      </w:r>
      <w:r w:rsidRPr="00CE0AAC">
        <w:rPr>
          <w:sz w:val="24"/>
          <w:szCs w:val="24"/>
        </w:rPr>
        <w:t>algorithm of Douglas-</w:t>
      </w:r>
      <w:proofErr w:type="spellStart"/>
      <w:r w:rsidRPr="00CE0AAC">
        <w:rPr>
          <w:sz w:val="24"/>
          <w:szCs w:val="24"/>
        </w:rPr>
        <w:t>Peucker</w:t>
      </w:r>
      <w:proofErr w:type="spellEnd"/>
      <w:r w:rsidRPr="00CE0AAC">
        <w:rPr>
          <w:sz w:val="24"/>
          <w:szCs w:val="24"/>
        </w:rPr>
        <w:t>.</w:t>
      </w:r>
      <w:r w:rsidRPr="00CE0AAC">
        <w:rPr>
          <w:spacing w:val="1"/>
          <w:sz w:val="24"/>
          <w:szCs w:val="24"/>
        </w:rPr>
        <w:t xml:space="preserve"> </w:t>
      </w:r>
      <w:r w:rsidRPr="00CE0AAC">
        <w:rPr>
          <w:sz w:val="24"/>
          <w:szCs w:val="24"/>
        </w:rPr>
        <w:t>We majorly concentrate on two shapes which are circle and triangle</w:t>
      </w:r>
      <w:r w:rsidRPr="00CE0AAC">
        <w:rPr>
          <w:spacing w:val="1"/>
          <w:sz w:val="24"/>
          <w:szCs w:val="24"/>
        </w:rPr>
        <w:t xml:space="preserve"> </w:t>
      </w:r>
      <w:r w:rsidRPr="00CE0AAC">
        <w:rPr>
          <w:sz w:val="24"/>
          <w:szCs w:val="24"/>
        </w:rPr>
        <w:t>because</w:t>
      </w:r>
      <w:r w:rsidRPr="00CE0AAC">
        <w:rPr>
          <w:spacing w:val="1"/>
          <w:sz w:val="24"/>
          <w:szCs w:val="24"/>
        </w:rPr>
        <w:t xml:space="preserve"> </w:t>
      </w:r>
      <w:r w:rsidRPr="00CE0AAC">
        <w:rPr>
          <w:sz w:val="24"/>
          <w:szCs w:val="24"/>
        </w:rPr>
        <w:t>they</w:t>
      </w:r>
      <w:r w:rsidRPr="00CE0AAC">
        <w:rPr>
          <w:spacing w:val="1"/>
          <w:sz w:val="24"/>
          <w:szCs w:val="24"/>
        </w:rPr>
        <w:t xml:space="preserve"> </w:t>
      </w:r>
      <w:r w:rsidRPr="00CE0AAC">
        <w:rPr>
          <w:sz w:val="24"/>
          <w:szCs w:val="24"/>
        </w:rPr>
        <w:t>are</w:t>
      </w:r>
      <w:r w:rsidRPr="00CE0AAC">
        <w:rPr>
          <w:spacing w:val="1"/>
          <w:sz w:val="24"/>
          <w:szCs w:val="24"/>
        </w:rPr>
        <w:t xml:space="preserve"> </w:t>
      </w:r>
      <w:r w:rsidRPr="00CE0AAC">
        <w:rPr>
          <w:sz w:val="24"/>
          <w:szCs w:val="24"/>
        </w:rPr>
        <w:t>most</w:t>
      </w:r>
      <w:r w:rsidRPr="00CE0AAC">
        <w:rPr>
          <w:spacing w:val="1"/>
          <w:sz w:val="24"/>
          <w:szCs w:val="24"/>
        </w:rPr>
        <w:t xml:space="preserve"> </w:t>
      </w:r>
      <w:r w:rsidRPr="00CE0AAC">
        <w:rPr>
          <w:sz w:val="24"/>
          <w:szCs w:val="24"/>
        </w:rPr>
        <w:t>repeated</w:t>
      </w:r>
      <w:r w:rsidRPr="00CE0AAC">
        <w:rPr>
          <w:spacing w:val="1"/>
          <w:sz w:val="24"/>
          <w:szCs w:val="24"/>
        </w:rPr>
        <w:t xml:space="preserve"> </w:t>
      </w:r>
      <w:r w:rsidRPr="00CE0AAC">
        <w:rPr>
          <w:sz w:val="24"/>
          <w:szCs w:val="24"/>
        </w:rPr>
        <w:t>shapes</w:t>
      </w:r>
      <w:r w:rsidRPr="00CE0AAC">
        <w:rPr>
          <w:spacing w:val="1"/>
          <w:sz w:val="24"/>
          <w:szCs w:val="24"/>
        </w:rPr>
        <w:t xml:space="preserve"> </w:t>
      </w:r>
      <w:r w:rsidRPr="00CE0AAC">
        <w:rPr>
          <w:sz w:val="24"/>
          <w:szCs w:val="24"/>
        </w:rPr>
        <w:t>of</w:t>
      </w:r>
      <w:r w:rsidRPr="00CE0AAC">
        <w:rPr>
          <w:spacing w:val="1"/>
          <w:sz w:val="24"/>
          <w:szCs w:val="24"/>
        </w:rPr>
        <w:t xml:space="preserve"> </w:t>
      </w:r>
      <w:r w:rsidRPr="00CE0AAC">
        <w:rPr>
          <w:sz w:val="24"/>
          <w:szCs w:val="24"/>
        </w:rPr>
        <w:t>traffic</w:t>
      </w:r>
      <w:r w:rsidRPr="00CE0AAC">
        <w:rPr>
          <w:spacing w:val="1"/>
          <w:sz w:val="24"/>
          <w:szCs w:val="24"/>
        </w:rPr>
        <w:t xml:space="preserve"> </w:t>
      </w:r>
      <w:r w:rsidRPr="00CE0AAC">
        <w:rPr>
          <w:sz w:val="24"/>
          <w:szCs w:val="24"/>
        </w:rPr>
        <w:t>sign.</w:t>
      </w:r>
      <w:r w:rsidRPr="00CE0AAC">
        <w:rPr>
          <w:spacing w:val="1"/>
          <w:sz w:val="24"/>
          <w:szCs w:val="24"/>
        </w:rPr>
        <w:t xml:space="preserve"> </w:t>
      </w:r>
      <w:r w:rsidRPr="00CE0AAC">
        <w:rPr>
          <w:sz w:val="24"/>
          <w:szCs w:val="24"/>
        </w:rPr>
        <w:t>Once</w:t>
      </w:r>
      <w:r w:rsidRPr="00CE0AAC">
        <w:rPr>
          <w:spacing w:val="1"/>
          <w:sz w:val="24"/>
          <w:szCs w:val="24"/>
        </w:rPr>
        <w:t xml:space="preserve"> </w:t>
      </w:r>
      <w:r w:rsidRPr="00CE0AAC">
        <w:rPr>
          <w:sz w:val="24"/>
          <w:szCs w:val="24"/>
        </w:rPr>
        <w:t>using</w:t>
      </w:r>
      <w:r w:rsidRPr="00CE0AAC">
        <w:rPr>
          <w:spacing w:val="1"/>
          <w:sz w:val="24"/>
          <w:szCs w:val="24"/>
        </w:rPr>
        <w:t xml:space="preserve"> </w:t>
      </w:r>
      <w:r w:rsidRPr="00CE0AAC">
        <w:rPr>
          <w:sz w:val="24"/>
          <w:szCs w:val="24"/>
        </w:rPr>
        <w:t>Douglas-</w:t>
      </w:r>
      <w:proofErr w:type="spellStart"/>
      <w:r w:rsidRPr="00CE0AAC">
        <w:rPr>
          <w:sz w:val="24"/>
          <w:szCs w:val="24"/>
        </w:rPr>
        <w:t>Peucker</w:t>
      </w:r>
      <w:proofErr w:type="spellEnd"/>
      <w:r w:rsidRPr="00CE0AAC">
        <w:rPr>
          <w:sz w:val="24"/>
          <w:szCs w:val="24"/>
        </w:rPr>
        <w:t xml:space="preserve"> algorithm the number of edges and area of interest is</w:t>
      </w:r>
      <w:r w:rsidRPr="00CE0AAC">
        <w:rPr>
          <w:spacing w:val="1"/>
          <w:sz w:val="24"/>
          <w:szCs w:val="24"/>
        </w:rPr>
        <w:t xml:space="preserve"> </w:t>
      </w:r>
      <w:r w:rsidRPr="00CE0AAC">
        <w:rPr>
          <w:sz w:val="24"/>
          <w:szCs w:val="24"/>
        </w:rPr>
        <w:t>found. Now if the edges found is equal or greater than six and if the main</w:t>
      </w:r>
      <w:r w:rsidRPr="00CE0AAC">
        <w:rPr>
          <w:spacing w:val="-67"/>
          <w:sz w:val="24"/>
          <w:szCs w:val="24"/>
        </w:rPr>
        <w:t xml:space="preserve"> </w:t>
      </w:r>
      <w:r w:rsidRPr="00CE0AAC">
        <w:rPr>
          <w:sz w:val="24"/>
          <w:szCs w:val="24"/>
        </w:rPr>
        <w:t>part</w:t>
      </w:r>
      <w:r w:rsidRPr="00CE0AAC">
        <w:rPr>
          <w:spacing w:val="14"/>
          <w:sz w:val="24"/>
          <w:szCs w:val="24"/>
        </w:rPr>
        <w:t xml:space="preserve"> </w:t>
      </w:r>
      <w:r w:rsidRPr="00CE0AAC">
        <w:rPr>
          <w:sz w:val="24"/>
          <w:szCs w:val="24"/>
        </w:rPr>
        <w:t>satisfies</w:t>
      </w:r>
      <w:r w:rsidRPr="00CE0AAC">
        <w:rPr>
          <w:spacing w:val="21"/>
          <w:sz w:val="24"/>
          <w:szCs w:val="24"/>
        </w:rPr>
        <w:t xml:space="preserve"> </w:t>
      </w:r>
      <w:r w:rsidRPr="00CE0AAC">
        <w:rPr>
          <w:sz w:val="24"/>
          <w:szCs w:val="24"/>
        </w:rPr>
        <w:t>minimum</w:t>
      </w:r>
      <w:r w:rsidRPr="00CE0AAC">
        <w:rPr>
          <w:spacing w:val="5"/>
          <w:sz w:val="24"/>
          <w:szCs w:val="24"/>
        </w:rPr>
        <w:t xml:space="preserve"> </w:t>
      </w:r>
      <w:r w:rsidRPr="00CE0AAC">
        <w:rPr>
          <w:sz w:val="24"/>
          <w:szCs w:val="24"/>
        </w:rPr>
        <w:t>condition</w:t>
      </w:r>
      <w:r w:rsidRPr="00CE0AAC">
        <w:rPr>
          <w:spacing w:val="10"/>
          <w:sz w:val="24"/>
          <w:szCs w:val="24"/>
        </w:rPr>
        <w:t xml:space="preserve"> </w:t>
      </w:r>
      <w:r w:rsidRPr="00CE0AAC">
        <w:rPr>
          <w:sz w:val="24"/>
          <w:szCs w:val="24"/>
        </w:rPr>
        <w:t>then</w:t>
      </w:r>
      <w:r w:rsidRPr="00CE0AAC">
        <w:rPr>
          <w:spacing w:val="21"/>
          <w:sz w:val="24"/>
          <w:szCs w:val="24"/>
        </w:rPr>
        <w:t xml:space="preserve"> </w:t>
      </w:r>
      <w:r w:rsidRPr="00CE0AAC">
        <w:rPr>
          <w:sz w:val="24"/>
          <w:szCs w:val="24"/>
        </w:rPr>
        <w:t>it</w:t>
      </w:r>
      <w:r w:rsidRPr="00CE0AAC">
        <w:rPr>
          <w:spacing w:val="19"/>
          <w:sz w:val="24"/>
          <w:szCs w:val="24"/>
        </w:rPr>
        <w:t xml:space="preserve"> </w:t>
      </w:r>
      <w:r w:rsidRPr="00CE0AAC">
        <w:rPr>
          <w:sz w:val="24"/>
          <w:szCs w:val="24"/>
        </w:rPr>
        <w:t>is</w:t>
      </w:r>
      <w:r w:rsidRPr="00CE0AAC">
        <w:rPr>
          <w:spacing w:val="16"/>
          <w:sz w:val="24"/>
          <w:szCs w:val="24"/>
        </w:rPr>
        <w:t xml:space="preserve"> </w:t>
      </w:r>
      <w:r w:rsidRPr="00CE0AAC">
        <w:rPr>
          <w:sz w:val="24"/>
          <w:szCs w:val="24"/>
        </w:rPr>
        <w:t>considered</w:t>
      </w:r>
      <w:r w:rsidRPr="00CE0AAC">
        <w:rPr>
          <w:spacing w:val="16"/>
          <w:sz w:val="24"/>
          <w:szCs w:val="24"/>
        </w:rPr>
        <w:t xml:space="preserve"> </w:t>
      </w:r>
      <w:r w:rsidRPr="00CE0AAC">
        <w:rPr>
          <w:sz w:val="24"/>
          <w:szCs w:val="24"/>
        </w:rPr>
        <w:t>as</w:t>
      </w:r>
      <w:r w:rsidRPr="00CE0AAC">
        <w:rPr>
          <w:spacing w:val="16"/>
          <w:sz w:val="24"/>
          <w:szCs w:val="24"/>
        </w:rPr>
        <w:t xml:space="preserve"> </w:t>
      </w:r>
      <w:r w:rsidRPr="00CE0AAC">
        <w:rPr>
          <w:sz w:val="24"/>
          <w:szCs w:val="24"/>
        </w:rPr>
        <w:t>a</w:t>
      </w:r>
      <w:r w:rsidRPr="00CE0AAC">
        <w:rPr>
          <w:spacing w:val="11"/>
          <w:sz w:val="24"/>
          <w:szCs w:val="24"/>
        </w:rPr>
        <w:t xml:space="preserve"> </w:t>
      </w:r>
      <w:r w:rsidRPr="00CE0AAC">
        <w:rPr>
          <w:sz w:val="24"/>
          <w:szCs w:val="24"/>
        </w:rPr>
        <w:t>triangle.</w:t>
      </w:r>
      <w:r w:rsidRPr="00CE0AAC">
        <w:rPr>
          <w:spacing w:val="17"/>
          <w:sz w:val="24"/>
          <w:szCs w:val="24"/>
        </w:rPr>
        <w:t xml:space="preserve"> </w:t>
      </w:r>
      <w:r w:rsidRPr="00CE0AAC">
        <w:rPr>
          <w:sz w:val="24"/>
          <w:szCs w:val="24"/>
        </w:rPr>
        <w:t>And</w:t>
      </w:r>
      <w:r w:rsidRPr="00CE0AAC">
        <w:rPr>
          <w:spacing w:val="-67"/>
          <w:sz w:val="24"/>
          <w:szCs w:val="24"/>
        </w:rPr>
        <w:t xml:space="preserve"> </w:t>
      </w:r>
      <w:r w:rsidRPr="00CE0AAC">
        <w:rPr>
          <w:sz w:val="24"/>
          <w:szCs w:val="24"/>
        </w:rPr>
        <w:t>if edges</w:t>
      </w:r>
      <w:r w:rsidRPr="00CE0AAC">
        <w:rPr>
          <w:spacing w:val="1"/>
          <w:sz w:val="24"/>
          <w:szCs w:val="24"/>
        </w:rPr>
        <w:t xml:space="preserve"> </w:t>
      </w:r>
      <w:r w:rsidRPr="00CE0AAC">
        <w:rPr>
          <w:sz w:val="24"/>
          <w:szCs w:val="24"/>
        </w:rPr>
        <w:t>are</w:t>
      </w:r>
      <w:r w:rsidRPr="00CE0AAC">
        <w:rPr>
          <w:spacing w:val="1"/>
          <w:sz w:val="24"/>
          <w:szCs w:val="24"/>
        </w:rPr>
        <w:t xml:space="preserve"> </w:t>
      </w:r>
      <w:r w:rsidRPr="00CE0AAC">
        <w:rPr>
          <w:sz w:val="24"/>
          <w:szCs w:val="24"/>
        </w:rPr>
        <w:t>equal and</w:t>
      </w:r>
      <w:r w:rsidRPr="00CE0AAC">
        <w:rPr>
          <w:spacing w:val="1"/>
          <w:sz w:val="24"/>
          <w:szCs w:val="24"/>
        </w:rPr>
        <w:t xml:space="preserve"> </w:t>
      </w:r>
      <w:r w:rsidRPr="00CE0AAC">
        <w:rPr>
          <w:sz w:val="24"/>
          <w:szCs w:val="24"/>
        </w:rPr>
        <w:t>greater than six and</w:t>
      </w:r>
      <w:r w:rsidRPr="00CE0AAC">
        <w:rPr>
          <w:spacing w:val="1"/>
          <w:sz w:val="24"/>
          <w:szCs w:val="24"/>
        </w:rPr>
        <w:t xml:space="preserve"> </w:t>
      </w:r>
      <w:r w:rsidRPr="00CE0AAC">
        <w:rPr>
          <w:sz w:val="24"/>
          <w:szCs w:val="24"/>
        </w:rPr>
        <w:t>moreover</w:t>
      </w:r>
      <w:r w:rsidRPr="00CE0AAC">
        <w:rPr>
          <w:spacing w:val="1"/>
          <w:sz w:val="24"/>
          <w:szCs w:val="24"/>
        </w:rPr>
        <w:t xml:space="preserve"> </w:t>
      </w:r>
      <w:r w:rsidRPr="00CE0AAC">
        <w:rPr>
          <w:sz w:val="24"/>
          <w:szCs w:val="24"/>
        </w:rPr>
        <w:t>if they satisfy</w:t>
      </w:r>
      <w:r w:rsidRPr="00CE0AAC">
        <w:rPr>
          <w:spacing w:val="1"/>
          <w:sz w:val="24"/>
          <w:szCs w:val="24"/>
        </w:rPr>
        <w:t xml:space="preserve"> </w:t>
      </w:r>
      <w:r w:rsidRPr="00CE0AAC">
        <w:rPr>
          <w:sz w:val="24"/>
          <w:szCs w:val="24"/>
        </w:rPr>
        <w:t>minimum condition then the major part of the image is recognized as</w:t>
      </w:r>
      <w:r w:rsidRPr="00CE0AAC">
        <w:rPr>
          <w:spacing w:val="1"/>
          <w:sz w:val="24"/>
          <w:szCs w:val="24"/>
        </w:rPr>
        <w:t xml:space="preserve"> </w:t>
      </w:r>
      <w:r w:rsidRPr="00CE0AAC">
        <w:rPr>
          <w:sz w:val="24"/>
          <w:szCs w:val="24"/>
        </w:rPr>
        <w:t>circle. After the shapes are recognized the next major step is in detecting</w:t>
      </w:r>
      <w:r w:rsidRPr="00CE0AAC">
        <w:rPr>
          <w:spacing w:val="1"/>
          <w:sz w:val="24"/>
          <w:szCs w:val="24"/>
        </w:rPr>
        <w:t xml:space="preserve"> </w:t>
      </w:r>
      <w:r w:rsidRPr="00CE0AAC">
        <w:rPr>
          <w:sz w:val="24"/>
          <w:szCs w:val="24"/>
        </w:rPr>
        <w:t>the box of the bounding. The bounding box is important because the</w:t>
      </w:r>
      <w:r w:rsidRPr="00CE0AAC">
        <w:rPr>
          <w:spacing w:val="1"/>
          <w:sz w:val="24"/>
          <w:szCs w:val="24"/>
        </w:rPr>
        <w:t xml:space="preserve"> </w:t>
      </w:r>
      <w:r w:rsidRPr="00CE0AAC">
        <w:rPr>
          <w:sz w:val="24"/>
          <w:szCs w:val="24"/>
        </w:rPr>
        <w:t>Region</w:t>
      </w:r>
      <w:r w:rsidRPr="00CE0AAC">
        <w:rPr>
          <w:spacing w:val="1"/>
          <w:sz w:val="24"/>
          <w:szCs w:val="24"/>
        </w:rPr>
        <w:t xml:space="preserve"> </w:t>
      </w:r>
      <w:r w:rsidRPr="00CE0AAC">
        <w:rPr>
          <w:sz w:val="24"/>
          <w:szCs w:val="24"/>
        </w:rPr>
        <w:t>of</w:t>
      </w:r>
      <w:r w:rsidRPr="00CE0AAC">
        <w:rPr>
          <w:spacing w:val="1"/>
          <w:sz w:val="24"/>
          <w:szCs w:val="24"/>
        </w:rPr>
        <w:t xml:space="preserve"> </w:t>
      </w:r>
      <w:r w:rsidRPr="00CE0AAC">
        <w:rPr>
          <w:sz w:val="24"/>
          <w:szCs w:val="24"/>
        </w:rPr>
        <w:t>Interest</w:t>
      </w:r>
      <w:r w:rsidRPr="00CE0AAC">
        <w:rPr>
          <w:spacing w:val="1"/>
          <w:sz w:val="24"/>
          <w:szCs w:val="24"/>
        </w:rPr>
        <w:t xml:space="preserve"> </w:t>
      </w:r>
      <w:r w:rsidRPr="00CE0AAC">
        <w:rPr>
          <w:sz w:val="24"/>
          <w:szCs w:val="24"/>
        </w:rPr>
        <w:t>(ROI)</w:t>
      </w:r>
      <w:r w:rsidRPr="00CE0AAC">
        <w:rPr>
          <w:spacing w:val="1"/>
          <w:sz w:val="24"/>
          <w:szCs w:val="24"/>
        </w:rPr>
        <w:t xml:space="preserve"> </w:t>
      </w:r>
      <w:r w:rsidRPr="00CE0AAC">
        <w:rPr>
          <w:sz w:val="24"/>
          <w:szCs w:val="24"/>
        </w:rPr>
        <w:t>is</w:t>
      </w:r>
      <w:r w:rsidRPr="00CE0AAC">
        <w:rPr>
          <w:spacing w:val="1"/>
          <w:sz w:val="24"/>
          <w:szCs w:val="24"/>
        </w:rPr>
        <w:t xml:space="preserve"> </w:t>
      </w:r>
      <w:r w:rsidRPr="00CE0AAC">
        <w:rPr>
          <w:sz w:val="24"/>
          <w:szCs w:val="24"/>
        </w:rPr>
        <w:t>separated</w:t>
      </w:r>
      <w:r w:rsidRPr="00CE0AAC">
        <w:rPr>
          <w:spacing w:val="1"/>
          <w:sz w:val="24"/>
          <w:szCs w:val="24"/>
        </w:rPr>
        <w:t xml:space="preserve"> </w:t>
      </w:r>
      <w:r w:rsidRPr="00CE0AAC">
        <w:rPr>
          <w:sz w:val="24"/>
          <w:szCs w:val="24"/>
        </w:rPr>
        <w:t>from</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environment</w:t>
      </w:r>
      <w:r w:rsidRPr="00CE0AAC">
        <w:rPr>
          <w:spacing w:val="1"/>
          <w:sz w:val="24"/>
          <w:szCs w:val="24"/>
        </w:rPr>
        <w:t xml:space="preserve"> </w:t>
      </w:r>
      <w:r w:rsidRPr="00CE0AAC">
        <w:rPr>
          <w:sz w:val="24"/>
          <w:szCs w:val="24"/>
        </w:rPr>
        <w:t>by</w:t>
      </w:r>
      <w:r w:rsidRPr="00CE0AAC">
        <w:rPr>
          <w:spacing w:val="1"/>
          <w:sz w:val="24"/>
          <w:szCs w:val="24"/>
        </w:rPr>
        <w:t xml:space="preserve"> </w:t>
      </w:r>
      <w:r w:rsidRPr="00CE0AAC">
        <w:rPr>
          <w:sz w:val="24"/>
          <w:szCs w:val="24"/>
        </w:rPr>
        <w:t>the</w:t>
      </w:r>
      <w:r w:rsidRPr="00CE0AAC">
        <w:rPr>
          <w:spacing w:val="1"/>
          <w:sz w:val="24"/>
          <w:szCs w:val="24"/>
        </w:rPr>
        <w:t xml:space="preserve"> </w:t>
      </w:r>
      <w:r w:rsidRPr="00CE0AAC">
        <w:rPr>
          <w:sz w:val="24"/>
          <w:szCs w:val="24"/>
        </w:rPr>
        <w:t>bounding box. Usually the box touches circle or the triangle of the main</w:t>
      </w:r>
      <w:r w:rsidRPr="00CE0AAC">
        <w:rPr>
          <w:spacing w:val="1"/>
          <w:sz w:val="24"/>
          <w:szCs w:val="24"/>
        </w:rPr>
        <w:t xml:space="preserve"> </w:t>
      </w:r>
      <w:r w:rsidRPr="00CE0AAC">
        <w:rPr>
          <w:sz w:val="24"/>
          <w:szCs w:val="24"/>
        </w:rPr>
        <w:t>region. In a triangular sign, it consists of two triangles they are outer</w:t>
      </w:r>
      <w:r w:rsidRPr="00CE0AAC">
        <w:rPr>
          <w:spacing w:val="1"/>
          <w:sz w:val="24"/>
          <w:szCs w:val="24"/>
        </w:rPr>
        <w:t xml:space="preserve"> </w:t>
      </w:r>
      <w:r w:rsidRPr="00CE0AAC">
        <w:rPr>
          <w:sz w:val="24"/>
          <w:szCs w:val="24"/>
        </w:rPr>
        <w:t>triangle and inner triangle. The outer triangle just touches the box of</w:t>
      </w:r>
      <w:r w:rsidRPr="00CE0AAC">
        <w:rPr>
          <w:spacing w:val="1"/>
          <w:sz w:val="24"/>
          <w:szCs w:val="24"/>
        </w:rPr>
        <w:t xml:space="preserve"> </w:t>
      </w:r>
      <w:r w:rsidRPr="00CE0AAC">
        <w:rPr>
          <w:sz w:val="24"/>
          <w:szCs w:val="24"/>
        </w:rPr>
        <w:t>bounding</w:t>
      </w:r>
      <w:r w:rsidRPr="00CE0AAC">
        <w:rPr>
          <w:spacing w:val="-6"/>
          <w:sz w:val="24"/>
          <w:szCs w:val="24"/>
        </w:rPr>
        <w:t xml:space="preserve"> </w:t>
      </w:r>
      <w:r w:rsidRPr="00CE0AAC">
        <w:rPr>
          <w:sz w:val="24"/>
          <w:szCs w:val="24"/>
        </w:rPr>
        <w:t>and</w:t>
      </w:r>
      <w:r w:rsidRPr="00CE0AAC">
        <w:rPr>
          <w:spacing w:val="-1"/>
          <w:sz w:val="24"/>
          <w:szCs w:val="24"/>
        </w:rPr>
        <w:t xml:space="preserve"> </w:t>
      </w:r>
      <w:r w:rsidRPr="00CE0AAC">
        <w:rPr>
          <w:sz w:val="24"/>
          <w:szCs w:val="24"/>
        </w:rPr>
        <w:t>the one which</w:t>
      </w:r>
      <w:r w:rsidRPr="00CE0AAC">
        <w:rPr>
          <w:spacing w:val="-5"/>
          <w:sz w:val="24"/>
          <w:szCs w:val="24"/>
        </w:rPr>
        <w:t xml:space="preserve"> </w:t>
      </w:r>
      <w:r w:rsidRPr="00CE0AAC">
        <w:rPr>
          <w:sz w:val="24"/>
          <w:szCs w:val="24"/>
        </w:rPr>
        <w:t>does</w:t>
      </w:r>
      <w:r w:rsidRPr="00CE0AAC">
        <w:rPr>
          <w:spacing w:val="1"/>
          <w:sz w:val="24"/>
          <w:szCs w:val="24"/>
        </w:rPr>
        <w:t xml:space="preserve"> </w:t>
      </w:r>
      <w:r w:rsidRPr="00CE0AAC">
        <w:rPr>
          <w:sz w:val="24"/>
          <w:szCs w:val="24"/>
        </w:rPr>
        <w:t>not</w:t>
      </w:r>
      <w:r w:rsidRPr="00CE0AAC">
        <w:rPr>
          <w:spacing w:val="-1"/>
          <w:sz w:val="24"/>
          <w:szCs w:val="24"/>
        </w:rPr>
        <w:t xml:space="preserve"> </w:t>
      </w:r>
      <w:r w:rsidRPr="00CE0AAC">
        <w:rPr>
          <w:sz w:val="24"/>
          <w:szCs w:val="24"/>
        </w:rPr>
        <w:t>touch</w:t>
      </w:r>
      <w:r w:rsidRPr="00CE0AAC">
        <w:rPr>
          <w:spacing w:val="4"/>
          <w:sz w:val="24"/>
          <w:szCs w:val="24"/>
        </w:rPr>
        <w:t xml:space="preserve"> </w:t>
      </w:r>
      <w:r w:rsidRPr="00CE0AAC">
        <w:rPr>
          <w:sz w:val="24"/>
          <w:szCs w:val="24"/>
        </w:rPr>
        <w:t>is</w:t>
      </w:r>
      <w:r w:rsidRPr="00CE0AAC">
        <w:rPr>
          <w:spacing w:val="1"/>
          <w:sz w:val="24"/>
          <w:szCs w:val="24"/>
        </w:rPr>
        <w:t xml:space="preserve"> </w:t>
      </w:r>
      <w:r w:rsidRPr="00CE0AAC">
        <w:rPr>
          <w:sz w:val="24"/>
          <w:szCs w:val="24"/>
        </w:rPr>
        <w:t>the</w:t>
      </w:r>
      <w:r w:rsidRPr="00CE0AAC">
        <w:rPr>
          <w:spacing w:val="5"/>
          <w:sz w:val="24"/>
          <w:szCs w:val="24"/>
        </w:rPr>
        <w:t xml:space="preserve"> </w:t>
      </w:r>
      <w:r w:rsidRPr="00CE0AAC">
        <w:rPr>
          <w:sz w:val="24"/>
          <w:szCs w:val="24"/>
        </w:rPr>
        <w:t>inner</w:t>
      </w:r>
      <w:r w:rsidRPr="00CE0AAC">
        <w:rPr>
          <w:spacing w:val="-2"/>
          <w:sz w:val="24"/>
          <w:szCs w:val="24"/>
        </w:rPr>
        <w:t xml:space="preserve"> </w:t>
      </w:r>
      <w:r w:rsidRPr="00CE0AAC">
        <w:rPr>
          <w:sz w:val="24"/>
          <w:szCs w:val="24"/>
        </w:rPr>
        <w:t>triangle.</w:t>
      </w:r>
    </w:p>
    <w:p w:rsidR="0044095D" w:rsidRDefault="0044095D" w:rsidP="0044095D">
      <w:pPr>
        <w:pStyle w:val="BodyText"/>
        <w:ind w:left="172"/>
        <w:jc w:val="both"/>
      </w:pPr>
    </w:p>
    <w:p w:rsidR="0044095D" w:rsidRDefault="0044095D" w:rsidP="0044095D">
      <w:pPr>
        <w:pStyle w:val="BodyText"/>
        <w:ind w:left="172"/>
        <w:jc w:val="both"/>
      </w:pPr>
    </w:p>
    <w:p w:rsidR="00CE0AAC" w:rsidRDefault="00CE0AAC" w:rsidP="00CE0AAC">
      <w:pPr>
        <w:pStyle w:val="Heading2"/>
        <w:tabs>
          <w:tab w:val="left" w:pos="585"/>
        </w:tabs>
        <w:ind w:left="100"/>
      </w:pPr>
    </w:p>
    <w:p w:rsidR="00CE0AAC" w:rsidRDefault="00CE0AAC" w:rsidP="00CE0AAC">
      <w:pPr>
        <w:pStyle w:val="Heading2"/>
        <w:tabs>
          <w:tab w:val="left" w:pos="585"/>
        </w:tabs>
        <w:ind w:left="100"/>
      </w:pPr>
    </w:p>
    <w:p w:rsidR="00CE0AAC" w:rsidRDefault="00CE0AAC" w:rsidP="00CE0AAC">
      <w:pPr>
        <w:pStyle w:val="Heading2"/>
        <w:tabs>
          <w:tab w:val="left" w:pos="585"/>
        </w:tabs>
        <w:ind w:left="100"/>
      </w:pPr>
    </w:p>
    <w:p w:rsidR="00CE0AAC" w:rsidRDefault="00CE0AAC" w:rsidP="00CE0AAC">
      <w:pPr>
        <w:pStyle w:val="Heading2"/>
        <w:tabs>
          <w:tab w:val="left" w:pos="585"/>
        </w:tabs>
        <w:ind w:left="100"/>
      </w:pPr>
    </w:p>
    <w:p w:rsidR="00CE0AAC" w:rsidRDefault="00CE0AAC" w:rsidP="00CE0AAC">
      <w:pPr>
        <w:pStyle w:val="Heading2"/>
        <w:tabs>
          <w:tab w:val="left" w:pos="585"/>
        </w:tabs>
        <w:ind w:left="100"/>
      </w:pPr>
    </w:p>
    <w:p w:rsidR="00CE0AAC" w:rsidRDefault="00CE0AAC" w:rsidP="00CE0AAC">
      <w:pPr>
        <w:pStyle w:val="Heading2"/>
        <w:tabs>
          <w:tab w:val="left" w:pos="585"/>
        </w:tabs>
        <w:ind w:left="100"/>
      </w:pPr>
    </w:p>
    <w:p w:rsidR="0044095D" w:rsidRDefault="0044095D" w:rsidP="0044095D">
      <w:pPr>
        <w:pStyle w:val="BodyText"/>
        <w:jc w:val="both"/>
      </w:pPr>
    </w:p>
    <w:p w:rsidR="00F16D4C" w:rsidRPr="0044095D" w:rsidRDefault="0044095D" w:rsidP="0044095D">
      <w:pPr>
        <w:tabs>
          <w:tab w:val="left" w:pos="1128"/>
        </w:tabs>
        <w:rPr>
          <w:sz w:val="28"/>
        </w:rPr>
        <w:sectPr w:rsidR="00F16D4C" w:rsidRPr="0044095D" w:rsidSect="007D2680">
          <w:pgSz w:w="11910" w:h="16840"/>
          <w:pgMar w:top="1598" w:right="432" w:bottom="1354" w:left="936" w:header="0" w:footer="922" w:gutter="0"/>
          <w:pgBorders w:offsetFrom="page">
            <w:top w:val="single" w:sz="4" w:space="24" w:color="auto"/>
            <w:left w:val="single" w:sz="4" w:space="24" w:color="auto"/>
            <w:bottom w:val="single" w:sz="4" w:space="24" w:color="auto"/>
            <w:right w:val="single" w:sz="4" w:space="24" w:color="auto"/>
          </w:pgBorders>
          <w:cols w:space="720"/>
        </w:sectPr>
      </w:pPr>
      <w:r>
        <w:rPr>
          <w:sz w:val="28"/>
        </w:rPr>
        <w:tab/>
      </w:r>
    </w:p>
    <w:p w:rsidR="00CE0AAC" w:rsidRPr="00773ADD" w:rsidRDefault="00527110" w:rsidP="00552848">
      <w:pPr>
        <w:pStyle w:val="Heading3"/>
        <w:rPr>
          <w:rFonts w:ascii="Times New Roman" w:hAnsi="Times New Roman" w:cs="Times New Roman"/>
          <w:color w:val="auto"/>
          <w:sz w:val="28"/>
          <w:szCs w:val="28"/>
        </w:rPr>
      </w:pPr>
      <w:bookmarkStart w:id="53" w:name="1.3_Aims_and_Objectives_of_the_Research"/>
      <w:bookmarkStart w:id="54" w:name="_Toc163596426"/>
      <w:bookmarkEnd w:id="53"/>
      <w:proofErr w:type="gramStart"/>
      <w:r w:rsidRPr="00773ADD">
        <w:rPr>
          <w:rFonts w:ascii="Times New Roman" w:hAnsi="Times New Roman" w:cs="Times New Roman"/>
          <w:color w:val="auto"/>
          <w:sz w:val="28"/>
          <w:szCs w:val="28"/>
        </w:rPr>
        <w:lastRenderedPageBreak/>
        <w:t>5.2</w:t>
      </w:r>
      <w:r w:rsidR="00A97588" w:rsidRPr="00773ADD">
        <w:rPr>
          <w:rFonts w:ascii="Times New Roman" w:hAnsi="Times New Roman" w:cs="Times New Roman"/>
          <w:color w:val="auto"/>
          <w:sz w:val="28"/>
          <w:szCs w:val="28"/>
        </w:rPr>
        <w:t xml:space="preserve"> </w:t>
      </w:r>
      <w:r w:rsidR="00CE0AAC" w:rsidRPr="00773ADD">
        <w:rPr>
          <w:rFonts w:ascii="Times New Roman" w:hAnsi="Times New Roman" w:cs="Times New Roman"/>
          <w:color w:val="auto"/>
          <w:sz w:val="28"/>
          <w:szCs w:val="28"/>
        </w:rPr>
        <w:t>Code For Training</w:t>
      </w:r>
      <w:proofErr w:type="gramEnd"/>
      <w:r w:rsidR="00CE0AAC" w:rsidRPr="00773ADD">
        <w:rPr>
          <w:rFonts w:ascii="Times New Roman" w:hAnsi="Times New Roman" w:cs="Times New Roman"/>
          <w:color w:val="auto"/>
          <w:sz w:val="28"/>
          <w:szCs w:val="28"/>
        </w:rPr>
        <w:t xml:space="preserve"> the model</w:t>
      </w:r>
      <w:bookmarkEnd w:id="54"/>
    </w:p>
    <w:p w:rsidR="0044095D" w:rsidRDefault="0044095D" w:rsidP="00F16D4C">
      <w:pPr>
        <w:tabs>
          <w:tab w:val="left" w:pos="2472"/>
        </w:tabs>
        <w:rPr>
          <w:sz w:val="28"/>
        </w:rPr>
      </w:pPr>
    </w:p>
    <w:p w:rsidR="0044095D" w:rsidRDefault="0044095D" w:rsidP="0044095D">
      <w:pPr>
        <w:pStyle w:val="BodyText"/>
        <w:spacing w:before="75"/>
      </w:pPr>
      <w:r w:rsidRPr="0044095D">
        <w:t xml:space="preserve"> </w:t>
      </w:r>
      <w:r>
        <w:t>Importing</w:t>
      </w:r>
      <w:r>
        <w:rPr>
          <w:spacing w:val="-2"/>
        </w:rPr>
        <w:t xml:space="preserve"> </w:t>
      </w:r>
      <w:proofErr w:type="spellStart"/>
      <w:r>
        <w:t>libraies</w:t>
      </w:r>
      <w:proofErr w:type="spellEnd"/>
      <w:r>
        <w:t>:</w:t>
      </w:r>
    </w:p>
    <w:p w:rsidR="00975B1A" w:rsidRDefault="00975B1A" w:rsidP="00975B1A">
      <w:pPr>
        <w:pStyle w:val="BodyText"/>
        <w:rPr>
          <w:sz w:val="32"/>
        </w:rPr>
      </w:pPr>
      <w:r>
        <w:rPr>
          <w:sz w:val="32"/>
        </w:rPr>
        <w:t xml:space="preserve"> </w:t>
      </w:r>
    </w:p>
    <w:p w:rsidR="0044095D" w:rsidRPr="00975B1A" w:rsidRDefault="00975B1A" w:rsidP="00975B1A">
      <w:pPr>
        <w:pStyle w:val="BodyText"/>
        <w:rPr>
          <w:sz w:val="24"/>
          <w:szCs w:val="24"/>
        </w:rPr>
      </w:pPr>
      <w:r>
        <w:rPr>
          <w:sz w:val="32"/>
        </w:rPr>
        <w:t xml:space="preserve">  </w:t>
      </w:r>
      <w:proofErr w:type="gramStart"/>
      <w:r w:rsidR="0044095D" w:rsidRPr="00975B1A">
        <w:rPr>
          <w:sz w:val="24"/>
          <w:szCs w:val="24"/>
        </w:rPr>
        <w:t>import</w:t>
      </w:r>
      <w:proofErr w:type="gramEnd"/>
      <w:r w:rsidR="0044095D" w:rsidRPr="00975B1A">
        <w:rPr>
          <w:spacing w:val="-2"/>
          <w:sz w:val="24"/>
          <w:szCs w:val="24"/>
        </w:rPr>
        <w:t xml:space="preserve"> </w:t>
      </w:r>
      <w:proofErr w:type="spellStart"/>
      <w:r w:rsidR="0044095D" w:rsidRPr="00975B1A">
        <w:rPr>
          <w:sz w:val="24"/>
          <w:szCs w:val="24"/>
        </w:rPr>
        <w:t>matplotlib.pyplot</w:t>
      </w:r>
      <w:proofErr w:type="spellEnd"/>
      <w:r w:rsidR="0044095D" w:rsidRPr="00975B1A">
        <w:rPr>
          <w:spacing w:val="-5"/>
          <w:sz w:val="24"/>
          <w:szCs w:val="24"/>
        </w:rPr>
        <w:t xml:space="preserve"> </w:t>
      </w:r>
      <w:r w:rsidR="0044095D" w:rsidRPr="00975B1A">
        <w:rPr>
          <w:sz w:val="24"/>
          <w:szCs w:val="24"/>
        </w:rPr>
        <w:t>as</w:t>
      </w:r>
      <w:r w:rsidR="0044095D" w:rsidRPr="00975B1A">
        <w:rPr>
          <w:spacing w:val="-4"/>
          <w:sz w:val="24"/>
          <w:szCs w:val="24"/>
        </w:rPr>
        <w:t xml:space="preserve"> </w:t>
      </w:r>
      <w:proofErr w:type="spellStart"/>
      <w:r w:rsidR="0044095D" w:rsidRPr="00975B1A">
        <w:rPr>
          <w:sz w:val="24"/>
          <w:szCs w:val="24"/>
        </w:rPr>
        <w:t>plt</w:t>
      </w:r>
      <w:proofErr w:type="spellEnd"/>
    </w:p>
    <w:p w:rsidR="0044095D" w:rsidRPr="00975B1A" w:rsidRDefault="0044095D" w:rsidP="0044095D">
      <w:pPr>
        <w:pStyle w:val="BodyText"/>
        <w:spacing w:before="29" w:line="256" w:lineRule="auto"/>
        <w:ind w:left="100" w:right="5917"/>
        <w:rPr>
          <w:sz w:val="24"/>
          <w:szCs w:val="24"/>
        </w:rPr>
      </w:pPr>
      <w:proofErr w:type="gramStart"/>
      <w:r w:rsidRPr="00975B1A">
        <w:rPr>
          <w:sz w:val="24"/>
          <w:szCs w:val="24"/>
        </w:rPr>
        <w:t>from</w:t>
      </w:r>
      <w:proofErr w:type="gramEnd"/>
      <w:r w:rsidRPr="00975B1A">
        <w:rPr>
          <w:sz w:val="24"/>
          <w:szCs w:val="24"/>
        </w:rPr>
        <w:t xml:space="preserve"> </w:t>
      </w:r>
      <w:proofErr w:type="spellStart"/>
      <w:r w:rsidRPr="00975B1A">
        <w:rPr>
          <w:sz w:val="24"/>
          <w:szCs w:val="24"/>
        </w:rPr>
        <w:t>keras.models</w:t>
      </w:r>
      <w:proofErr w:type="spellEnd"/>
      <w:r w:rsidRPr="00975B1A">
        <w:rPr>
          <w:sz w:val="24"/>
          <w:szCs w:val="24"/>
        </w:rPr>
        <w:t xml:space="preserve"> import Sequential</w:t>
      </w:r>
      <w:r w:rsidRPr="00975B1A">
        <w:rPr>
          <w:spacing w:val="-67"/>
          <w:sz w:val="24"/>
          <w:szCs w:val="24"/>
        </w:rPr>
        <w:t xml:space="preserve"> </w:t>
      </w:r>
      <w:r w:rsidRPr="00975B1A">
        <w:rPr>
          <w:sz w:val="24"/>
          <w:szCs w:val="24"/>
        </w:rPr>
        <w:t>from</w:t>
      </w:r>
      <w:r w:rsidRPr="00975B1A">
        <w:rPr>
          <w:spacing w:val="-6"/>
          <w:sz w:val="24"/>
          <w:szCs w:val="24"/>
        </w:rPr>
        <w:t xml:space="preserve"> </w:t>
      </w:r>
      <w:proofErr w:type="spellStart"/>
      <w:r w:rsidRPr="00975B1A">
        <w:rPr>
          <w:sz w:val="24"/>
          <w:szCs w:val="24"/>
        </w:rPr>
        <w:t>keras.layers</w:t>
      </w:r>
      <w:proofErr w:type="spellEnd"/>
      <w:r w:rsidRPr="00975B1A">
        <w:rPr>
          <w:spacing w:val="5"/>
          <w:sz w:val="24"/>
          <w:szCs w:val="24"/>
        </w:rPr>
        <w:t xml:space="preserve"> </w:t>
      </w:r>
      <w:r w:rsidRPr="00975B1A">
        <w:rPr>
          <w:sz w:val="24"/>
          <w:szCs w:val="24"/>
        </w:rPr>
        <w:t>import</w:t>
      </w:r>
      <w:r w:rsidRPr="00975B1A">
        <w:rPr>
          <w:spacing w:val="-1"/>
          <w:sz w:val="24"/>
          <w:szCs w:val="24"/>
        </w:rPr>
        <w:t xml:space="preserve"> </w:t>
      </w:r>
      <w:r w:rsidRPr="00975B1A">
        <w:rPr>
          <w:sz w:val="24"/>
          <w:szCs w:val="24"/>
        </w:rPr>
        <w:t>Dense</w:t>
      </w:r>
    </w:p>
    <w:p w:rsidR="0044095D" w:rsidRPr="00975B1A" w:rsidRDefault="0044095D" w:rsidP="0044095D">
      <w:pPr>
        <w:pStyle w:val="BodyText"/>
        <w:spacing w:before="2"/>
        <w:ind w:left="100"/>
        <w:rPr>
          <w:sz w:val="24"/>
          <w:szCs w:val="24"/>
        </w:rPr>
      </w:pPr>
      <w:proofErr w:type="gramStart"/>
      <w:r w:rsidRPr="00975B1A">
        <w:rPr>
          <w:sz w:val="24"/>
          <w:szCs w:val="24"/>
        </w:rPr>
        <w:t>from</w:t>
      </w:r>
      <w:proofErr w:type="gramEnd"/>
      <w:r w:rsidRPr="00975B1A">
        <w:rPr>
          <w:spacing w:val="-10"/>
          <w:sz w:val="24"/>
          <w:szCs w:val="24"/>
        </w:rPr>
        <w:t xml:space="preserve"> </w:t>
      </w:r>
      <w:proofErr w:type="spellStart"/>
      <w:r w:rsidRPr="00975B1A">
        <w:rPr>
          <w:sz w:val="24"/>
          <w:szCs w:val="24"/>
        </w:rPr>
        <w:t>keras.optimizers</w:t>
      </w:r>
      <w:proofErr w:type="spellEnd"/>
      <w:r w:rsidRPr="00975B1A">
        <w:rPr>
          <w:spacing w:val="1"/>
          <w:sz w:val="24"/>
          <w:szCs w:val="24"/>
        </w:rPr>
        <w:t xml:space="preserve"> </w:t>
      </w:r>
      <w:r w:rsidRPr="00975B1A">
        <w:rPr>
          <w:sz w:val="24"/>
          <w:szCs w:val="24"/>
        </w:rPr>
        <w:t>import Adam</w:t>
      </w:r>
    </w:p>
    <w:p w:rsidR="0044095D" w:rsidRPr="00975B1A" w:rsidRDefault="0044095D" w:rsidP="0044095D">
      <w:pPr>
        <w:pStyle w:val="BodyText"/>
        <w:spacing w:before="24" w:line="261" w:lineRule="auto"/>
        <w:ind w:left="100" w:right="4867"/>
        <w:rPr>
          <w:sz w:val="24"/>
          <w:szCs w:val="24"/>
        </w:rPr>
      </w:pPr>
      <w:proofErr w:type="gramStart"/>
      <w:r w:rsidRPr="00975B1A">
        <w:rPr>
          <w:sz w:val="24"/>
          <w:szCs w:val="24"/>
        </w:rPr>
        <w:t>from</w:t>
      </w:r>
      <w:proofErr w:type="gramEnd"/>
      <w:r w:rsidRPr="00975B1A">
        <w:rPr>
          <w:sz w:val="24"/>
          <w:szCs w:val="24"/>
        </w:rPr>
        <w:t xml:space="preserve"> </w:t>
      </w:r>
      <w:proofErr w:type="spellStart"/>
      <w:r w:rsidRPr="00975B1A">
        <w:rPr>
          <w:sz w:val="24"/>
          <w:szCs w:val="24"/>
        </w:rPr>
        <w:t>keras.utils.np_utils</w:t>
      </w:r>
      <w:proofErr w:type="spellEnd"/>
      <w:r w:rsidRPr="00975B1A">
        <w:rPr>
          <w:sz w:val="24"/>
          <w:szCs w:val="24"/>
        </w:rPr>
        <w:t xml:space="preserve"> import </w:t>
      </w:r>
      <w:proofErr w:type="spellStart"/>
      <w:r w:rsidRPr="00975B1A">
        <w:rPr>
          <w:sz w:val="24"/>
          <w:szCs w:val="24"/>
        </w:rPr>
        <w:t>to_categorical</w:t>
      </w:r>
      <w:proofErr w:type="spellEnd"/>
      <w:r w:rsidRPr="00975B1A">
        <w:rPr>
          <w:spacing w:val="-67"/>
          <w:sz w:val="24"/>
          <w:szCs w:val="24"/>
        </w:rPr>
        <w:t xml:space="preserve"> </w:t>
      </w:r>
      <w:r w:rsidRPr="00975B1A">
        <w:rPr>
          <w:sz w:val="24"/>
          <w:szCs w:val="24"/>
        </w:rPr>
        <w:t>from</w:t>
      </w:r>
      <w:r w:rsidRPr="00975B1A">
        <w:rPr>
          <w:spacing w:val="-7"/>
          <w:sz w:val="24"/>
          <w:szCs w:val="24"/>
        </w:rPr>
        <w:t xml:space="preserve"> </w:t>
      </w:r>
      <w:proofErr w:type="spellStart"/>
      <w:r w:rsidRPr="00975B1A">
        <w:rPr>
          <w:sz w:val="24"/>
          <w:szCs w:val="24"/>
        </w:rPr>
        <w:t>keras.layers</w:t>
      </w:r>
      <w:proofErr w:type="spellEnd"/>
      <w:r w:rsidRPr="00975B1A">
        <w:rPr>
          <w:spacing w:val="4"/>
          <w:sz w:val="24"/>
          <w:szCs w:val="24"/>
        </w:rPr>
        <w:t xml:space="preserve"> </w:t>
      </w:r>
      <w:r w:rsidRPr="00975B1A">
        <w:rPr>
          <w:sz w:val="24"/>
          <w:szCs w:val="24"/>
        </w:rPr>
        <w:t>import</w:t>
      </w:r>
      <w:r w:rsidRPr="00975B1A">
        <w:rPr>
          <w:spacing w:val="-2"/>
          <w:sz w:val="24"/>
          <w:szCs w:val="24"/>
        </w:rPr>
        <w:t xml:space="preserve"> </w:t>
      </w:r>
      <w:r w:rsidRPr="00975B1A">
        <w:rPr>
          <w:sz w:val="24"/>
          <w:szCs w:val="24"/>
        </w:rPr>
        <w:t>Dropout,</w:t>
      </w:r>
      <w:r w:rsidRPr="00975B1A">
        <w:rPr>
          <w:spacing w:val="4"/>
          <w:sz w:val="24"/>
          <w:szCs w:val="24"/>
        </w:rPr>
        <w:t xml:space="preserve"> </w:t>
      </w:r>
      <w:r w:rsidRPr="00975B1A">
        <w:rPr>
          <w:sz w:val="24"/>
          <w:szCs w:val="24"/>
        </w:rPr>
        <w:t>Flatten</w:t>
      </w:r>
    </w:p>
    <w:p w:rsidR="0044095D" w:rsidRPr="00975B1A" w:rsidRDefault="0044095D" w:rsidP="0044095D">
      <w:pPr>
        <w:pStyle w:val="BodyText"/>
        <w:spacing w:line="256" w:lineRule="auto"/>
        <w:ind w:left="100" w:right="2578"/>
        <w:rPr>
          <w:sz w:val="24"/>
          <w:szCs w:val="24"/>
        </w:rPr>
      </w:pPr>
      <w:proofErr w:type="gramStart"/>
      <w:r w:rsidRPr="00975B1A">
        <w:rPr>
          <w:sz w:val="24"/>
          <w:szCs w:val="24"/>
        </w:rPr>
        <w:t>from</w:t>
      </w:r>
      <w:proofErr w:type="gramEnd"/>
      <w:r w:rsidRPr="00975B1A">
        <w:rPr>
          <w:spacing w:val="-13"/>
          <w:sz w:val="24"/>
          <w:szCs w:val="24"/>
        </w:rPr>
        <w:t xml:space="preserve"> </w:t>
      </w:r>
      <w:proofErr w:type="spellStart"/>
      <w:r w:rsidRPr="00975B1A">
        <w:rPr>
          <w:sz w:val="24"/>
          <w:szCs w:val="24"/>
        </w:rPr>
        <w:t>keras.layers.convolutional</w:t>
      </w:r>
      <w:proofErr w:type="spellEnd"/>
      <w:r w:rsidRPr="00975B1A">
        <w:rPr>
          <w:spacing w:val="-8"/>
          <w:sz w:val="24"/>
          <w:szCs w:val="24"/>
        </w:rPr>
        <w:t xml:space="preserve"> </w:t>
      </w:r>
      <w:r w:rsidRPr="00975B1A">
        <w:rPr>
          <w:sz w:val="24"/>
          <w:szCs w:val="24"/>
        </w:rPr>
        <w:t>import</w:t>
      </w:r>
      <w:r w:rsidRPr="00975B1A">
        <w:rPr>
          <w:spacing w:val="-8"/>
          <w:sz w:val="24"/>
          <w:szCs w:val="24"/>
        </w:rPr>
        <w:t xml:space="preserve"> </w:t>
      </w:r>
      <w:r w:rsidRPr="00975B1A">
        <w:rPr>
          <w:sz w:val="24"/>
          <w:szCs w:val="24"/>
        </w:rPr>
        <w:t>Conv2D,</w:t>
      </w:r>
      <w:r w:rsidRPr="00975B1A">
        <w:rPr>
          <w:spacing w:val="-5"/>
          <w:sz w:val="24"/>
          <w:szCs w:val="24"/>
        </w:rPr>
        <w:t xml:space="preserve"> </w:t>
      </w:r>
      <w:r w:rsidRPr="00975B1A">
        <w:rPr>
          <w:sz w:val="24"/>
          <w:szCs w:val="24"/>
        </w:rPr>
        <w:t>MaxPooling2D</w:t>
      </w:r>
      <w:r w:rsidRPr="00975B1A">
        <w:rPr>
          <w:spacing w:val="-67"/>
          <w:sz w:val="24"/>
          <w:szCs w:val="24"/>
        </w:rPr>
        <w:t xml:space="preserve"> </w:t>
      </w:r>
      <w:r w:rsidRPr="00975B1A">
        <w:rPr>
          <w:sz w:val="24"/>
          <w:szCs w:val="24"/>
        </w:rPr>
        <w:t>import cv2</w:t>
      </w:r>
    </w:p>
    <w:p w:rsidR="0044095D" w:rsidRPr="00975B1A" w:rsidRDefault="0044095D" w:rsidP="0044095D">
      <w:pPr>
        <w:pStyle w:val="BodyText"/>
        <w:spacing w:line="261" w:lineRule="auto"/>
        <w:ind w:left="100" w:right="3880"/>
        <w:rPr>
          <w:sz w:val="24"/>
          <w:szCs w:val="24"/>
        </w:rPr>
      </w:pPr>
      <w:proofErr w:type="gramStart"/>
      <w:r w:rsidRPr="00975B1A">
        <w:rPr>
          <w:sz w:val="24"/>
          <w:szCs w:val="24"/>
        </w:rPr>
        <w:t>from</w:t>
      </w:r>
      <w:proofErr w:type="gramEnd"/>
      <w:r w:rsidRPr="00975B1A">
        <w:rPr>
          <w:spacing w:val="-13"/>
          <w:sz w:val="24"/>
          <w:szCs w:val="24"/>
        </w:rPr>
        <w:t xml:space="preserve"> </w:t>
      </w:r>
      <w:proofErr w:type="spellStart"/>
      <w:r w:rsidRPr="00975B1A">
        <w:rPr>
          <w:sz w:val="24"/>
          <w:szCs w:val="24"/>
        </w:rPr>
        <w:t>sklearn.model_selection</w:t>
      </w:r>
      <w:proofErr w:type="spellEnd"/>
      <w:r w:rsidRPr="00975B1A">
        <w:rPr>
          <w:spacing w:val="-8"/>
          <w:sz w:val="24"/>
          <w:szCs w:val="24"/>
        </w:rPr>
        <w:t xml:space="preserve"> </w:t>
      </w:r>
      <w:r w:rsidRPr="00975B1A">
        <w:rPr>
          <w:sz w:val="24"/>
          <w:szCs w:val="24"/>
        </w:rPr>
        <w:t>import</w:t>
      </w:r>
      <w:r w:rsidRPr="00975B1A">
        <w:rPr>
          <w:spacing w:val="-9"/>
          <w:sz w:val="24"/>
          <w:szCs w:val="24"/>
        </w:rPr>
        <w:t xml:space="preserve"> </w:t>
      </w:r>
      <w:proofErr w:type="spellStart"/>
      <w:r w:rsidRPr="00975B1A">
        <w:rPr>
          <w:sz w:val="24"/>
          <w:szCs w:val="24"/>
        </w:rPr>
        <w:t>train_test_split</w:t>
      </w:r>
      <w:proofErr w:type="spellEnd"/>
      <w:r w:rsidRPr="00975B1A">
        <w:rPr>
          <w:spacing w:val="-67"/>
          <w:sz w:val="24"/>
          <w:szCs w:val="24"/>
        </w:rPr>
        <w:t xml:space="preserve"> </w:t>
      </w:r>
      <w:r w:rsidRPr="00975B1A">
        <w:rPr>
          <w:sz w:val="24"/>
          <w:szCs w:val="24"/>
        </w:rPr>
        <w:t>import pickle</w:t>
      </w:r>
    </w:p>
    <w:p w:rsidR="0044095D" w:rsidRPr="00975B1A" w:rsidRDefault="0044095D" w:rsidP="0044095D">
      <w:pPr>
        <w:pStyle w:val="BodyText"/>
        <w:spacing w:line="317" w:lineRule="exact"/>
        <w:ind w:left="100"/>
        <w:rPr>
          <w:sz w:val="24"/>
          <w:szCs w:val="24"/>
        </w:rPr>
      </w:pPr>
      <w:proofErr w:type="gramStart"/>
      <w:r w:rsidRPr="00975B1A">
        <w:rPr>
          <w:sz w:val="24"/>
          <w:szCs w:val="24"/>
        </w:rPr>
        <w:t>import</w:t>
      </w:r>
      <w:proofErr w:type="gramEnd"/>
      <w:r w:rsidRPr="00975B1A">
        <w:rPr>
          <w:spacing w:val="-2"/>
          <w:sz w:val="24"/>
          <w:szCs w:val="24"/>
        </w:rPr>
        <w:t xml:space="preserve"> </w:t>
      </w:r>
      <w:proofErr w:type="spellStart"/>
      <w:r w:rsidRPr="00975B1A">
        <w:rPr>
          <w:sz w:val="24"/>
          <w:szCs w:val="24"/>
        </w:rPr>
        <w:t>os</w:t>
      </w:r>
      <w:proofErr w:type="spellEnd"/>
    </w:p>
    <w:p w:rsidR="0044095D" w:rsidRPr="00975B1A" w:rsidRDefault="0044095D" w:rsidP="0044095D">
      <w:pPr>
        <w:pStyle w:val="BodyText"/>
        <w:spacing w:before="20" w:line="256" w:lineRule="auto"/>
        <w:ind w:left="100" w:right="7822"/>
        <w:rPr>
          <w:sz w:val="24"/>
          <w:szCs w:val="24"/>
        </w:rPr>
      </w:pPr>
      <w:proofErr w:type="gramStart"/>
      <w:r w:rsidRPr="00975B1A">
        <w:rPr>
          <w:sz w:val="24"/>
          <w:szCs w:val="24"/>
        </w:rPr>
        <w:t>import</w:t>
      </w:r>
      <w:proofErr w:type="gramEnd"/>
      <w:r w:rsidRPr="00975B1A">
        <w:rPr>
          <w:sz w:val="24"/>
          <w:szCs w:val="24"/>
        </w:rPr>
        <w:t xml:space="preserve"> pandas as </w:t>
      </w:r>
      <w:proofErr w:type="spellStart"/>
      <w:r w:rsidRPr="00975B1A">
        <w:rPr>
          <w:sz w:val="24"/>
          <w:szCs w:val="24"/>
        </w:rPr>
        <w:t>pd</w:t>
      </w:r>
      <w:proofErr w:type="spellEnd"/>
      <w:r w:rsidRPr="00975B1A">
        <w:rPr>
          <w:spacing w:val="-67"/>
          <w:sz w:val="24"/>
          <w:szCs w:val="24"/>
        </w:rPr>
        <w:t xml:space="preserve"> </w:t>
      </w:r>
      <w:r w:rsidRPr="00975B1A">
        <w:rPr>
          <w:sz w:val="24"/>
          <w:szCs w:val="24"/>
        </w:rPr>
        <w:t>import random</w:t>
      </w:r>
    </w:p>
    <w:p w:rsidR="0044095D" w:rsidRPr="00975B1A" w:rsidRDefault="0044095D" w:rsidP="0044095D">
      <w:pPr>
        <w:pStyle w:val="BodyText"/>
        <w:spacing w:before="2" w:line="261" w:lineRule="auto"/>
        <w:ind w:left="100" w:right="2578"/>
        <w:rPr>
          <w:sz w:val="24"/>
          <w:szCs w:val="24"/>
        </w:rPr>
      </w:pPr>
      <w:proofErr w:type="gramStart"/>
      <w:r w:rsidRPr="00975B1A">
        <w:rPr>
          <w:sz w:val="24"/>
          <w:szCs w:val="24"/>
        </w:rPr>
        <w:t>from</w:t>
      </w:r>
      <w:proofErr w:type="gramEnd"/>
      <w:r w:rsidRPr="00975B1A">
        <w:rPr>
          <w:spacing w:val="-14"/>
          <w:sz w:val="24"/>
          <w:szCs w:val="24"/>
        </w:rPr>
        <w:t xml:space="preserve"> </w:t>
      </w:r>
      <w:proofErr w:type="spellStart"/>
      <w:r w:rsidRPr="00975B1A">
        <w:rPr>
          <w:sz w:val="24"/>
          <w:szCs w:val="24"/>
        </w:rPr>
        <w:t>keras.preprocessing.image</w:t>
      </w:r>
      <w:proofErr w:type="spellEnd"/>
      <w:r w:rsidRPr="00975B1A">
        <w:rPr>
          <w:spacing w:val="-9"/>
          <w:sz w:val="24"/>
          <w:szCs w:val="24"/>
        </w:rPr>
        <w:t xml:space="preserve"> </w:t>
      </w:r>
      <w:r w:rsidRPr="00975B1A">
        <w:rPr>
          <w:sz w:val="24"/>
          <w:szCs w:val="24"/>
        </w:rPr>
        <w:t>import</w:t>
      </w:r>
      <w:r w:rsidRPr="00975B1A">
        <w:rPr>
          <w:spacing w:val="-10"/>
          <w:sz w:val="24"/>
          <w:szCs w:val="24"/>
        </w:rPr>
        <w:t xml:space="preserve"> </w:t>
      </w:r>
      <w:proofErr w:type="spellStart"/>
      <w:r w:rsidRPr="00975B1A">
        <w:rPr>
          <w:sz w:val="24"/>
          <w:szCs w:val="24"/>
        </w:rPr>
        <w:t>ImageDataGenerator</w:t>
      </w:r>
      <w:proofErr w:type="spellEnd"/>
      <w:r w:rsidRPr="00975B1A">
        <w:rPr>
          <w:spacing w:val="-67"/>
          <w:sz w:val="24"/>
          <w:szCs w:val="24"/>
        </w:rPr>
        <w:t xml:space="preserve"> </w:t>
      </w:r>
      <w:r w:rsidRPr="00975B1A">
        <w:rPr>
          <w:sz w:val="24"/>
          <w:szCs w:val="24"/>
        </w:rPr>
        <w:t xml:space="preserve">import </w:t>
      </w:r>
      <w:proofErr w:type="spellStart"/>
      <w:r w:rsidRPr="00975B1A">
        <w:rPr>
          <w:sz w:val="24"/>
          <w:szCs w:val="24"/>
        </w:rPr>
        <w:t>numpy</w:t>
      </w:r>
      <w:proofErr w:type="spellEnd"/>
      <w:r w:rsidRPr="00975B1A">
        <w:rPr>
          <w:spacing w:val="-3"/>
          <w:sz w:val="24"/>
          <w:szCs w:val="24"/>
        </w:rPr>
        <w:t xml:space="preserve"> </w:t>
      </w:r>
      <w:r w:rsidRPr="00975B1A">
        <w:rPr>
          <w:sz w:val="24"/>
          <w:szCs w:val="24"/>
        </w:rPr>
        <w:t>as</w:t>
      </w:r>
      <w:r w:rsidRPr="00975B1A">
        <w:rPr>
          <w:spacing w:val="3"/>
          <w:sz w:val="24"/>
          <w:szCs w:val="24"/>
        </w:rPr>
        <w:t xml:space="preserve"> </w:t>
      </w:r>
      <w:proofErr w:type="spellStart"/>
      <w:r w:rsidRPr="00975B1A">
        <w:rPr>
          <w:sz w:val="24"/>
          <w:szCs w:val="24"/>
        </w:rPr>
        <w:t>np</w:t>
      </w:r>
      <w:proofErr w:type="spellEnd"/>
    </w:p>
    <w:p w:rsidR="0044095D" w:rsidRDefault="0044095D" w:rsidP="0044095D">
      <w:pPr>
        <w:pStyle w:val="Heading2"/>
        <w:tabs>
          <w:tab w:val="left" w:pos="585"/>
        </w:tabs>
        <w:ind w:left="100"/>
      </w:pPr>
    </w:p>
    <w:p w:rsidR="0044095D" w:rsidRDefault="0044095D" w:rsidP="0044095D">
      <w:pPr>
        <w:pStyle w:val="BodyText"/>
        <w:ind w:left="100"/>
      </w:pPr>
      <w:r>
        <w:t>Passing</w:t>
      </w:r>
      <w:r>
        <w:rPr>
          <w:spacing w:val="-10"/>
        </w:rPr>
        <w:t xml:space="preserve"> </w:t>
      </w:r>
      <w:r>
        <w:t>Parameters:</w:t>
      </w:r>
    </w:p>
    <w:p w:rsidR="0044095D" w:rsidRDefault="0044095D" w:rsidP="0044095D">
      <w:pPr>
        <w:pStyle w:val="BodyText"/>
        <w:spacing w:before="6"/>
        <w:rPr>
          <w:sz w:val="32"/>
        </w:rPr>
      </w:pPr>
    </w:p>
    <w:p w:rsidR="0044095D" w:rsidRPr="00975B1A" w:rsidRDefault="0044095D" w:rsidP="0044095D">
      <w:pPr>
        <w:pStyle w:val="BodyText"/>
        <w:tabs>
          <w:tab w:val="left" w:pos="6677"/>
        </w:tabs>
        <w:spacing w:line="256" w:lineRule="auto"/>
        <w:ind w:left="100" w:right="1827"/>
        <w:rPr>
          <w:sz w:val="24"/>
          <w:szCs w:val="24"/>
        </w:rPr>
      </w:pPr>
      <w:proofErr w:type="gramStart"/>
      <w:r w:rsidRPr="00975B1A">
        <w:rPr>
          <w:sz w:val="24"/>
          <w:szCs w:val="24"/>
        </w:rPr>
        <w:t>path</w:t>
      </w:r>
      <w:proofErr w:type="gramEnd"/>
      <w:r w:rsidRPr="00975B1A">
        <w:rPr>
          <w:sz w:val="24"/>
          <w:szCs w:val="24"/>
        </w:rPr>
        <w:t xml:space="preserve"> = </w:t>
      </w:r>
      <w:proofErr w:type="spellStart"/>
      <w:r w:rsidRPr="00975B1A">
        <w:rPr>
          <w:sz w:val="24"/>
          <w:szCs w:val="24"/>
        </w:rPr>
        <w:t>r"C</w:t>
      </w:r>
      <w:proofErr w:type="spellEnd"/>
      <w:r w:rsidRPr="00975B1A">
        <w:rPr>
          <w:sz w:val="24"/>
          <w:szCs w:val="24"/>
        </w:rPr>
        <w:t xml:space="preserve">:\Users\Y </w:t>
      </w:r>
      <w:proofErr w:type="spellStart"/>
      <w:r w:rsidRPr="00975B1A">
        <w:rPr>
          <w:sz w:val="24"/>
          <w:szCs w:val="24"/>
        </w:rPr>
        <w:t>Ramu</w:t>
      </w:r>
      <w:proofErr w:type="spellEnd"/>
      <w:r w:rsidRPr="00975B1A">
        <w:rPr>
          <w:sz w:val="24"/>
          <w:szCs w:val="24"/>
        </w:rPr>
        <w:t>\Downloads\TRAFFIC\TRAFFIC\</w:t>
      </w:r>
      <w:proofErr w:type="spellStart"/>
      <w:r w:rsidRPr="00975B1A">
        <w:rPr>
          <w:sz w:val="24"/>
          <w:szCs w:val="24"/>
        </w:rPr>
        <w:t>myData</w:t>
      </w:r>
      <w:proofErr w:type="spellEnd"/>
      <w:r w:rsidRPr="00975B1A">
        <w:rPr>
          <w:sz w:val="24"/>
          <w:szCs w:val="24"/>
        </w:rPr>
        <w:t>"</w:t>
      </w:r>
      <w:r w:rsidRPr="00975B1A">
        <w:rPr>
          <w:spacing w:val="1"/>
          <w:sz w:val="24"/>
          <w:szCs w:val="24"/>
        </w:rPr>
        <w:t xml:space="preserve"> </w:t>
      </w:r>
      <w:proofErr w:type="spellStart"/>
      <w:r w:rsidRPr="00975B1A">
        <w:rPr>
          <w:sz w:val="24"/>
          <w:szCs w:val="24"/>
        </w:rPr>
        <w:t>labelFile</w:t>
      </w:r>
      <w:proofErr w:type="spellEnd"/>
      <w:r w:rsidRPr="00975B1A">
        <w:rPr>
          <w:sz w:val="24"/>
          <w:szCs w:val="24"/>
        </w:rPr>
        <w:tab/>
        <w:t>=</w:t>
      </w:r>
      <w:proofErr w:type="spellStart"/>
      <w:r w:rsidRPr="00975B1A">
        <w:rPr>
          <w:sz w:val="24"/>
          <w:szCs w:val="24"/>
        </w:rPr>
        <w:t>r'"C</w:t>
      </w:r>
      <w:proofErr w:type="spellEnd"/>
      <w:r w:rsidRPr="00975B1A">
        <w:rPr>
          <w:sz w:val="24"/>
          <w:szCs w:val="24"/>
        </w:rPr>
        <w:t>:\Users\Y</w:t>
      </w:r>
    </w:p>
    <w:p w:rsidR="0044095D" w:rsidRPr="00975B1A" w:rsidRDefault="0044095D" w:rsidP="0044095D">
      <w:pPr>
        <w:pStyle w:val="BodyText"/>
        <w:spacing w:line="247" w:lineRule="auto"/>
        <w:ind w:left="100" w:right="1838"/>
        <w:rPr>
          <w:sz w:val="24"/>
          <w:szCs w:val="24"/>
        </w:rPr>
      </w:pPr>
      <w:proofErr w:type="spellStart"/>
      <w:r w:rsidRPr="00975B1A">
        <w:rPr>
          <w:sz w:val="24"/>
          <w:szCs w:val="24"/>
        </w:rPr>
        <w:t>Ramu</w:t>
      </w:r>
      <w:proofErr w:type="spellEnd"/>
      <w:r w:rsidRPr="00975B1A">
        <w:rPr>
          <w:sz w:val="24"/>
          <w:szCs w:val="24"/>
        </w:rPr>
        <w:t>\Downloads\TRAFFIC\TRAFFIC\labels.csv"' #file</w:t>
      </w:r>
      <w:r w:rsidRPr="00975B1A">
        <w:rPr>
          <w:spacing w:val="1"/>
          <w:sz w:val="24"/>
          <w:szCs w:val="24"/>
        </w:rPr>
        <w:t xml:space="preserve"> </w:t>
      </w:r>
      <w:r w:rsidRPr="00975B1A">
        <w:rPr>
          <w:sz w:val="24"/>
          <w:szCs w:val="24"/>
        </w:rPr>
        <w:t>with all</w:t>
      </w:r>
      <w:r w:rsidRPr="00975B1A">
        <w:rPr>
          <w:spacing w:val="1"/>
          <w:sz w:val="24"/>
          <w:szCs w:val="24"/>
        </w:rPr>
        <w:t xml:space="preserve"> </w:t>
      </w:r>
      <w:r w:rsidRPr="00975B1A">
        <w:rPr>
          <w:sz w:val="24"/>
          <w:szCs w:val="24"/>
        </w:rPr>
        <w:t>names</w:t>
      </w:r>
      <w:r w:rsidRPr="00975B1A">
        <w:rPr>
          <w:spacing w:val="-67"/>
          <w:sz w:val="24"/>
          <w:szCs w:val="24"/>
        </w:rPr>
        <w:t xml:space="preserve"> </w:t>
      </w:r>
      <w:r w:rsidRPr="00975B1A">
        <w:rPr>
          <w:sz w:val="24"/>
          <w:szCs w:val="24"/>
        </w:rPr>
        <w:t>of</w:t>
      </w:r>
      <w:r w:rsidRPr="00975B1A">
        <w:rPr>
          <w:spacing w:val="-6"/>
          <w:sz w:val="24"/>
          <w:szCs w:val="24"/>
        </w:rPr>
        <w:t xml:space="preserve"> </w:t>
      </w:r>
      <w:r w:rsidRPr="00975B1A">
        <w:rPr>
          <w:sz w:val="24"/>
          <w:szCs w:val="24"/>
        </w:rPr>
        <w:t>classes</w:t>
      </w:r>
    </w:p>
    <w:p w:rsidR="0044095D" w:rsidRPr="00975B1A" w:rsidRDefault="0044095D" w:rsidP="0044095D">
      <w:pPr>
        <w:pStyle w:val="BodyText"/>
        <w:spacing w:before="6" w:line="256" w:lineRule="auto"/>
        <w:ind w:left="100" w:right="3880"/>
        <w:rPr>
          <w:sz w:val="24"/>
          <w:szCs w:val="24"/>
        </w:rPr>
      </w:pPr>
      <w:proofErr w:type="spellStart"/>
      <w:r w:rsidRPr="00975B1A">
        <w:rPr>
          <w:sz w:val="24"/>
          <w:szCs w:val="24"/>
        </w:rPr>
        <w:t>batch_size_val</w:t>
      </w:r>
      <w:proofErr w:type="spellEnd"/>
      <w:r w:rsidRPr="00975B1A">
        <w:rPr>
          <w:sz w:val="24"/>
          <w:szCs w:val="24"/>
        </w:rPr>
        <w:t>=50</w:t>
      </w:r>
      <w:r w:rsidRPr="00975B1A">
        <w:rPr>
          <w:spacing w:val="62"/>
          <w:sz w:val="24"/>
          <w:szCs w:val="24"/>
        </w:rPr>
        <w:t xml:space="preserve"> </w:t>
      </w:r>
      <w:r w:rsidRPr="00975B1A">
        <w:rPr>
          <w:sz w:val="24"/>
          <w:szCs w:val="24"/>
        </w:rPr>
        <w:t>#</w:t>
      </w:r>
      <w:r w:rsidRPr="00975B1A">
        <w:rPr>
          <w:spacing w:val="-4"/>
          <w:sz w:val="24"/>
          <w:szCs w:val="24"/>
        </w:rPr>
        <w:t xml:space="preserve"> </w:t>
      </w:r>
      <w:r w:rsidRPr="00975B1A">
        <w:rPr>
          <w:sz w:val="24"/>
          <w:szCs w:val="24"/>
        </w:rPr>
        <w:t>how</w:t>
      </w:r>
      <w:r w:rsidRPr="00975B1A">
        <w:rPr>
          <w:spacing w:val="1"/>
          <w:sz w:val="24"/>
          <w:szCs w:val="24"/>
        </w:rPr>
        <w:t xml:space="preserve"> </w:t>
      </w:r>
      <w:r w:rsidRPr="00975B1A">
        <w:rPr>
          <w:sz w:val="24"/>
          <w:szCs w:val="24"/>
        </w:rPr>
        <w:t>many</w:t>
      </w:r>
      <w:r w:rsidRPr="00975B1A">
        <w:rPr>
          <w:spacing w:val="-8"/>
          <w:sz w:val="24"/>
          <w:szCs w:val="24"/>
        </w:rPr>
        <w:t xml:space="preserve"> </w:t>
      </w:r>
      <w:r w:rsidRPr="00975B1A">
        <w:rPr>
          <w:sz w:val="24"/>
          <w:szCs w:val="24"/>
        </w:rPr>
        <w:t>to</w:t>
      </w:r>
      <w:r w:rsidRPr="00975B1A">
        <w:rPr>
          <w:spacing w:val="-4"/>
          <w:sz w:val="24"/>
          <w:szCs w:val="24"/>
        </w:rPr>
        <w:t xml:space="preserve"> </w:t>
      </w:r>
      <w:r w:rsidRPr="00975B1A">
        <w:rPr>
          <w:sz w:val="24"/>
          <w:szCs w:val="24"/>
        </w:rPr>
        <w:t>process</w:t>
      </w:r>
      <w:r w:rsidRPr="00975B1A">
        <w:rPr>
          <w:spacing w:val="-6"/>
          <w:sz w:val="24"/>
          <w:szCs w:val="24"/>
        </w:rPr>
        <w:t xml:space="preserve"> </w:t>
      </w:r>
      <w:r w:rsidRPr="00975B1A">
        <w:rPr>
          <w:sz w:val="24"/>
          <w:szCs w:val="24"/>
        </w:rPr>
        <w:t>together</w:t>
      </w:r>
      <w:r w:rsidRPr="00975B1A">
        <w:rPr>
          <w:spacing w:val="-67"/>
          <w:sz w:val="24"/>
          <w:szCs w:val="24"/>
        </w:rPr>
        <w:t xml:space="preserve"> </w:t>
      </w:r>
      <w:proofErr w:type="spellStart"/>
      <w:r w:rsidRPr="00975B1A">
        <w:rPr>
          <w:sz w:val="24"/>
          <w:szCs w:val="24"/>
        </w:rPr>
        <w:t>steps_per_epoch_val</w:t>
      </w:r>
      <w:proofErr w:type="spellEnd"/>
      <w:r w:rsidRPr="00975B1A">
        <w:rPr>
          <w:sz w:val="24"/>
          <w:szCs w:val="24"/>
        </w:rPr>
        <w:t>=2000</w:t>
      </w:r>
    </w:p>
    <w:p w:rsidR="0044095D" w:rsidRPr="00975B1A" w:rsidRDefault="0044095D" w:rsidP="0044095D">
      <w:pPr>
        <w:pStyle w:val="BodyText"/>
        <w:spacing w:before="3" w:line="259" w:lineRule="auto"/>
        <w:ind w:left="100" w:right="6878"/>
        <w:rPr>
          <w:sz w:val="24"/>
          <w:szCs w:val="24"/>
        </w:rPr>
      </w:pPr>
      <w:proofErr w:type="spellStart"/>
      <w:r w:rsidRPr="00975B1A">
        <w:rPr>
          <w:sz w:val="24"/>
          <w:szCs w:val="24"/>
        </w:rPr>
        <w:t>epochs_val</w:t>
      </w:r>
      <w:proofErr w:type="spellEnd"/>
      <w:r w:rsidRPr="00975B1A">
        <w:rPr>
          <w:sz w:val="24"/>
          <w:szCs w:val="24"/>
        </w:rPr>
        <w:t>=10</w:t>
      </w:r>
      <w:r w:rsidRPr="00975B1A">
        <w:rPr>
          <w:spacing w:val="1"/>
          <w:sz w:val="24"/>
          <w:szCs w:val="24"/>
        </w:rPr>
        <w:t xml:space="preserve"> </w:t>
      </w:r>
      <w:proofErr w:type="spellStart"/>
      <w:r w:rsidRPr="00975B1A">
        <w:rPr>
          <w:sz w:val="24"/>
          <w:szCs w:val="24"/>
        </w:rPr>
        <w:t>imageDimesions</w:t>
      </w:r>
      <w:proofErr w:type="spellEnd"/>
      <w:r w:rsidRPr="00975B1A">
        <w:rPr>
          <w:spacing w:val="-7"/>
          <w:sz w:val="24"/>
          <w:szCs w:val="24"/>
        </w:rPr>
        <w:t xml:space="preserve"> </w:t>
      </w:r>
      <w:r w:rsidRPr="00975B1A">
        <w:rPr>
          <w:sz w:val="24"/>
          <w:szCs w:val="24"/>
        </w:rPr>
        <w:t>=</w:t>
      </w:r>
      <w:r w:rsidRPr="00975B1A">
        <w:rPr>
          <w:spacing w:val="-8"/>
          <w:sz w:val="24"/>
          <w:szCs w:val="24"/>
        </w:rPr>
        <w:t xml:space="preserve"> </w:t>
      </w:r>
      <w:r w:rsidRPr="00975B1A">
        <w:rPr>
          <w:sz w:val="24"/>
          <w:szCs w:val="24"/>
        </w:rPr>
        <w:t>(32</w:t>
      </w:r>
      <w:proofErr w:type="gramStart"/>
      <w:r w:rsidRPr="00975B1A">
        <w:rPr>
          <w:sz w:val="24"/>
          <w:szCs w:val="24"/>
        </w:rPr>
        <w:t>,32,3</w:t>
      </w:r>
      <w:proofErr w:type="gramEnd"/>
      <w:r w:rsidRPr="00975B1A">
        <w:rPr>
          <w:sz w:val="24"/>
          <w:szCs w:val="24"/>
        </w:rPr>
        <w:t>)</w:t>
      </w:r>
    </w:p>
    <w:p w:rsidR="0044095D" w:rsidRPr="00975B1A" w:rsidRDefault="0044095D" w:rsidP="0044095D">
      <w:pPr>
        <w:pStyle w:val="BodyText"/>
        <w:tabs>
          <w:tab w:val="left" w:pos="2027"/>
        </w:tabs>
        <w:spacing w:before="1" w:line="252" w:lineRule="auto"/>
        <w:ind w:left="100" w:right="1838"/>
        <w:rPr>
          <w:sz w:val="24"/>
          <w:szCs w:val="24"/>
        </w:rPr>
      </w:pPr>
      <w:proofErr w:type="spellStart"/>
      <w:proofErr w:type="gramStart"/>
      <w:r w:rsidRPr="00975B1A">
        <w:rPr>
          <w:sz w:val="24"/>
          <w:szCs w:val="24"/>
        </w:rPr>
        <w:t>testRatio</w:t>
      </w:r>
      <w:proofErr w:type="spellEnd"/>
      <w:proofErr w:type="gramEnd"/>
      <w:r w:rsidRPr="00975B1A">
        <w:rPr>
          <w:spacing w:val="-2"/>
          <w:sz w:val="24"/>
          <w:szCs w:val="24"/>
        </w:rPr>
        <w:t xml:space="preserve"> </w:t>
      </w:r>
      <w:r w:rsidRPr="00975B1A">
        <w:rPr>
          <w:sz w:val="24"/>
          <w:szCs w:val="24"/>
        </w:rPr>
        <w:t>=</w:t>
      </w:r>
      <w:r w:rsidRPr="00975B1A">
        <w:rPr>
          <w:spacing w:val="-1"/>
          <w:sz w:val="24"/>
          <w:szCs w:val="24"/>
        </w:rPr>
        <w:t xml:space="preserve"> </w:t>
      </w:r>
      <w:r w:rsidRPr="00975B1A">
        <w:rPr>
          <w:sz w:val="24"/>
          <w:szCs w:val="24"/>
        </w:rPr>
        <w:t>0.2</w:t>
      </w:r>
      <w:r w:rsidRPr="00975B1A">
        <w:rPr>
          <w:sz w:val="24"/>
          <w:szCs w:val="24"/>
        </w:rPr>
        <w:tab/>
        <w:t># if 1000 images split will 200 for testing</w:t>
      </w:r>
      <w:r w:rsidRPr="00975B1A">
        <w:rPr>
          <w:spacing w:val="1"/>
          <w:sz w:val="24"/>
          <w:szCs w:val="24"/>
        </w:rPr>
        <w:t xml:space="preserve"> </w:t>
      </w:r>
      <w:proofErr w:type="spellStart"/>
      <w:r w:rsidRPr="00975B1A">
        <w:rPr>
          <w:sz w:val="24"/>
          <w:szCs w:val="24"/>
        </w:rPr>
        <w:t>validationRatio</w:t>
      </w:r>
      <w:proofErr w:type="spellEnd"/>
      <w:r w:rsidRPr="00975B1A">
        <w:rPr>
          <w:sz w:val="24"/>
          <w:szCs w:val="24"/>
        </w:rPr>
        <w:t xml:space="preserve"> = 0.2 # if 1000 images 20% of remaining 800 will be 160</w:t>
      </w:r>
      <w:r w:rsidRPr="00975B1A">
        <w:rPr>
          <w:spacing w:val="-67"/>
          <w:sz w:val="24"/>
          <w:szCs w:val="24"/>
        </w:rPr>
        <w:t xml:space="preserve"> </w:t>
      </w:r>
      <w:r w:rsidRPr="00975B1A">
        <w:rPr>
          <w:sz w:val="24"/>
          <w:szCs w:val="24"/>
        </w:rPr>
        <w:t>for</w:t>
      </w:r>
      <w:r w:rsidRPr="00975B1A">
        <w:rPr>
          <w:spacing w:val="4"/>
          <w:sz w:val="24"/>
          <w:szCs w:val="24"/>
        </w:rPr>
        <w:t xml:space="preserve"> </w:t>
      </w:r>
      <w:r w:rsidRPr="00975B1A">
        <w:rPr>
          <w:sz w:val="24"/>
          <w:szCs w:val="24"/>
        </w:rPr>
        <w:t>validation</w:t>
      </w:r>
    </w:p>
    <w:p w:rsidR="0044095D" w:rsidRPr="00975B1A" w:rsidRDefault="0044095D" w:rsidP="0044095D">
      <w:pPr>
        <w:pStyle w:val="BodyText"/>
        <w:spacing w:before="8"/>
        <w:ind w:left="100"/>
        <w:rPr>
          <w:sz w:val="24"/>
          <w:szCs w:val="24"/>
        </w:rPr>
      </w:pPr>
      <w:r w:rsidRPr="00975B1A">
        <w:rPr>
          <w:sz w:val="24"/>
          <w:szCs w:val="24"/>
        </w:rPr>
        <w:t>Importing</w:t>
      </w:r>
      <w:r w:rsidRPr="00975B1A">
        <w:rPr>
          <w:spacing w:val="-6"/>
          <w:sz w:val="24"/>
          <w:szCs w:val="24"/>
        </w:rPr>
        <w:t xml:space="preserve"> </w:t>
      </w:r>
      <w:r w:rsidRPr="00975B1A">
        <w:rPr>
          <w:sz w:val="24"/>
          <w:szCs w:val="24"/>
        </w:rPr>
        <w:t>of</w:t>
      </w:r>
      <w:r w:rsidRPr="00975B1A">
        <w:rPr>
          <w:spacing w:val="-6"/>
          <w:sz w:val="24"/>
          <w:szCs w:val="24"/>
        </w:rPr>
        <w:t xml:space="preserve"> </w:t>
      </w:r>
      <w:r w:rsidRPr="00975B1A">
        <w:rPr>
          <w:sz w:val="24"/>
          <w:szCs w:val="24"/>
        </w:rPr>
        <w:t>the</w:t>
      </w:r>
      <w:r w:rsidRPr="00975B1A">
        <w:rPr>
          <w:spacing w:val="1"/>
          <w:sz w:val="24"/>
          <w:szCs w:val="24"/>
        </w:rPr>
        <w:t xml:space="preserve"> </w:t>
      </w:r>
      <w:r w:rsidRPr="00975B1A">
        <w:rPr>
          <w:sz w:val="24"/>
          <w:szCs w:val="24"/>
        </w:rPr>
        <w:t>Images:</w:t>
      </w:r>
    </w:p>
    <w:p w:rsidR="0044095D" w:rsidRPr="00975B1A" w:rsidRDefault="0044095D" w:rsidP="0044095D">
      <w:pPr>
        <w:pStyle w:val="BodyText"/>
        <w:spacing w:before="29" w:line="256" w:lineRule="auto"/>
        <w:ind w:left="100" w:right="8255"/>
        <w:rPr>
          <w:sz w:val="24"/>
          <w:szCs w:val="24"/>
        </w:rPr>
      </w:pPr>
      <w:proofErr w:type="gramStart"/>
      <w:r w:rsidRPr="00975B1A">
        <w:rPr>
          <w:sz w:val="24"/>
          <w:szCs w:val="24"/>
        </w:rPr>
        <w:t>count</w:t>
      </w:r>
      <w:proofErr w:type="gramEnd"/>
      <w:r w:rsidRPr="00975B1A">
        <w:rPr>
          <w:sz w:val="24"/>
          <w:szCs w:val="24"/>
        </w:rPr>
        <w:t xml:space="preserve"> =</w:t>
      </w:r>
      <w:r w:rsidRPr="00975B1A">
        <w:rPr>
          <w:spacing w:val="1"/>
          <w:sz w:val="24"/>
          <w:szCs w:val="24"/>
        </w:rPr>
        <w:t xml:space="preserve"> </w:t>
      </w:r>
      <w:r w:rsidRPr="00975B1A">
        <w:rPr>
          <w:sz w:val="24"/>
          <w:szCs w:val="24"/>
        </w:rPr>
        <w:t>0</w:t>
      </w:r>
      <w:r w:rsidRPr="00975B1A">
        <w:rPr>
          <w:spacing w:val="1"/>
          <w:sz w:val="24"/>
          <w:szCs w:val="24"/>
        </w:rPr>
        <w:t xml:space="preserve"> </w:t>
      </w:r>
      <w:r w:rsidRPr="00975B1A">
        <w:rPr>
          <w:sz w:val="24"/>
          <w:szCs w:val="24"/>
        </w:rPr>
        <w:t>images = []</w:t>
      </w:r>
      <w:r w:rsidRPr="00975B1A">
        <w:rPr>
          <w:spacing w:val="1"/>
          <w:sz w:val="24"/>
          <w:szCs w:val="24"/>
        </w:rPr>
        <w:t xml:space="preserve"> </w:t>
      </w:r>
      <w:proofErr w:type="spellStart"/>
      <w:r w:rsidRPr="00975B1A">
        <w:rPr>
          <w:sz w:val="24"/>
          <w:szCs w:val="24"/>
        </w:rPr>
        <w:t>classNo</w:t>
      </w:r>
      <w:proofErr w:type="spellEnd"/>
      <w:r w:rsidRPr="00975B1A">
        <w:rPr>
          <w:spacing w:val="-9"/>
          <w:sz w:val="24"/>
          <w:szCs w:val="24"/>
        </w:rPr>
        <w:t xml:space="preserve"> </w:t>
      </w:r>
      <w:r w:rsidRPr="00975B1A">
        <w:rPr>
          <w:sz w:val="24"/>
          <w:szCs w:val="24"/>
        </w:rPr>
        <w:t>=</w:t>
      </w:r>
      <w:r w:rsidRPr="00975B1A">
        <w:rPr>
          <w:spacing w:val="-8"/>
          <w:sz w:val="24"/>
          <w:szCs w:val="24"/>
        </w:rPr>
        <w:t xml:space="preserve"> </w:t>
      </w:r>
      <w:r w:rsidRPr="00975B1A">
        <w:rPr>
          <w:sz w:val="24"/>
          <w:szCs w:val="24"/>
        </w:rPr>
        <w:t>[]</w:t>
      </w:r>
    </w:p>
    <w:p w:rsidR="0044095D" w:rsidRPr="00975B1A" w:rsidRDefault="0044095D" w:rsidP="0044095D">
      <w:pPr>
        <w:pStyle w:val="BodyText"/>
        <w:spacing w:before="3"/>
        <w:ind w:left="100"/>
        <w:rPr>
          <w:sz w:val="24"/>
          <w:szCs w:val="24"/>
        </w:rPr>
      </w:pPr>
      <w:proofErr w:type="spellStart"/>
      <w:proofErr w:type="gramStart"/>
      <w:r w:rsidRPr="00975B1A">
        <w:rPr>
          <w:sz w:val="24"/>
          <w:szCs w:val="24"/>
        </w:rPr>
        <w:t>myList</w:t>
      </w:r>
      <w:proofErr w:type="spellEnd"/>
      <w:proofErr w:type="gramEnd"/>
      <w:r w:rsidRPr="00975B1A">
        <w:rPr>
          <w:spacing w:val="-5"/>
          <w:sz w:val="24"/>
          <w:szCs w:val="24"/>
        </w:rPr>
        <w:t xml:space="preserve"> </w:t>
      </w:r>
      <w:r w:rsidRPr="00975B1A">
        <w:rPr>
          <w:sz w:val="24"/>
          <w:szCs w:val="24"/>
        </w:rPr>
        <w:t>=</w:t>
      </w:r>
      <w:r w:rsidRPr="00975B1A">
        <w:rPr>
          <w:spacing w:val="-4"/>
          <w:sz w:val="24"/>
          <w:szCs w:val="24"/>
        </w:rPr>
        <w:t xml:space="preserve"> </w:t>
      </w:r>
      <w:proofErr w:type="spellStart"/>
      <w:r w:rsidRPr="00975B1A">
        <w:rPr>
          <w:sz w:val="24"/>
          <w:szCs w:val="24"/>
        </w:rPr>
        <w:t>os.listdir</w:t>
      </w:r>
      <w:proofErr w:type="spellEnd"/>
      <w:r w:rsidRPr="00975B1A">
        <w:rPr>
          <w:sz w:val="24"/>
          <w:szCs w:val="24"/>
        </w:rPr>
        <w:t>(path)</w:t>
      </w:r>
    </w:p>
    <w:p w:rsidR="0044095D" w:rsidRPr="00975B1A" w:rsidRDefault="0044095D" w:rsidP="0044095D">
      <w:pPr>
        <w:pStyle w:val="BodyText"/>
        <w:spacing w:before="28" w:line="259" w:lineRule="auto"/>
        <w:ind w:left="100" w:right="5090"/>
        <w:rPr>
          <w:sz w:val="24"/>
          <w:szCs w:val="24"/>
        </w:rPr>
      </w:pPr>
      <w:proofErr w:type="gramStart"/>
      <w:r w:rsidRPr="00975B1A">
        <w:rPr>
          <w:sz w:val="24"/>
          <w:szCs w:val="24"/>
        </w:rPr>
        <w:t>print(</w:t>
      </w:r>
      <w:proofErr w:type="gramEnd"/>
      <w:r w:rsidRPr="00975B1A">
        <w:rPr>
          <w:sz w:val="24"/>
          <w:szCs w:val="24"/>
        </w:rPr>
        <w:t>"Total Classes Detected:",</w:t>
      </w:r>
      <w:proofErr w:type="spellStart"/>
      <w:r w:rsidRPr="00975B1A">
        <w:rPr>
          <w:sz w:val="24"/>
          <w:szCs w:val="24"/>
        </w:rPr>
        <w:t>len</w:t>
      </w:r>
      <w:proofErr w:type="spellEnd"/>
      <w:r w:rsidRPr="00975B1A">
        <w:rPr>
          <w:sz w:val="24"/>
          <w:szCs w:val="24"/>
        </w:rPr>
        <w:t>(</w:t>
      </w:r>
      <w:proofErr w:type="spellStart"/>
      <w:r w:rsidRPr="00975B1A">
        <w:rPr>
          <w:sz w:val="24"/>
          <w:szCs w:val="24"/>
        </w:rPr>
        <w:t>myList</w:t>
      </w:r>
      <w:proofErr w:type="spellEnd"/>
      <w:r w:rsidRPr="00975B1A">
        <w:rPr>
          <w:sz w:val="24"/>
          <w:szCs w:val="24"/>
        </w:rPr>
        <w:t>))</w:t>
      </w:r>
      <w:r w:rsidRPr="00975B1A">
        <w:rPr>
          <w:spacing w:val="-67"/>
          <w:sz w:val="24"/>
          <w:szCs w:val="24"/>
        </w:rPr>
        <w:t xml:space="preserve"> </w:t>
      </w:r>
      <w:proofErr w:type="spellStart"/>
      <w:r w:rsidRPr="00975B1A">
        <w:rPr>
          <w:sz w:val="24"/>
          <w:szCs w:val="24"/>
        </w:rPr>
        <w:t>noOfClasses</w:t>
      </w:r>
      <w:proofErr w:type="spellEnd"/>
      <w:r w:rsidRPr="00975B1A">
        <w:rPr>
          <w:sz w:val="24"/>
          <w:szCs w:val="24"/>
        </w:rPr>
        <w:t>=</w:t>
      </w:r>
      <w:proofErr w:type="spellStart"/>
      <w:r w:rsidRPr="00975B1A">
        <w:rPr>
          <w:sz w:val="24"/>
          <w:szCs w:val="24"/>
        </w:rPr>
        <w:t>len</w:t>
      </w:r>
      <w:proofErr w:type="spellEnd"/>
      <w:r w:rsidRPr="00975B1A">
        <w:rPr>
          <w:sz w:val="24"/>
          <w:szCs w:val="24"/>
        </w:rPr>
        <w:t>(</w:t>
      </w:r>
      <w:proofErr w:type="spellStart"/>
      <w:r w:rsidRPr="00975B1A">
        <w:rPr>
          <w:sz w:val="24"/>
          <w:szCs w:val="24"/>
        </w:rPr>
        <w:t>myList</w:t>
      </w:r>
      <w:proofErr w:type="spellEnd"/>
      <w:r w:rsidRPr="00975B1A">
        <w:rPr>
          <w:sz w:val="24"/>
          <w:szCs w:val="24"/>
        </w:rPr>
        <w:t>)</w:t>
      </w:r>
    </w:p>
    <w:p w:rsidR="0044095D" w:rsidRPr="00975B1A" w:rsidRDefault="0044095D" w:rsidP="0044095D">
      <w:pPr>
        <w:pStyle w:val="BodyText"/>
        <w:tabs>
          <w:tab w:val="left" w:leader="dot" w:pos="3216"/>
        </w:tabs>
        <w:spacing w:line="318" w:lineRule="exact"/>
        <w:ind w:left="100"/>
        <w:rPr>
          <w:sz w:val="24"/>
          <w:szCs w:val="24"/>
        </w:rPr>
      </w:pPr>
      <w:proofErr w:type="gramStart"/>
      <w:r w:rsidRPr="00975B1A">
        <w:rPr>
          <w:sz w:val="24"/>
          <w:szCs w:val="24"/>
        </w:rPr>
        <w:t>print(</w:t>
      </w:r>
      <w:proofErr w:type="gramEnd"/>
      <w:r w:rsidRPr="00975B1A">
        <w:rPr>
          <w:sz w:val="24"/>
          <w:szCs w:val="24"/>
        </w:rPr>
        <w:t>"Importing</w:t>
      </w:r>
      <w:r w:rsidRPr="00975B1A">
        <w:rPr>
          <w:spacing w:val="-8"/>
          <w:sz w:val="24"/>
          <w:szCs w:val="24"/>
        </w:rPr>
        <w:t xml:space="preserve"> </w:t>
      </w:r>
      <w:r w:rsidRPr="00975B1A">
        <w:rPr>
          <w:sz w:val="24"/>
          <w:szCs w:val="24"/>
        </w:rPr>
        <w:t>Classes</w:t>
      </w:r>
      <w:r w:rsidRPr="00975B1A">
        <w:rPr>
          <w:sz w:val="24"/>
          <w:szCs w:val="24"/>
        </w:rPr>
        <w:tab/>
        <w:t>")</w:t>
      </w:r>
    </w:p>
    <w:p w:rsidR="0044095D" w:rsidRPr="00975B1A" w:rsidRDefault="00975B1A" w:rsidP="00975B1A">
      <w:pPr>
        <w:pStyle w:val="BodyText"/>
        <w:spacing w:before="24"/>
        <w:rPr>
          <w:sz w:val="24"/>
          <w:szCs w:val="24"/>
        </w:rPr>
      </w:pPr>
      <w:r>
        <w:rPr>
          <w:sz w:val="24"/>
          <w:szCs w:val="24"/>
        </w:rPr>
        <w:t xml:space="preserve"> </w:t>
      </w:r>
      <w:proofErr w:type="gramStart"/>
      <w:r w:rsidR="0044095D" w:rsidRPr="00975B1A">
        <w:rPr>
          <w:sz w:val="24"/>
          <w:szCs w:val="24"/>
        </w:rPr>
        <w:t>for</w:t>
      </w:r>
      <w:proofErr w:type="gramEnd"/>
      <w:r w:rsidR="0044095D" w:rsidRPr="00975B1A">
        <w:rPr>
          <w:sz w:val="24"/>
          <w:szCs w:val="24"/>
        </w:rPr>
        <w:t xml:space="preserve"> x</w:t>
      </w:r>
      <w:r w:rsidR="0044095D" w:rsidRPr="00975B1A">
        <w:rPr>
          <w:spacing w:val="-3"/>
          <w:sz w:val="24"/>
          <w:szCs w:val="24"/>
        </w:rPr>
        <w:t xml:space="preserve"> </w:t>
      </w:r>
      <w:r w:rsidR="0044095D" w:rsidRPr="00975B1A">
        <w:rPr>
          <w:sz w:val="24"/>
          <w:szCs w:val="24"/>
        </w:rPr>
        <w:t>in</w:t>
      </w:r>
      <w:r w:rsidR="0044095D" w:rsidRPr="00975B1A">
        <w:rPr>
          <w:spacing w:val="-8"/>
          <w:sz w:val="24"/>
          <w:szCs w:val="24"/>
        </w:rPr>
        <w:t xml:space="preserve"> </w:t>
      </w:r>
      <w:r w:rsidR="0044095D" w:rsidRPr="00975B1A">
        <w:rPr>
          <w:sz w:val="24"/>
          <w:szCs w:val="24"/>
        </w:rPr>
        <w:t>range</w:t>
      </w:r>
      <w:r w:rsidR="0044095D" w:rsidRPr="00975B1A">
        <w:rPr>
          <w:spacing w:val="-2"/>
          <w:sz w:val="24"/>
          <w:szCs w:val="24"/>
        </w:rPr>
        <w:t xml:space="preserve"> </w:t>
      </w:r>
      <w:r w:rsidR="0044095D" w:rsidRPr="00975B1A">
        <w:rPr>
          <w:sz w:val="24"/>
          <w:szCs w:val="24"/>
        </w:rPr>
        <w:t>(0,len(</w:t>
      </w:r>
      <w:proofErr w:type="spellStart"/>
      <w:r w:rsidR="0044095D" w:rsidRPr="00975B1A">
        <w:rPr>
          <w:sz w:val="24"/>
          <w:szCs w:val="24"/>
        </w:rPr>
        <w:t>myList</w:t>
      </w:r>
      <w:proofErr w:type="spellEnd"/>
      <w:r w:rsidR="0044095D" w:rsidRPr="00975B1A">
        <w:rPr>
          <w:sz w:val="24"/>
          <w:szCs w:val="24"/>
        </w:rPr>
        <w:t>)):</w:t>
      </w:r>
    </w:p>
    <w:p w:rsidR="0044095D" w:rsidRPr="00975B1A" w:rsidRDefault="0044095D" w:rsidP="0044095D">
      <w:pPr>
        <w:pStyle w:val="BodyText"/>
        <w:spacing w:before="24"/>
        <w:ind w:left="100"/>
        <w:rPr>
          <w:sz w:val="24"/>
          <w:szCs w:val="24"/>
        </w:rPr>
      </w:pPr>
      <w:proofErr w:type="spellStart"/>
      <w:proofErr w:type="gramStart"/>
      <w:r w:rsidRPr="00975B1A">
        <w:rPr>
          <w:sz w:val="24"/>
          <w:szCs w:val="24"/>
        </w:rPr>
        <w:t>myPicList</w:t>
      </w:r>
      <w:proofErr w:type="spellEnd"/>
      <w:proofErr w:type="gramEnd"/>
      <w:r w:rsidRPr="00975B1A">
        <w:rPr>
          <w:spacing w:val="-17"/>
          <w:sz w:val="24"/>
          <w:szCs w:val="24"/>
        </w:rPr>
        <w:t xml:space="preserve"> </w:t>
      </w:r>
      <w:r w:rsidRPr="00975B1A">
        <w:rPr>
          <w:sz w:val="24"/>
          <w:szCs w:val="24"/>
        </w:rPr>
        <w:t>=</w:t>
      </w:r>
      <w:r w:rsidRPr="00975B1A">
        <w:rPr>
          <w:spacing w:val="-16"/>
          <w:sz w:val="24"/>
          <w:szCs w:val="24"/>
        </w:rPr>
        <w:t xml:space="preserve"> </w:t>
      </w:r>
      <w:proofErr w:type="spellStart"/>
      <w:r w:rsidRPr="00975B1A">
        <w:rPr>
          <w:sz w:val="24"/>
          <w:szCs w:val="24"/>
        </w:rPr>
        <w:t>os.listdir</w:t>
      </w:r>
      <w:proofErr w:type="spellEnd"/>
      <w:r w:rsidRPr="00975B1A">
        <w:rPr>
          <w:sz w:val="24"/>
          <w:szCs w:val="24"/>
        </w:rPr>
        <w:t>(path+"/"+</w:t>
      </w:r>
      <w:proofErr w:type="spellStart"/>
      <w:r w:rsidRPr="00975B1A">
        <w:rPr>
          <w:sz w:val="24"/>
          <w:szCs w:val="24"/>
        </w:rPr>
        <w:t>str</w:t>
      </w:r>
      <w:proofErr w:type="spellEnd"/>
      <w:r w:rsidRPr="00975B1A">
        <w:rPr>
          <w:sz w:val="24"/>
          <w:szCs w:val="24"/>
        </w:rPr>
        <w:t>(count))</w:t>
      </w:r>
      <w:r w:rsidRPr="00975B1A">
        <w:rPr>
          <w:spacing w:val="-67"/>
          <w:sz w:val="24"/>
          <w:szCs w:val="24"/>
        </w:rPr>
        <w:t xml:space="preserve"> </w:t>
      </w:r>
      <w:r w:rsidRPr="00975B1A">
        <w:rPr>
          <w:sz w:val="24"/>
          <w:szCs w:val="24"/>
        </w:rPr>
        <w:t>for</w:t>
      </w:r>
      <w:r w:rsidRPr="00975B1A">
        <w:rPr>
          <w:spacing w:val="4"/>
          <w:sz w:val="24"/>
          <w:szCs w:val="24"/>
        </w:rPr>
        <w:t xml:space="preserve"> </w:t>
      </w:r>
      <w:r w:rsidRPr="00975B1A">
        <w:rPr>
          <w:sz w:val="24"/>
          <w:szCs w:val="24"/>
        </w:rPr>
        <w:t>y in</w:t>
      </w:r>
      <w:r w:rsidRPr="00975B1A">
        <w:rPr>
          <w:spacing w:val="1"/>
          <w:sz w:val="24"/>
          <w:szCs w:val="24"/>
        </w:rPr>
        <w:t xml:space="preserve"> </w:t>
      </w:r>
      <w:proofErr w:type="spellStart"/>
      <w:r w:rsidRPr="00975B1A">
        <w:rPr>
          <w:sz w:val="24"/>
          <w:szCs w:val="24"/>
        </w:rPr>
        <w:t>myPicList</w:t>
      </w:r>
      <w:proofErr w:type="spellEnd"/>
      <w:r w:rsidRPr="00975B1A">
        <w:rPr>
          <w:sz w:val="24"/>
          <w:szCs w:val="24"/>
        </w:rPr>
        <w:t>:</w:t>
      </w:r>
    </w:p>
    <w:p w:rsidR="0044095D" w:rsidRPr="00975B1A" w:rsidRDefault="0044095D" w:rsidP="0044095D">
      <w:pPr>
        <w:pStyle w:val="BodyText"/>
        <w:spacing w:before="2" w:line="261" w:lineRule="auto"/>
        <w:ind w:left="667" w:right="3880"/>
        <w:rPr>
          <w:sz w:val="24"/>
          <w:szCs w:val="24"/>
        </w:rPr>
      </w:pPr>
      <w:proofErr w:type="spellStart"/>
      <w:proofErr w:type="gramStart"/>
      <w:r w:rsidRPr="00975B1A">
        <w:rPr>
          <w:sz w:val="24"/>
          <w:szCs w:val="24"/>
        </w:rPr>
        <w:t>curImg</w:t>
      </w:r>
      <w:proofErr w:type="spellEnd"/>
      <w:proofErr w:type="gramEnd"/>
      <w:r w:rsidRPr="00975B1A">
        <w:rPr>
          <w:spacing w:val="-17"/>
          <w:sz w:val="24"/>
          <w:szCs w:val="24"/>
        </w:rPr>
        <w:t xml:space="preserve"> </w:t>
      </w:r>
      <w:r w:rsidRPr="00975B1A">
        <w:rPr>
          <w:sz w:val="24"/>
          <w:szCs w:val="24"/>
        </w:rPr>
        <w:t>=</w:t>
      </w:r>
      <w:r w:rsidRPr="00975B1A">
        <w:rPr>
          <w:spacing w:val="-16"/>
          <w:sz w:val="24"/>
          <w:szCs w:val="24"/>
        </w:rPr>
        <w:t xml:space="preserve"> </w:t>
      </w:r>
      <w:r w:rsidRPr="00975B1A">
        <w:rPr>
          <w:sz w:val="24"/>
          <w:szCs w:val="24"/>
        </w:rPr>
        <w:t>cv2.imread(path+"/"+</w:t>
      </w:r>
      <w:proofErr w:type="spellStart"/>
      <w:r w:rsidRPr="00975B1A">
        <w:rPr>
          <w:sz w:val="24"/>
          <w:szCs w:val="24"/>
        </w:rPr>
        <w:t>str</w:t>
      </w:r>
      <w:proofErr w:type="spellEnd"/>
      <w:r w:rsidRPr="00975B1A">
        <w:rPr>
          <w:sz w:val="24"/>
          <w:szCs w:val="24"/>
        </w:rPr>
        <w:t>(count)+"/"+y)</w:t>
      </w:r>
      <w:r w:rsidRPr="00975B1A">
        <w:rPr>
          <w:spacing w:val="-67"/>
          <w:sz w:val="24"/>
          <w:szCs w:val="24"/>
        </w:rPr>
        <w:t xml:space="preserve"> </w:t>
      </w:r>
      <w:proofErr w:type="spellStart"/>
      <w:r w:rsidRPr="00975B1A">
        <w:rPr>
          <w:sz w:val="24"/>
          <w:szCs w:val="24"/>
        </w:rPr>
        <w:t>images.append</w:t>
      </w:r>
      <w:proofErr w:type="spellEnd"/>
      <w:r w:rsidRPr="00975B1A">
        <w:rPr>
          <w:sz w:val="24"/>
          <w:szCs w:val="24"/>
        </w:rPr>
        <w:t>(</w:t>
      </w:r>
      <w:proofErr w:type="spellStart"/>
      <w:r w:rsidRPr="00975B1A">
        <w:rPr>
          <w:sz w:val="24"/>
          <w:szCs w:val="24"/>
        </w:rPr>
        <w:t>curImg</w:t>
      </w:r>
      <w:proofErr w:type="spellEnd"/>
      <w:r w:rsidRPr="00975B1A">
        <w:rPr>
          <w:sz w:val="24"/>
          <w:szCs w:val="24"/>
        </w:rPr>
        <w:t>)</w:t>
      </w:r>
    </w:p>
    <w:p w:rsidR="0044095D" w:rsidRPr="00975B1A" w:rsidRDefault="0044095D" w:rsidP="0044095D">
      <w:pPr>
        <w:pStyle w:val="BodyText"/>
        <w:spacing w:line="256" w:lineRule="auto"/>
        <w:ind w:left="383" w:right="6878" w:firstLine="283"/>
        <w:rPr>
          <w:sz w:val="24"/>
          <w:szCs w:val="24"/>
        </w:rPr>
      </w:pPr>
      <w:proofErr w:type="spellStart"/>
      <w:proofErr w:type="gramStart"/>
      <w:r w:rsidRPr="00975B1A">
        <w:rPr>
          <w:spacing w:val="-1"/>
          <w:sz w:val="24"/>
          <w:szCs w:val="24"/>
        </w:rPr>
        <w:lastRenderedPageBreak/>
        <w:t>classNo.append</w:t>
      </w:r>
      <w:proofErr w:type="spellEnd"/>
      <w:r w:rsidRPr="00975B1A">
        <w:rPr>
          <w:spacing w:val="-1"/>
          <w:sz w:val="24"/>
          <w:szCs w:val="24"/>
        </w:rPr>
        <w:t>(</w:t>
      </w:r>
      <w:proofErr w:type="gramEnd"/>
      <w:r w:rsidRPr="00975B1A">
        <w:rPr>
          <w:spacing w:val="-1"/>
          <w:sz w:val="24"/>
          <w:szCs w:val="24"/>
        </w:rPr>
        <w:t>count)</w:t>
      </w:r>
      <w:r w:rsidRPr="00975B1A">
        <w:rPr>
          <w:spacing w:val="-67"/>
          <w:sz w:val="24"/>
          <w:szCs w:val="24"/>
        </w:rPr>
        <w:t xml:space="preserve"> </w:t>
      </w:r>
      <w:r w:rsidRPr="00975B1A">
        <w:rPr>
          <w:sz w:val="24"/>
          <w:szCs w:val="24"/>
        </w:rPr>
        <w:t>print(count, end =" ")</w:t>
      </w:r>
      <w:r w:rsidRPr="00975B1A">
        <w:rPr>
          <w:spacing w:val="1"/>
          <w:sz w:val="24"/>
          <w:szCs w:val="24"/>
        </w:rPr>
        <w:t xml:space="preserve"> </w:t>
      </w:r>
      <w:r w:rsidRPr="00975B1A">
        <w:rPr>
          <w:sz w:val="24"/>
          <w:szCs w:val="24"/>
        </w:rPr>
        <w:t>count +=1</w:t>
      </w:r>
    </w:p>
    <w:p w:rsidR="0044095D" w:rsidRPr="00975B1A" w:rsidRDefault="0044095D" w:rsidP="0044095D">
      <w:pPr>
        <w:pStyle w:val="BodyText"/>
        <w:spacing w:before="3"/>
        <w:ind w:left="100"/>
        <w:rPr>
          <w:sz w:val="24"/>
          <w:szCs w:val="24"/>
        </w:rPr>
      </w:pPr>
      <w:proofErr w:type="gramStart"/>
      <w:r w:rsidRPr="00975B1A">
        <w:rPr>
          <w:sz w:val="24"/>
          <w:szCs w:val="24"/>
        </w:rPr>
        <w:t>print(</w:t>
      </w:r>
      <w:proofErr w:type="gramEnd"/>
      <w:r w:rsidRPr="00975B1A">
        <w:rPr>
          <w:sz w:val="24"/>
          <w:szCs w:val="24"/>
        </w:rPr>
        <w:t>"</w:t>
      </w:r>
      <w:r w:rsidRPr="00975B1A">
        <w:rPr>
          <w:spacing w:val="-3"/>
          <w:sz w:val="24"/>
          <w:szCs w:val="24"/>
        </w:rPr>
        <w:t xml:space="preserve"> </w:t>
      </w:r>
      <w:r w:rsidRPr="00975B1A">
        <w:rPr>
          <w:sz w:val="24"/>
          <w:szCs w:val="24"/>
        </w:rPr>
        <w:t>")</w:t>
      </w:r>
    </w:p>
    <w:p w:rsidR="0044095D" w:rsidRDefault="0044095D" w:rsidP="0044095D">
      <w:pPr>
        <w:pStyle w:val="BodyText"/>
        <w:spacing w:before="24" w:after="14" w:line="256" w:lineRule="auto"/>
        <w:ind w:left="100" w:right="6887"/>
      </w:pPr>
      <w:proofErr w:type="gramStart"/>
      <w:r w:rsidRPr="00975B1A">
        <w:rPr>
          <w:sz w:val="24"/>
          <w:szCs w:val="24"/>
        </w:rPr>
        <w:t>images</w:t>
      </w:r>
      <w:proofErr w:type="gramEnd"/>
      <w:r w:rsidRPr="00975B1A">
        <w:rPr>
          <w:sz w:val="24"/>
          <w:szCs w:val="24"/>
        </w:rPr>
        <w:t xml:space="preserve"> = </w:t>
      </w:r>
      <w:proofErr w:type="spellStart"/>
      <w:r w:rsidRPr="00975B1A">
        <w:rPr>
          <w:sz w:val="24"/>
          <w:szCs w:val="24"/>
        </w:rPr>
        <w:t>np.array</w:t>
      </w:r>
      <w:proofErr w:type="spellEnd"/>
      <w:r w:rsidRPr="00975B1A">
        <w:rPr>
          <w:sz w:val="24"/>
          <w:szCs w:val="24"/>
        </w:rPr>
        <w:t>(images)</w:t>
      </w:r>
      <w:r w:rsidRPr="00975B1A">
        <w:rPr>
          <w:spacing w:val="1"/>
          <w:sz w:val="24"/>
          <w:szCs w:val="24"/>
        </w:rPr>
        <w:t xml:space="preserve"> </w:t>
      </w:r>
      <w:r w:rsidRPr="00975B1A">
        <w:rPr>
          <w:spacing w:val="1"/>
          <w:sz w:val="24"/>
          <w:szCs w:val="24"/>
        </w:rPr>
        <w:softHyphen/>
      </w:r>
      <w:r w:rsidRPr="00975B1A">
        <w:rPr>
          <w:spacing w:val="1"/>
          <w:sz w:val="24"/>
          <w:szCs w:val="24"/>
        </w:rPr>
        <w:softHyphen/>
      </w:r>
      <w:proofErr w:type="spellStart"/>
      <w:r w:rsidRPr="00975B1A">
        <w:rPr>
          <w:sz w:val="24"/>
          <w:szCs w:val="24"/>
        </w:rPr>
        <w:t>classNo</w:t>
      </w:r>
      <w:proofErr w:type="spellEnd"/>
      <w:r w:rsidRPr="00975B1A">
        <w:rPr>
          <w:sz w:val="24"/>
          <w:szCs w:val="24"/>
        </w:rPr>
        <w:t xml:space="preserve"> = </w:t>
      </w:r>
      <w:proofErr w:type="spellStart"/>
      <w:r w:rsidRPr="00975B1A">
        <w:rPr>
          <w:sz w:val="24"/>
          <w:szCs w:val="24"/>
        </w:rPr>
        <w:t>np.array</w:t>
      </w:r>
      <w:proofErr w:type="spellEnd"/>
      <w:r w:rsidRPr="00975B1A">
        <w:rPr>
          <w:sz w:val="24"/>
          <w:szCs w:val="24"/>
        </w:rPr>
        <w:t>(</w:t>
      </w:r>
      <w:proofErr w:type="spellStart"/>
      <w:r w:rsidRPr="00975B1A">
        <w:rPr>
          <w:sz w:val="24"/>
          <w:szCs w:val="24"/>
        </w:rPr>
        <w:t>classNo</w:t>
      </w:r>
      <w:proofErr w:type="spellEnd"/>
      <w:r w:rsidRPr="00975B1A">
        <w:rPr>
          <w:sz w:val="24"/>
          <w:szCs w:val="24"/>
        </w:rPr>
        <w:t>)</w:t>
      </w:r>
      <w:r>
        <w:rPr>
          <w:spacing w:val="-68"/>
        </w:rPr>
        <w:t xml:space="preserve"> </w:t>
      </w:r>
      <w:r>
        <w:t>output:</w:t>
      </w:r>
      <w:r>
        <w:softHyphen/>
      </w:r>
      <w:r>
        <w:softHyphen/>
      </w:r>
      <w:r>
        <w:softHyphen/>
      </w:r>
    </w:p>
    <w:p w:rsidR="0044095D" w:rsidRDefault="0044095D" w:rsidP="0044095D">
      <w:pPr>
        <w:pStyle w:val="BodyText"/>
        <w:spacing w:before="24" w:after="14" w:line="256" w:lineRule="auto"/>
        <w:ind w:left="100" w:right="6887"/>
      </w:pPr>
      <w:r w:rsidRPr="009D1296">
        <w:rPr>
          <w:noProof/>
        </w:rPr>
        <w:drawing>
          <wp:inline distT="0" distB="0" distL="0" distR="0" wp14:anchorId="62D9CEDE" wp14:editId="58E20E09">
            <wp:extent cx="6470650" cy="56451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0650" cy="564515"/>
                    </a:xfrm>
                    <a:prstGeom prst="rect">
                      <a:avLst/>
                    </a:prstGeom>
                  </pic:spPr>
                </pic:pic>
              </a:graphicData>
            </a:graphic>
          </wp:inline>
        </w:drawing>
      </w:r>
    </w:p>
    <w:p w:rsidR="0044095D" w:rsidRDefault="0044095D" w:rsidP="0044095D"/>
    <w:p w:rsidR="0044095D" w:rsidRDefault="0044095D" w:rsidP="0044095D">
      <w:proofErr w:type="gramStart"/>
      <w:r>
        <w:softHyphen/>
      </w:r>
      <w:r>
        <w:softHyphen/>
      </w:r>
      <w:r>
        <w:softHyphen/>
      </w:r>
      <w:r>
        <w:softHyphen/>
      </w:r>
      <w:r>
        <w:softHyphen/>
        <w:t xml:space="preserve">  Split</w:t>
      </w:r>
      <w:proofErr w:type="gramEnd"/>
      <w:r>
        <w:rPr>
          <w:spacing w:val="-1"/>
        </w:rPr>
        <w:t xml:space="preserve"> </w:t>
      </w:r>
      <w:r>
        <w:t>Data:</w:t>
      </w:r>
    </w:p>
    <w:p w:rsidR="0044095D" w:rsidRPr="00975B1A" w:rsidRDefault="0044095D" w:rsidP="0044095D">
      <w:pPr>
        <w:pStyle w:val="BodyText"/>
        <w:tabs>
          <w:tab w:val="left" w:pos="1232"/>
          <w:tab w:val="left" w:pos="2244"/>
          <w:tab w:val="left" w:pos="3318"/>
          <w:tab w:val="left" w:pos="4191"/>
          <w:tab w:val="left" w:pos="4560"/>
          <w:tab w:val="left" w:pos="7389"/>
        </w:tabs>
        <w:spacing w:before="24" w:line="247" w:lineRule="auto"/>
        <w:ind w:left="100" w:right="1840"/>
        <w:rPr>
          <w:sz w:val="24"/>
          <w:szCs w:val="24"/>
        </w:rPr>
      </w:pPr>
      <w:proofErr w:type="spellStart"/>
      <w:r w:rsidRPr="00975B1A">
        <w:rPr>
          <w:sz w:val="24"/>
          <w:szCs w:val="24"/>
        </w:rPr>
        <w:t>X_train</w:t>
      </w:r>
      <w:proofErr w:type="spellEnd"/>
      <w:r w:rsidRPr="00975B1A">
        <w:rPr>
          <w:sz w:val="24"/>
          <w:szCs w:val="24"/>
        </w:rPr>
        <w:t>,</w:t>
      </w:r>
      <w:r w:rsidRPr="00975B1A">
        <w:rPr>
          <w:sz w:val="24"/>
          <w:szCs w:val="24"/>
        </w:rPr>
        <w:tab/>
      </w:r>
      <w:proofErr w:type="spellStart"/>
      <w:r w:rsidRPr="00975B1A">
        <w:rPr>
          <w:sz w:val="24"/>
          <w:szCs w:val="24"/>
        </w:rPr>
        <w:t>X_test</w:t>
      </w:r>
      <w:proofErr w:type="spellEnd"/>
      <w:r w:rsidRPr="00975B1A">
        <w:rPr>
          <w:sz w:val="24"/>
          <w:szCs w:val="24"/>
        </w:rPr>
        <w:t>,</w:t>
      </w:r>
      <w:r w:rsidRPr="00975B1A">
        <w:rPr>
          <w:sz w:val="24"/>
          <w:szCs w:val="24"/>
        </w:rPr>
        <w:tab/>
      </w:r>
      <w:proofErr w:type="spellStart"/>
      <w:r w:rsidRPr="00975B1A">
        <w:rPr>
          <w:sz w:val="24"/>
          <w:szCs w:val="24"/>
        </w:rPr>
        <w:t>y_train</w:t>
      </w:r>
      <w:proofErr w:type="spellEnd"/>
      <w:r w:rsidRPr="00975B1A">
        <w:rPr>
          <w:sz w:val="24"/>
          <w:szCs w:val="24"/>
        </w:rPr>
        <w:t>,</w:t>
      </w:r>
      <w:r w:rsidRPr="00975B1A">
        <w:rPr>
          <w:sz w:val="24"/>
          <w:szCs w:val="24"/>
        </w:rPr>
        <w:tab/>
      </w:r>
      <w:proofErr w:type="spellStart"/>
      <w:r w:rsidRPr="00975B1A">
        <w:rPr>
          <w:sz w:val="24"/>
          <w:szCs w:val="24"/>
        </w:rPr>
        <w:t>y_test</w:t>
      </w:r>
      <w:proofErr w:type="spellEnd"/>
      <w:r w:rsidRPr="00975B1A">
        <w:rPr>
          <w:sz w:val="24"/>
          <w:szCs w:val="24"/>
        </w:rPr>
        <w:tab/>
        <w:t>=</w:t>
      </w:r>
      <w:r w:rsidRPr="00975B1A">
        <w:rPr>
          <w:sz w:val="24"/>
          <w:szCs w:val="24"/>
        </w:rPr>
        <w:tab/>
      </w:r>
      <w:proofErr w:type="spellStart"/>
      <w:r w:rsidRPr="00975B1A">
        <w:rPr>
          <w:sz w:val="24"/>
          <w:szCs w:val="24"/>
        </w:rPr>
        <w:t>train_test_</w:t>
      </w:r>
      <w:proofErr w:type="gramStart"/>
      <w:r w:rsidRPr="00975B1A">
        <w:rPr>
          <w:sz w:val="24"/>
          <w:szCs w:val="24"/>
        </w:rPr>
        <w:t>split</w:t>
      </w:r>
      <w:proofErr w:type="spellEnd"/>
      <w:r w:rsidRPr="00975B1A">
        <w:rPr>
          <w:sz w:val="24"/>
          <w:szCs w:val="24"/>
        </w:rPr>
        <w:t>(</w:t>
      </w:r>
      <w:proofErr w:type="gramEnd"/>
      <w:r w:rsidRPr="00975B1A">
        <w:rPr>
          <w:sz w:val="24"/>
          <w:szCs w:val="24"/>
        </w:rPr>
        <w:t>images,</w:t>
      </w:r>
      <w:r w:rsidRPr="00975B1A">
        <w:rPr>
          <w:sz w:val="24"/>
          <w:szCs w:val="24"/>
        </w:rPr>
        <w:tab/>
      </w:r>
      <w:proofErr w:type="spellStart"/>
      <w:r w:rsidRPr="00975B1A">
        <w:rPr>
          <w:spacing w:val="-1"/>
          <w:sz w:val="24"/>
          <w:szCs w:val="24"/>
        </w:rPr>
        <w:t>classNo</w:t>
      </w:r>
      <w:proofErr w:type="spellEnd"/>
      <w:r w:rsidRPr="00975B1A">
        <w:rPr>
          <w:spacing w:val="-1"/>
          <w:sz w:val="24"/>
          <w:szCs w:val="24"/>
        </w:rPr>
        <w:t>,</w:t>
      </w:r>
      <w:r w:rsidRPr="00975B1A">
        <w:rPr>
          <w:spacing w:val="-67"/>
          <w:sz w:val="24"/>
          <w:szCs w:val="24"/>
        </w:rPr>
        <w:t xml:space="preserve"> </w:t>
      </w:r>
      <w:proofErr w:type="spellStart"/>
      <w:r w:rsidRPr="00975B1A">
        <w:rPr>
          <w:sz w:val="24"/>
          <w:szCs w:val="24"/>
        </w:rPr>
        <w:t>test_size</w:t>
      </w:r>
      <w:proofErr w:type="spellEnd"/>
      <w:r w:rsidRPr="00975B1A">
        <w:rPr>
          <w:sz w:val="24"/>
          <w:szCs w:val="24"/>
        </w:rPr>
        <w:t>=</w:t>
      </w:r>
      <w:proofErr w:type="spellStart"/>
      <w:r w:rsidRPr="00975B1A">
        <w:rPr>
          <w:sz w:val="24"/>
          <w:szCs w:val="24"/>
        </w:rPr>
        <w:t>testRatio</w:t>
      </w:r>
      <w:proofErr w:type="spellEnd"/>
      <w:r w:rsidRPr="00975B1A">
        <w:rPr>
          <w:sz w:val="24"/>
          <w:szCs w:val="24"/>
        </w:rPr>
        <w:t>)</w:t>
      </w:r>
    </w:p>
    <w:p w:rsidR="0044095D" w:rsidRPr="00975B1A" w:rsidRDefault="0044095D" w:rsidP="0044095D">
      <w:pPr>
        <w:pStyle w:val="BodyText"/>
        <w:spacing w:before="14" w:line="249" w:lineRule="auto"/>
        <w:ind w:left="100" w:right="1167"/>
        <w:rPr>
          <w:sz w:val="24"/>
          <w:szCs w:val="24"/>
        </w:rPr>
      </w:pPr>
      <w:proofErr w:type="spellStart"/>
      <w:r w:rsidRPr="00975B1A">
        <w:rPr>
          <w:sz w:val="24"/>
          <w:szCs w:val="24"/>
        </w:rPr>
        <w:t>X_train</w:t>
      </w:r>
      <w:proofErr w:type="spellEnd"/>
      <w:r w:rsidRPr="00975B1A">
        <w:rPr>
          <w:sz w:val="24"/>
          <w:szCs w:val="24"/>
        </w:rPr>
        <w:t>,</w:t>
      </w:r>
      <w:r w:rsidRPr="00975B1A">
        <w:rPr>
          <w:spacing w:val="62"/>
          <w:sz w:val="24"/>
          <w:szCs w:val="24"/>
        </w:rPr>
        <w:t xml:space="preserve"> </w:t>
      </w:r>
      <w:proofErr w:type="spellStart"/>
      <w:r w:rsidRPr="00975B1A">
        <w:rPr>
          <w:sz w:val="24"/>
          <w:szCs w:val="24"/>
        </w:rPr>
        <w:t>X_validation</w:t>
      </w:r>
      <w:proofErr w:type="spellEnd"/>
      <w:r w:rsidRPr="00975B1A">
        <w:rPr>
          <w:sz w:val="24"/>
          <w:szCs w:val="24"/>
        </w:rPr>
        <w:t>,</w:t>
      </w:r>
      <w:r w:rsidRPr="00975B1A">
        <w:rPr>
          <w:spacing w:val="67"/>
          <w:sz w:val="24"/>
          <w:szCs w:val="24"/>
        </w:rPr>
        <w:t xml:space="preserve"> </w:t>
      </w:r>
      <w:proofErr w:type="spellStart"/>
      <w:r w:rsidRPr="00975B1A">
        <w:rPr>
          <w:sz w:val="24"/>
          <w:szCs w:val="24"/>
        </w:rPr>
        <w:t>y_train</w:t>
      </w:r>
      <w:proofErr w:type="spellEnd"/>
      <w:r w:rsidRPr="00975B1A">
        <w:rPr>
          <w:sz w:val="24"/>
          <w:szCs w:val="24"/>
        </w:rPr>
        <w:t>,</w:t>
      </w:r>
      <w:r w:rsidRPr="00975B1A">
        <w:rPr>
          <w:spacing w:val="62"/>
          <w:sz w:val="24"/>
          <w:szCs w:val="24"/>
        </w:rPr>
        <w:t xml:space="preserve"> </w:t>
      </w:r>
      <w:proofErr w:type="spellStart"/>
      <w:r w:rsidRPr="00975B1A">
        <w:rPr>
          <w:sz w:val="24"/>
          <w:szCs w:val="24"/>
        </w:rPr>
        <w:t>y_validation</w:t>
      </w:r>
      <w:proofErr w:type="spellEnd"/>
      <w:r w:rsidRPr="00975B1A">
        <w:rPr>
          <w:spacing w:val="56"/>
          <w:sz w:val="24"/>
          <w:szCs w:val="24"/>
        </w:rPr>
        <w:t xml:space="preserve"> </w:t>
      </w:r>
      <w:r w:rsidRPr="00975B1A">
        <w:rPr>
          <w:sz w:val="24"/>
          <w:szCs w:val="24"/>
        </w:rPr>
        <w:t>=</w:t>
      </w:r>
      <w:r w:rsidRPr="00975B1A">
        <w:rPr>
          <w:spacing w:val="62"/>
          <w:sz w:val="24"/>
          <w:szCs w:val="24"/>
        </w:rPr>
        <w:t xml:space="preserve"> </w:t>
      </w:r>
      <w:proofErr w:type="spellStart"/>
      <w:r w:rsidRPr="00975B1A">
        <w:rPr>
          <w:sz w:val="24"/>
          <w:szCs w:val="24"/>
        </w:rPr>
        <w:t>train_test_</w:t>
      </w:r>
      <w:proofErr w:type="gramStart"/>
      <w:r w:rsidRPr="00975B1A">
        <w:rPr>
          <w:sz w:val="24"/>
          <w:szCs w:val="24"/>
        </w:rPr>
        <w:t>split</w:t>
      </w:r>
      <w:proofErr w:type="spellEnd"/>
      <w:r w:rsidRPr="00975B1A">
        <w:rPr>
          <w:sz w:val="24"/>
          <w:szCs w:val="24"/>
        </w:rPr>
        <w:t>(</w:t>
      </w:r>
      <w:proofErr w:type="spellStart"/>
      <w:proofErr w:type="gramEnd"/>
      <w:r w:rsidRPr="00975B1A">
        <w:rPr>
          <w:sz w:val="24"/>
          <w:szCs w:val="24"/>
        </w:rPr>
        <w:t>X_train</w:t>
      </w:r>
      <w:proofErr w:type="spellEnd"/>
      <w:r w:rsidRPr="00975B1A">
        <w:rPr>
          <w:sz w:val="24"/>
          <w:szCs w:val="24"/>
        </w:rPr>
        <w:t>,</w:t>
      </w:r>
      <w:r w:rsidRPr="00975B1A">
        <w:rPr>
          <w:spacing w:val="-67"/>
          <w:sz w:val="24"/>
          <w:szCs w:val="24"/>
        </w:rPr>
        <w:t xml:space="preserve"> </w:t>
      </w:r>
      <w:proofErr w:type="spellStart"/>
      <w:r w:rsidRPr="00975B1A">
        <w:rPr>
          <w:sz w:val="24"/>
          <w:szCs w:val="24"/>
        </w:rPr>
        <w:t>y_train</w:t>
      </w:r>
      <w:proofErr w:type="spellEnd"/>
      <w:r w:rsidRPr="00975B1A">
        <w:rPr>
          <w:sz w:val="24"/>
          <w:szCs w:val="24"/>
        </w:rPr>
        <w:t>,</w:t>
      </w:r>
      <w:r w:rsidRPr="00975B1A">
        <w:rPr>
          <w:spacing w:val="3"/>
          <w:sz w:val="24"/>
          <w:szCs w:val="24"/>
        </w:rPr>
        <w:t xml:space="preserve"> </w:t>
      </w:r>
      <w:proofErr w:type="spellStart"/>
      <w:r w:rsidRPr="00975B1A">
        <w:rPr>
          <w:sz w:val="24"/>
          <w:szCs w:val="24"/>
        </w:rPr>
        <w:t>test_size</w:t>
      </w:r>
      <w:proofErr w:type="spellEnd"/>
      <w:r w:rsidRPr="00975B1A">
        <w:rPr>
          <w:sz w:val="24"/>
          <w:szCs w:val="24"/>
        </w:rPr>
        <w:t>=</w:t>
      </w:r>
      <w:proofErr w:type="spellStart"/>
      <w:r w:rsidRPr="00975B1A">
        <w:rPr>
          <w:sz w:val="24"/>
          <w:szCs w:val="24"/>
        </w:rPr>
        <w:t>validationRatio</w:t>
      </w:r>
      <w:proofErr w:type="spellEnd"/>
      <w:r w:rsidRPr="00975B1A">
        <w:rPr>
          <w:sz w:val="24"/>
          <w:szCs w:val="24"/>
        </w:rPr>
        <w:t>)</w:t>
      </w:r>
    </w:p>
    <w:p w:rsidR="0044095D" w:rsidRPr="00975B1A" w:rsidRDefault="0044095D" w:rsidP="0044095D">
      <w:pPr>
        <w:pStyle w:val="BodyText"/>
        <w:spacing w:before="11" w:line="256" w:lineRule="auto"/>
        <w:ind w:left="100" w:right="4706"/>
        <w:rPr>
          <w:sz w:val="24"/>
          <w:szCs w:val="24"/>
        </w:rPr>
      </w:pPr>
      <w:r w:rsidRPr="00975B1A">
        <w:rPr>
          <w:sz w:val="24"/>
          <w:szCs w:val="24"/>
        </w:rPr>
        <w:t>#</w:t>
      </w:r>
      <w:r w:rsidRPr="00975B1A">
        <w:rPr>
          <w:spacing w:val="-3"/>
          <w:sz w:val="24"/>
          <w:szCs w:val="24"/>
        </w:rPr>
        <w:t xml:space="preserve"> </w:t>
      </w:r>
      <w:proofErr w:type="spellStart"/>
      <w:r w:rsidRPr="00975B1A">
        <w:rPr>
          <w:sz w:val="24"/>
          <w:szCs w:val="24"/>
        </w:rPr>
        <w:t>X_train</w:t>
      </w:r>
      <w:proofErr w:type="spellEnd"/>
      <w:r w:rsidRPr="00975B1A">
        <w:rPr>
          <w:spacing w:val="-7"/>
          <w:sz w:val="24"/>
          <w:szCs w:val="24"/>
        </w:rPr>
        <w:t xml:space="preserve"> </w:t>
      </w:r>
      <w:r w:rsidRPr="00975B1A">
        <w:rPr>
          <w:sz w:val="24"/>
          <w:szCs w:val="24"/>
        </w:rPr>
        <w:t>=</w:t>
      </w:r>
      <w:r w:rsidRPr="00975B1A">
        <w:rPr>
          <w:spacing w:val="-1"/>
          <w:sz w:val="24"/>
          <w:szCs w:val="24"/>
        </w:rPr>
        <w:t xml:space="preserve"> </w:t>
      </w:r>
      <w:r w:rsidRPr="00975B1A">
        <w:rPr>
          <w:sz w:val="24"/>
          <w:szCs w:val="24"/>
        </w:rPr>
        <w:t>ARRAY</w:t>
      </w:r>
      <w:r w:rsidRPr="00975B1A">
        <w:rPr>
          <w:spacing w:val="-1"/>
          <w:sz w:val="24"/>
          <w:szCs w:val="24"/>
        </w:rPr>
        <w:t xml:space="preserve"> </w:t>
      </w:r>
      <w:r w:rsidRPr="00975B1A">
        <w:rPr>
          <w:sz w:val="24"/>
          <w:szCs w:val="24"/>
        </w:rPr>
        <w:t>OF</w:t>
      </w:r>
      <w:r w:rsidRPr="00975B1A">
        <w:rPr>
          <w:spacing w:val="-8"/>
          <w:sz w:val="24"/>
          <w:szCs w:val="24"/>
        </w:rPr>
        <w:t xml:space="preserve"> </w:t>
      </w:r>
      <w:r w:rsidRPr="00975B1A">
        <w:rPr>
          <w:sz w:val="24"/>
          <w:szCs w:val="24"/>
        </w:rPr>
        <w:t>IMAGES</w:t>
      </w:r>
      <w:r w:rsidRPr="00975B1A">
        <w:rPr>
          <w:spacing w:val="2"/>
          <w:sz w:val="24"/>
          <w:szCs w:val="24"/>
        </w:rPr>
        <w:t xml:space="preserve"> </w:t>
      </w:r>
      <w:r w:rsidRPr="00975B1A">
        <w:rPr>
          <w:sz w:val="24"/>
          <w:szCs w:val="24"/>
        </w:rPr>
        <w:t>TO</w:t>
      </w:r>
      <w:r w:rsidRPr="00975B1A">
        <w:rPr>
          <w:spacing w:val="-2"/>
          <w:sz w:val="24"/>
          <w:szCs w:val="24"/>
        </w:rPr>
        <w:t xml:space="preserve"> </w:t>
      </w:r>
      <w:r w:rsidRPr="00975B1A">
        <w:rPr>
          <w:sz w:val="24"/>
          <w:szCs w:val="24"/>
        </w:rPr>
        <w:t>TRAIN</w:t>
      </w:r>
      <w:r w:rsidRPr="00975B1A">
        <w:rPr>
          <w:spacing w:val="-67"/>
          <w:sz w:val="24"/>
          <w:szCs w:val="24"/>
        </w:rPr>
        <w:t xml:space="preserve"> </w:t>
      </w:r>
      <w:r w:rsidRPr="00975B1A">
        <w:rPr>
          <w:sz w:val="24"/>
          <w:szCs w:val="24"/>
        </w:rPr>
        <w:t>#</w:t>
      </w:r>
      <w:r w:rsidRPr="00975B1A">
        <w:rPr>
          <w:spacing w:val="-2"/>
          <w:sz w:val="24"/>
          <w:szCs w:val="24"/>
        </w:rPr>
        <w:t xml:space="preserve"> </w:t>
      </w:r>
      <w:proofErr w:type="spellStart"/>
      <w:r w:rsidRPr="00975B1A">
        <w:rPr>
          <w:sz w:val="24"/>
          <w:szCs w:val="24"/>
        </w:rPr>
        <w:t>y_train</w:t>
      </w:r>
      <w:proofErr w:type="spellEnd"/>
      <w:r w:rsidRPr="00975B1A">
        <w:rPr>
          <w:spacing w:val="-6"/>
          <w:sz w:val="24"/>
          <w:szCs w:val="24"/>
        </w:rPr>
        <w:t xml:space="preserve"> </w:t>
      </w:r>
      <w:r w:rsidRPr="00975B1A">
        <w:rPr>
          <w:sz w:val="24"/>
          <w:szCs w:val="24"/>
        </w:rPr>
        <w:t>= CORRESPONDING CLASS</w:t>
      </w:r>
      <w:r w:rsidRPr="00975B1A">
        <w:rPr>
          <w:spacing w:val="-2"/>
          <w:sz w:val="24"/>
          <w:szCs w:val="24"/>
        </w:rPr>
        <w:t xml:space="preserve"> </w:t>
      </w:r>
      <w:r w:rsidRPr="00975B1A">
        <w:rPr>
          <w:sz w:val="24"/>
          <w:szCs w:val="24"/>
        </w:rPr>
        <w:t>ID</w:t>
      </w:r>
    </w:p>
    <w:p w:rsidR="0044095D" w:rsidRDefault="0044095D" w:rsidP="0044095D">
      <w:pPr>
        <w:pStyle w:val="BodyText"/>
        <w:spacing w:before="11" w:line="256" w:lineRule="auto"/>
        <w:ind w:left="100" w:right="4706"/>
      </w:pPr>
    </w:p>
    <w:p w:rsidR="0044095D" w:rsidRDefault="0044095D" w:rsidP="0044095D">
      <w:pPr>
        <w:pStyle w:val="BodyText"/>
        <w:spacing w:line="247" w:lineRule="auto"/>
        <w:ind w:left="100" w:right="1825"/>
        <w:jc w:val="both"/>
      </w:pPr>
      <w:r>
        <w:t>###############################</w:t>
      </w:r>
      <w:r>
        <w:rPr>
          <w:spacing w:val="1"/>
        </w:rPr>
        <w:t xml:space="preserve"> </w:t>
      </w:r>
      <w:r>
        <w:t>TO</w:t>
      </w:r>
      <w:r>
        <w:rPr>
          <w:spacing w:val="1"/>
        </w:rPr>
        <w:t xml:space="preserve"> </w:t>
      </w:r>
      <w:r>
        <w:t>CHECK</w:t>
      </w:r>
      <w:r>
        <w:rPr>
          <w:spacing w:val="1"/>
        </w:rPr>
        <w:t xml:space="preserve"> </w:t>
      </w:r>
      <w:r>
        <w:t>IF</w:t>
      </w:r>
      <w:r>
        <w:rPr>
          <w:spacing w:val="1"/>
        </w:rPr>
        <w:t xml:space="preserve"> </w:t>
      </w:r>
      <w:r>
        <w:t>NUMBER</w:t>
      </w:r>
      <w:r>
        <w:rPr>
          <w:spacing w:val="1"/>
        </w:rPr>
        <w:t xml:space="preserve"> </w:t>
      </w:r>
      <w:r>
        <w:t>OF</w:t>
      </w:r>
      <w:r>
        <w:rPr>
          <w:spacing w:val="1"/>
        </w:rPr>
        <w:t xml:space="preserve"> </w:t>
      </w:r>
      <w:r>
        <w:t>IMAGES MATCHES TO NUMBER OF LABELS FOR EACH DATA</w:t>
      </w:r>
      <w:r>
        <w:rPr>
          <w:spacing w:val="1"/>
        </w:rPr>
        <w:t xml:space="preserve"> </w:t>
      </w:r>
      <w:r>
        <w:t>SET</w:t>
      </w:r>
    </w:p>
    <w:p w:rsidR="0044095D" w:rsidRPr="00975B1A" w:rsidRDefault="0044095D" w:rsidP="0044095D">
      <w:pPr>
        <w:pStyle w:val="BodyText"/>
        <w:spacing w:before="18"/>
        <w:ind w:left="100"/>
        <w:rPr>
          <w:sz w:val="24"/>
          <w:szCs w:val="24"/>
        </w:rPr>
      </w:pPr>
      <w:proofErr w:type="gramStart"/>
      <w:r w:rsidRPr="00975B1A">
        <w:rPr>
          <w:sz w:val="24"/>
          <w:szCs w:val="24"/>
        </w:rPr>
        <w:t>print(</w:t>
      </w:r>
      <w:proofErr w:type="gramEnd"/>
      <w:r w:rsidRPr="00975B1A">
        <w:rPr>
          <w:sz w:val="24"/>
          <w:szCs w:val="24"/>
        </w:rPr>
        <w:t>"Data</w:t>
      </w:r>
      <w:r w:rsidRPr="00975B1A">
        <w:rPr>
          <w:spacing w:val="-4"/>
          <w:sz w:val="24"/>
          <w:szCs w:val="24"/>
        </w:rPr>
        <w:t xml:space="preserve"> </w:t>
      </w:r>
      <w:r w:rsidRPr="00975B1A">
        <w:rPr>
          <w:sz w:val="24"/>
          <w:szCs w:val="24"/>
        </w:rPr>
        <w:t>Shapes")</w:t>
      </w:r>
    </w:p>
    <w:p w:rsidR="0044095D" w:rsidRPr="00975B1A" w:rsidRDefault="0044095D" w:rsidP="0044095D">
      <w:pPr>
        <w:pStyle w:val="BodyText"/>
        <w:tabs>
          <w:tab w:val="left" w:pos="8192"/>
        </w:tabs>
        <w:spacing w:before="24" w:line="259" w:lineRule="auto"/>
        <w:ind w:left="100" w:right="1832"/>
        <w:rPr>
          <w:sz w:val="24"/>
          <w:szCs w:val="24"/>
        </w:rPr>
      </w:pPr>
      <w:proofErr w:type="gramStart"/>
      <w:r w:rsidRPr="00975B1A">
        <w:rPr>
          <w:sz w:val="24"/>
          <w:szCs w:val="24"/>
        </w:rPr>
        <w:t>print(</w:t>
      </w:r>
      <w:proofErr w:type="gramEnd"/>
      <w:r w:rsidRPr="00975B1A">
        <w:rPr>
          <w:sz w:val="24"/>
          <w:szCs w:val="24"/>
        </w:rPr>
        <w:t>"</w:t>
      </w:r>
      <w:proofErr w:type="spellStart"/>
      <w:r w:rsidRPr="00975B1A">
        <w:rPr>
          <w:sz w:val="24"/>
          <w:szCs w:val="24"/>
        </w:rPr>
        <w:t>Train",end</w:t>
      </w:r>
      <w:proofErr w:type="spellEnd"/>
      <w:r w:rsidRPr="00975B1A">
        <w:rPr>
          <w:spacing w:val="-1"/>
          <w:sz w:val="24"/>
          <w:szCs w:val="24"/>
        </w:rPr>
        <w:t xml:space="preserve"> </w:t>
      </w:r>
      <w:r w:rsidRPr="00975B1A">
        <w:rPr>
          <w:sz w:val="24"/>
          <w:szCs w:val="24"/>
        </w:rPr>
        <w:t>=</w:t>
      </w:r>
      <w:r w:rsidRPr="00975B1A">
        <w:rPr>
          <w:spacing w:val="1"/>
          <w:sz w:val="24"/>
          <w:szCs w:val="24"/>
        </w:rPr>
        <w:t xml:space="preserve"> </w:t>
      </w:r>
      <w:r w:rsidRPr="00975B1A">
        <w:rPr>
          <w:sz w:val="24"/>
          <w:szCs w:val="24"/>
        </w:rPr>
        <w:t>"");print(</w:t>
      </w:r>
      <w:proofErr w:type="spellStart"/>
      <w:r w:rsidRPr="00975B1A">
        <w:rPr>
          <w:sz w:val="24"/>
          <w:szCs w:val="24"/>
        </w:rPr>
        <w:t>X_train.shape,y_train.shape</w:t>
      </w:r>
      <w:proofErr w:type="spellEnd"/>
      <w:r w:rsidRPr="00975B1A">
        <w:rPr>
          <w:sz w:val="24"/>
          <w:szCs w:val="24"/>
        </w:rPr>
        <w:t>)</w:t>
      </w:r>
      <w:r w:rsidRPr="00975B1A">
        <w:rPr>
          <w:spacing w:val="1"/>
          <w:sz w:val="24"/>
          <w:szCs w:val="24"/>
        </w:rPr>
        <w:t xml:space="preserve"> </w:t>
      </w:r>
      <w:r w:rsidRPr="00975B1A">
        <w:rPr>
          <w:sz w:val="24"/>
          <w:szCs w:val="24"/>
        </w:rPr>
        <w:t>print("</w:t>
      </w:r>
      <w:proofErr w:type="spellStart"/>
      <w:r w:rsidRPr="00975B1A">
        <w:rPr>
          <w:sz w:val="24"/>
          <w:szCs w:val="24"/>
        </w:rPr>
        <w:t>Validation",end</w:t>
      </w:r>
      <w:proofErr w:type="spellEnd"/>
      <w:r w:rsidRPr="00975B1A">
        <w:rPr>
          <w:sz w:val="24"/>
          <w:szCs w:val="24"/>
        </w:rPr>
        <w:tab/>
      </w:r>
      <w:r w:rsidRPr="00975B1A">
        <w:rPr>
          <w:spacing w:val="-1"/>
          <w:sz w:val="24"/>
          <w:szCs w:val="24"/>
        </w:rPr>
        <w:t>=</w:t>
      </w:r>
    </w:p>
    <w:p w:rsidR="0044095D" w:rsidRPr="00975B1A" w:rsidRDefault="0044095D" w:rsidP="0044095D">
      <w:pPr>
        <w:pStyle w:val="BodyText"/>
        <w:spacing w:line="304" w:lineRule="exact"/>
        <w:ind w:left="100"/>
        <w:rPr>
          <w:sz w:val="24"/>
          <w:szCs w:val="24"/>
        </w:rPr>
      </w:pPr>
      <w:r w:rsidRPr="00975B1A">
        <w:rPr>
          <w:sz w:val="24"/>
          <w:szCs w:val="24"/>
        </w:rPr>
        <w:t>"")</w:t>
      </w:r>
      <w:proofErr w:type="gramStart"/>
      <w:r w:rsidRPr="00975B1A">
        <w:rPr>
          <w:sz w:val="24"/>
          <w:szCs w:val="24"/>
        </w:rPr>
        <w:t>;print</w:t>
      </w:r>
      <w:proofErr w:type="gramEnd"/>
      <w:r w:rsidRPr="00975B1A">
        <w:rPr>
          <w:sz w:val="24"/>
          <w:szCs w:val="24"/>
        </w:rPr>
        <w:t>(</w:t>
      </w:r>
      <w:proofErr w:type="spellStart"/>
      <w:r w:rsidRPr="00975B1A">
        <w:rPr>
          <w:sz w:val="24"/>
          <w:szCs w:val="24"/>
        </w:rPr>
        <w:t>X_validation.shape,y_validation.shape</w:t>
      </w:r>
      <w:proofErr w:type="spellEnd"/>
      <w:r w:rsidRPr="00975B1A">
        <w:rPr>
          <w:sz w:val="24"/>
          <w:szCs w:val="24"/>
        </w:rPr>
        <w:t>)</w:t>
      </w:r>
    </w:p>
    <w:p w:rsidR="00455220" w:rsidRDefault="0044095D" w:rsidP="00975B1A">
      <w:pPr>
        <w:pStyle w:val="BodyText"/>
        <w:spacing w:before="8"/>
        <w:rPr>
          <w:sz w:val="24"/>
          <w:szCs w:val="24"/>
        </w:rPr>
      </w:pPr>
      <w:r w:rsidRPr="00975B1A">
        <w:rPr>
          <w:sz w:val="24"/>
          <w:szCs w:val="24"/>
        </w:rPr>
        <w:t>print("</w:t>
      </w:r>
      <w:proofErr w:type="spellStart"/>
      <w:r w:rsidRPr="00975B1A">
        <w:rPr>
          <w:sz w:val="24"/>
          <w:szCs w:val="24"/>
        </w:rPr>
        <w:t>Test",end</w:t>
      </w:r>
      <w:proofErr w:type="spellEnd"/>
      <w:r w:rsidRPr="00975B1A">
        <w:rPr>
          <w:spacing w:val="-1"/>
          <w:sz w:val="24"/>
          <w:szCs w:val="24"/>
        </w:rPr>
        <w:t xml:space="preserve"> </w:t>
      </w:r>
      <w:r w:rsidRPr="00975B1A">
        <w:rPr>
          <w:sz w:val="24"/>
          <w:szCs w:val="24"/>
        </w:rPr>
        <w:t>=</w:t>
      </w:r>
      <w:r w:rsidRPr="00975B1A">
        <w:rPr>
          <w:spacing w:val="1"/>
          <w:sz w:val="24"/>
          <w:szCs w:val="24"/>
        </w:rPr>
        <w:t xml:space="preserve"> </w:t>
      </w:r>
      <w:r w:rsidRPr="00975B1A">
        <w:rPr>
          <w:sz w:val="24"/>
          <w:szCs w:val="24"/>
        </w:rPr>
        <w:t>"");print(</w:t>
      </w:r>
      <w:proofErr w:type="spellStart"/>
      <w:r w:rsidRPr="00975B1A">
        <w:rPr>
          <w:sz w:val="24"/>
          <w:szCs w:val="24"/>
        </w:rPr>
        <w:t>X_test.shape,y_test.shape</w:t>
      </w:r>
      <w:proofErr w:type="spellEnd"/>
      <w:r w:rsidRPr="00975B1A">
        <w:rPr>
          <w:sz w:val="24"/>
          <w:szCs w:val="24"/>
        </w:rPr>
        <w:t>)</w:t>
      </w:r>
      <w:r w:rsidRPr="00975B1A">
        <w:rPr>
          <w:spacing w:val="1"/>
          <w:sz w:val="24"/>
          <w:szCs w:val="24"/>
        </w:rPr>
        <w:t xml:space="preserve"> </w:t>
      </w:r>
      <w:r w:rsidRPr="00975B1A">
        <w:rPr>
          <w:sz w:val="24"/>
          <w:szCs w:val="24"/>
        </w:rPr>
        <w:t>assert(</w:t>
      </w:r>
      <w:proofErr w:type="spellStart"/>
      <w:r w:rsidRPr="00975B1A">
        <w:rPr>
          <w:sz w:val="24"/>
          <w:szCs w:val="24"/>
        </w:rPr>
        <w:t>X_train.shape</w:t>
      </w:r>
      <w:proofErr w:type="spellEnd"/>
      <w:r w:rsidRPr="00975B1A">
        <w:rPr>
          <w:sz w:val="24"/>
          <w:szCs w:val="24"/>
        </w:rPr>
        <w:t>[0]==</w:t>
      </w:r>
      <w:proofErr w:type="spellStart"/>
      <w:r w:rsidRPr="00975B1A">
        <w:rPr>
          <w:sz w:val="24"/>
          <w:szCs w:val="24"/>
        </w:rPr>
        <w:t>y_train.shape</w:t>
      </w:r>
      <w:proofErr w:type="spellEnd"/>
      <w:r w:rsidRPr="00975B1A">
        <w:rPr>
          <w:sz w:val="24"/>
          <w:szCs w:val="24"/>
        </w:rPr>
        <w:t>[0]),</w:t>
      </w:r>
      <w:r w:rsidRPr="00975B1A">
        <w:rPr>
          <w:spacing w:val="61"/>
          <w:sz w:val="24"/>
          <w:szCs w:val="24"/>
        </w:rPr>
        <w:t xml:space="preserve"> </w:t>
      </w:r>
      <w:r w:rsidRPr="00975B1A">
        <w:rPr>
          <w:sz w:val="24"/>
          <w:szCs w:val="24"/>
        </w:rPr>
        <w:t>"The</w:t>
      </w:r>
      <w:r w:rsidRPr="00975B1A">
        <w:rPr>
          <w:spacing w:val="64"/>
          <w:sz w:val="24"/>
          <w:szCs w:val="24"/>
        </w:rPr>
        <w:t xml:space="preserve"> </w:t>
      </w:r>
      <w:r w:rsidRPr="00975B1A">
        <w:rPr>
          <w:sz w:val="24"/>
          <w:szCs w:val="24"/>
        </w:rPr>
        <w:t>number</w:t>
      </w:r>
      <w:r w:rsidRPr="00975B1A">
        <w:rPr>
          <w:spacing w:val="58"/>
          <w:sz w:val="24"/>
          <w:szCs w:val="24"/>
        </w:rPr>
        <w:t xml:space="preserve"> </w:t>
      </w:r>
      <w:r w:rsidRPr="00975B1A">
        <w:rPr>
          <w:sz w:val="24"/>
          <w:szCs w:val="24"/>
        </w:rPr>
        <w:t>of</w:t>
      </w:r>
      <w:r w:rsidRPr="00975B1A">
        <w:rPr>
          <w:spacing w:val="53"/>
          <w:sz w:val="24"/>
          <w:szCs w:val="24"/>
        </w:rPr>
        <w:t xml:space="preserve"> </w:t>
      </w:r>
      <w:r w:rsidRPr="00975B1A">
        <w:rPr>
          <w:sz w:val="24"/>
          <w:szCs w:val="24"/>
        </w:rPr>
        <w:t>images</w:t>
      </w:r>
      <w:r w:rsidRPr="00975B1A">
        <w:rPr>
          <w:spacing w:val="65"/>
          <w:sz w:val="24"/>
          <w:szCs w:val="24"/>
        </w:rPr>
        <w:t xml:space="preserve"> </w:t>
      </w:r>
      <w:r w:rsidRPr="00975B1A">
        <w:rPr>
          <w:sz w:val="24"/>
          <w:szCs w:val="24"/>
        </w:rPr>
        <w:t>in</w:t>
      </w:r>
      <w:r w:rsidRPr="00975B1A">
        <w:rPr>
          <w:spacing w:val="-67"/>
          <w:sz w:val="24"/>
          <w:szCs w:val="24"/>
        </w:rPr>
        <w:t xml:space="preserve"> </w:t>
      </w:r>
      <w:r w:rsidRPr="00975B1A">
        <w:rPr>
          <w:sz w:val="24"/>
          <w:szCs w:val="24"/>
        </w:rPr>
        <w:t>not equal</w:t>
      </w:r>
      <w:r w:rsidRPr="00975B1A">
        <w:rPr>
          <w:spacing w:val="-5"/>
          <w:sz w:val="24"/>
          <w:szCs w:val="24"/>
        </w:rPr>
        <w:t xml:space="preserve"> </w:t>
      </w:r>
      <w:r w:rsidRPr="00975B1A">
        <w:rPr>
          <w:sz w:val="24"/>
          <w:szCs w:val="24"/>
        </w:rPr>
        <w:t>to</w:t>
      </w:r>
      <w:r w:rsidRPr="00975B1A">
        <w:rPr>
          <w:spacing w:val="1"/>
          <w:sz w:val="24"/>
          <w:szCs w:val="24"/>
        </w:rPr>
        <w:t xml:space="preserve"> </w:t>
      </w:r>
      <w:r w:rsidRPr="00975B1A">
        <w:rPr>
          <w:sz w:val="24"/>
          <w:szCs w:val="24"/>
        </w:rPr>
        <w:t>the</w:t>
      </w:r>
      <w:r w:rsidRPr="00975B1A">
        <w:rPr>
          <w:spacing w:val="6"/>
          <w:sz w:val="24"/>
          <w:szCs w:val="24"/>
        </w:rPr>
        <w:t xml:space="preserve"> </w:t>
      </w:r>
      <w:r w:rsidRPr="00975B1A">
        <w:rPr>
          <w:sz w:val="24"/>
          <w:szCs w:val="24"/>
        </w:rPr>
        <w:t>number</w:t>
      </w:r>
      <w:r w:rsidRPr="00975B1A">
        <w:rPr>
          <w:spacing w:val="-1"/>
          <w:sz w:val="24"/>
          <w:szCs w:val="24"/>
        </w:rPr>
        <w:t xml:space="preserve"> </w:t>
      </w:r>
      <w:r w:rsidRPr="00975B1A">
        <w:rPr>
          <w:sz w:val="24"/>
          <w:szCs w:val="24"/>
        </w:rPr>
        <w:t xml:space="preserve">of </w:t>
      </w:r>
      <w:proofErr w:type="spellStart"/>
      <w:r w:rsidRPr="00975B1A">
        <w:rPr>
          <w:sz w:val="24"/>
          <w:szCs w:val="24"/>
        </w:rPr>
        <w:t>lables</w:t>
      </w:r>
      <w:proofErr w:type="spellEnd"/>
      <w:r w:rsidRPr="00975B1A">
        <w:rPr>
          <w:spacing w:val="7"/>
          <w:sz w:val="24"/>
          <w:szCs w:val="24"/>
        </w:rPr>
        <w:t xml:space="preserve"> </w:t>
      </w:r>
      <w:r w:rsidRPr="00975B1A">
        <w:rPr>
          <w:sz w:val="24"/>
          <w:szCs w:val="24"/>
        </w:rPr>
        <w:t>in</w:t>
      </w:r>
      <w:r w:rsidRPr="00975B1A">
        <w:rPr>
          <w:spacing w:val="-5"/>
          <w:sz w:val="24"/>
          <w:szCs w:val="24"/>
        </w:rPr>
        <w:t xml:space="preserve"> </w:t>
      </w:r>
      <w:r w:rsidRPr="00975B1A">
        <w:rPr>
          <w:sz w:val="24"/>
          <w:szCs w:val="24"/>
        </w:rPr>
        <w:t>training</w:t>
      </w:r>
      <w:r w:rsidRPr="00975B1A">
        <w:rPr>
          <w:spacing w:val="-3"/>
          <w:sz w:val="24"/>
          <w:szCs w:val="24"/>
        </w:rPr>
        <w:t xml:space="preserve"> </w:t>
      </w:r>
      <w:r w:rsidRPr="00975B1A">
        <w:rPr>
          <w:sz w:val="24"/>
          <w:szCs w:val="24"/>
        </w:rPr>
        <w:t>set"</w:t>
      </w:r>
      <w:r w:rsidRPr="00975B1A">
        <w:rPr>
          <w:spacing w:val="1"/>
          <w:sz w:val="24"/>
          <w:szCs w:val="24"/>
        </w:rPr>
        <w:t xml:space="preserve"> </w:t>
      </w:r>
      <w:r w:rsidRPr="00975B1A">
        <w:rPr>
          <w:sz w:val="24"/>
          <w:szCs w:val="24"/>
        </w:rPr>
        <w:t>assert(</w:t>
      </w:r>
      <w:proofErr w:type="spellStart"/>
      <w:r w:rsidRPr="00975B1A">
        <w:rPr>
          <w:sz w:val="24"/>
          <w:szCs w:val="24"/>
        </w:rPr>
        <w:t>X_validation.shape</w:t>
      </w:r>
      <w:proofErr w:type="spellEnd"/>
      <w:r w:rsidRPr="00975B1A">
        <w:rPr>
          <w:sz w:val="24"/>
          <w:szCs w:val="24"/>
        </w:rPr>
        <w:t>[0]==</w:t>
      </w:r>
      <w:proofErr w:type="spellStart"/>
      <w:r w:rsidRPr="00975B1A">
        <w:rPr>
          <w:sz w:val="24"/>
          <w:szCs w:val="24"/>
        </w:rPr>
        <w:t>y_validation.shape</w:t>
      </w:r>
      <w:proofErr w:type="spellEnd"/>
      <w:r w:rsidRPr="00975B1A">
        <w:rPr>
          <w:sz w:val="24"/>
          <w:szCs w:val="24"/>
        </w:rPr>
        <w:t>[0]),</w:t>
      </w:r>
      <w:r w:rsidRPr="00975B1A">
        <w:rPr>
          <w:spacing w:val="7"/>
          <w:sz w:val="24"/>
          <w:szCs w:val="24"/>
        </w:rPr>
        <w:t xml:space="preserve"> </w:t>
      </w:r>
      <w:r w:rsidRPr="00975B1A">
        <w:rPr>
          <w:sz w:val="24"/>
          <w:szCs w:val="24"/>
        </w:rPr>
        <w:t>"The</w:t>
      </w:r>
      <w:r w:rsidRPr="00975B1A">
        <w:rPr>
          <w:spacing w:val="10"/>
          <w:sz w:val="24"/>
          <w:szCs w:val="24"/>
        </w:rPr>
        <w:t xml:space="preserve"> </w:t>
      </w:r>
      <w:r w:rsidRPr="00975B1A">
        <w:rPr>
          <w:sz w:val="24"/>
          <w:szCs w:val="24"/>
        </w:rPr>
        <w:t>number</w:t>
      </w:r>
      <w:r w:rsidRPr="00975B1A">
        <w:rPr>
          <w:spacing w:val="8"/>
          <w:sz w:val="24"/>
          <w:szCs w:val="24"/>
        </w:rPr>
        <w:t xml:space="preserve"> </w:t>
      </w:r>
      <w:r w:rsidRPr="00975B1A">
        <w:rPr>
          <w:sz w:val="24"/>
          <w:szCs w:val="24"/>
        </w:rPr>
        <w:t>of</w:t>
      </w:r>
      <w:r w:rsidRPr="00975B1A">
        <w:rPr>
          <w:spacing w:val="-67"/>
          <w:sz w:val="24"/>
          <w:szCs w:val="24"/>
        </w:rPr>
        <w:t xml:space="preserve"> </w:t>
      </w:r>
      <w:r w:rsidRPr="00975B1A">
        <w:rPr>
          <w:sz w:val="24"/>
          <w:szCs w:val="24"/>
        </w:rPr>
        <w:t xml:space="preserve">images in not equal to the number of </w:t>
      </w:r>
      <w:proofErr w:type="spellStart"/>
      <w:r w:rsidRPr="00975B1A">
        <w:rPr>
          <w:sz w:val="24"/>
          <w:szCs w:val="24"/>
        </w:rPr>
        <w:t>lables</w:t>
      </w:r>
      <w:proofErr w:type="spellEnd"/>
      <w:r w:rsidRPr="00975B1A">
        <w:rPr>
          <w:sz w:val="24"/>
          <w:szCs w:val="24"/>
        </w:rPr>
        <w:t xml:space="preserve"> in validation set"</w:t>
      </w:r>
      <w:r w:rsidRPr="00975B1A">
        <w:rPr>
          <w:spacing w:val="1"/>
          <w:sz w:val="24"/>
          <w:szCs w:val="24"/>
        </w:rPr>
        <w:t xml:space="preserve"> </w:t>
      </w:r>
      <w:r w:rsidRPr="00975B1A">
        <w:rPr>
          <w:sz w:val="24"/>
          <w:szCs w:val="24"/>
        </w:rPr>
        <w:t>assert(</w:t>
      </w:r>
      <w:proofErr w:type="spellStart"/>
      <w:r w:rsidRPr="00975B1A">
        <w:rPr>
          <w:sz w:val="24"/>
          <w:szCs w:val="24"/>
        </w:rPr>
        <w:t>X_test.shape</w:t>
      </w:r>
      <w:proofErr w:type="spellEnd"/>
      <w:r w:rsidRPr="00975B1A">
        <w:rPr>
          <w:sz w:val="24"/>
          <w:szCs w:val="24"/>
        </w:rPr>
        <w:t>[0]==</w:t>
      </w:r>
      <w:proofErr w:type="spellStart"/>
      <w:r w:rsidRPr="00975B1A">
        <w:rPr>
          <w:sz w:val="24"/>
          <w:szCs w:val="24"/>
        </w:rPr>
        <w:t>y_test.shape</w:t>
      </w:r>
      <w:proofErr w:type="spellEnd"/>
      <w:r w:rsidRPr="00975B1A">
        <w:rPr>
          <w:sz w:val="24"/>
          <w:szCs w:val="24"/>
        </w:rPr>
        <w:t>[0]), "The</w:t>
      </w:r>
      <w:r w:rsidRPr="00975B1A">
        <w:rPr>
          <w:spacing w:val="1"/>
          <w:sz w:val="24"/>
          <w:szCs w:val="24"/>
        </w:rPr>
        <w:t xml:space="preserve"> </w:t>
      </w:r>
      <w:r w:rsidRPr="00975B1A">
        <w:rPr>
          <w:sz w:val="24"/>
          <w:szCs w:val="24"/>
        </w:rPr>
        <w:t>number of images</w:t>
      </w:r>
      <w:r w:rsidRPr="00975B1A">
        <w:rPr>
          <w:spacing w:val="1"/>
          <w:sz w:val="24"/>
          <w:szCs w:val="24"/>
        </w:rPr>
        <w:t xml:space="preserve"> </w:t>
      </w:r>
      <w:r w:rsidRPr="00975B1A">
        <w:rPr>
          <w:sz w:val="24"/>
          <w:szCs w:val="24"/>
        </w:rPr>
        <w:t>in not</w:t>
      </w:r>
      <w:r w:rsidRPr="00975B1A">
        <w:rPr>
          <w:spacing w:val="-67"/>
          <w:sz w:val="24"/>
          <w:szCs w:val="24"/>
        </w:rPr>
        <w:t xml:space="preserve"> </w:t>
      </w:r>
      <w:r w:rsidRPr="00975B1A">
        <w:rPr>
          <w:sz w:val="24"/>
          <w:szCs w:val="24"/>
        </w:rPr>
        <w:t>equal</w:t>
      </w:r>
      <w:r w:rsidRPr="00975B1A">
        <w:rPr>
          <w:spacing w:val="-5"/>
          <w:sz w:val="24"/>
          <w:szCs w:val="24"/>
        </w:rPr>
        <w:t xml:space="preserve"> </w:t>
      </w:r>
      <w:r w:rsidRPr="00975B1A">
        <w:rPr>
          <w:sz w:val="24"/>
          <w:szCs w:val="24"/>
        </w:rPr>
        <w:t>to</w:t>
      </w:r>
      <w:r w:rsidRPr="00975B1A">
        <w:rPr>
          <w:spacing w:val="1"/>
          <w:sz w:val="24"/>
          <w:szCs w:val="24"/>
        </w:rPr>
        <w:t xml:space="preserve"> </w:t>
      </w:r>
      <w:r w:rsidRPr="00975B1A">
        <w:rPr>
          <w:sz w:val="24"/>
          <w:szCs w:val="24"/>
        </w:rPr>
        <w:t>the</w:t>
      </w:r>
      <w:r w:rsidRPr="00975B1A">
        <w:rPr>
          <w:spacing w:val="6"/>
          <w:sz w:val="24"/>
          <w:szCs w:val="24"/>
        </w:rPr>
        <w:t xml:space="preserve"> </w:t>
      </w:r>
      <w:r w:rsidRPr="00975B1A">
        <w:rPr>
          <w:sz w:val="24"/>
          <w:szCs w:val="24"/>
        </w:rPr>
        <w:t>number of</w:t>
      </w:r>
      <w:r w:rsidRPr="00975B1A">
        <w:rPr>
          <w:spacing w:val="-1"/>
          <w:sz w:val="24"/>
          <w:szCs w:val="24"/>
        </w:rPr>
        <w:t xml:space="preserve"> </w:t>
      </w:r>
      <w:proofErr w:type="spellStart"/>
      <w:r w:rsidRPr="00975B1A">
        <w:rPr>
          <w:sz w:val="24"/>
          <w:szCs w:val="24"/>
        </w:rPr>
        <w:t>lables</w:t>
      </w:r>
      <w:proofErr w:type="spellEnd"/>
      <w:r w:rsidRPr="00975B1A">
        <w:rPr>
          <w:spacing w:val="3"/>
          <w:sz w:val="24"/>
          <w:szCs w:val="24"/>
        </w:rPr>
        <w:t xml:space="preserve"> </w:t>
      </w:r>
      <w:r w:rsidRPr="00975B1A">
        <w:rPr>
          <w:sz w:val="24"/>
          <w:szCs w:val="24"/>
        </w:rPr>
        <w:t>in</w:t>
      </w:r>
      <w:r w:rsidRPr="00975B1A">
        <w:rPr>
          <w:spacing w:val="-5"/>
          <w:sz w:val="24"/>
          <w:szCs w:val="24"/>
        </w:rPr>
        <w:t xml:space="preserve"> </w:t>
      </w:r>
      <w:r w:rsidRPr="00975B1A">
        <w:rPr>
          <w:sz w:val="24"/>
          <w:szCs w:val="24"/>
        </w:rPr>
        <w:t>test</w:t>
      </w:r>
      <w:r w:rsidRPr="00975B1A">
        <w:rPr>
          <w:spacing w:val="1"/>
          <w:sz w:val="24"/>
          <w:szCs w:val="24"/>
        </w:rPr>
        <w:t xml:space="preserve"> </w:t>
      </w:r>
      <w:r w:rsidRPr="00975B1A">
        <w:rPr>
          <w:sz w:val="24"/>
          <w:szCs w:val="24"/>
        </w:rPr>
        <w:t>set"</w:t>
      </w:r>
      <w:r w:rsidRPr="00975B1A">
        <w:rPr>
          <w:spacing w:val="1"/>
          <w:sz w:val="24"/>
          <w:szCs w:val="24"/>
        </w:rPr>
        <w:t xml:space="preserve"> </w:t>
      </w:r>
      <w:r w:rsidRPr="00975B1A">
        <w:rPr>
          <w:sz w:val="24"/>
          <w:szCs w:val="24"/>
        </w:rPr>
        <w:t>assert(</w:t>
      </w:r>
      <w:proofErr w:type="spellStart"/>
      <w:r w:rsidRPr="00975B1A">
        <w:rPr>
          <w:sz w:val="24"/>
          <w:szCs w:val="24"/>
        </w:rPr>
        <w:t>X_train.shape</w:t>
      </w:r>
      <w:proofErr w:type="spellEnd"/>
      <w:r w:rsidRPr="00975B1A">
        <w:rPr>
          <w:sz w:val="24"/>
          <w:szCs w:val="24"/>
        </w:rPr>
        <w:t>[1:]==(</w:t>
      </w:r>
      <w:proofErr w:type="spellStart"/>
      <w:r w:rsidRPr="00975B1A">
        <w:rPr>
          <w:sz w:val="24"/>
          <w:szCs w:val="24"/>
        </w:rPr>
        <w:t>imageDimesions</w:t>
      </w:r>
      <w:proofErr w:type="spellEnd"/>
      <w:r w:rsidRPr="00975B1A">
        <w:rPr>
          <w:sz w:val="24"/>
          <w:szCs w:val="24"/>
        </w:rPr>
        <w:t>)),"</w:t>
      </w:r>
      <w:r w:rsidRPr="00975B1A">
        <w:rPr>
          <w:spacing w:val="38"/>
          <w:sz w:val="24"/>
          <w:szCs w:val="24"/>
        </w:rPr>
        <w:t xml:space="preserve"> </w:t>
      </w:r>
      <w:r w:rsidRPr="00975B1A">
        <w:rPr>
          <w:sz w:val="24"/>
          <w:szCs w:val="24"/>
        </w:rPr>
        <w:t>The</w:t>
      </w:r>
      <w:r w:rsidRPr="00975B1A">
        <w:rPr>
          <w:spacing w:val="37"/>
          <w:sz w:val="24"/>
          <w:szCs w:val="24"/>
        </w:rPr>
        <w:t xml:space="preserve"> </w:t>
      </w:r>
      <w:proofErr w:type="spellStart"/>
      <w:r w:rsidRPr="00975B1A">
        <w:rPr>
          <w:sz w:val="24"/>
          <w:szCs w:val="24"/>
        </w:rPr>
        <w:t>dimesions</w:t>
      </w:r>
      <w:proofErr w:type="spellEnd"/>
      <w:r w:rsidRPr="00975B1A">
        <w:rPr>
          <w:spacing w:val="38"/>
          <w:sz w:val="24"/>
          <w:szCs w:val="24"/>
        </w:rPr>
        <w:t xml:space="preserve"> </w:t>
      </w:r>
      <w:r w:rsidRPr="00975B1A">
        <w:rPr>
          <w:sz w:val="24"/>
          <w:szCs w:val="24"/>
        </w:rPr>
        <w:t>of</w:t>
      </w:r>
      <w:r w:rsidRPr="00975B1A">
        <w:rPr>
          <w:spacing w:val="35"/>
          <w:sz w:val="24"/>
          <w:szCs w:val="24"/>
        </w:rPr>
        <w:t xml:space="preserve"> </w:t>
      </w:r>
      <w:r w:rsidRPr="00975B1A">
        <w:rPr>
          <w:sz w:val="24"/>
          <w:szCs w:val="24"/>
        </w:rPr>
        <w:t>the</w:t>
      </w:r>
      <w:r w:rsidRPr="00975B1A">
        <w:rPr>
          <w:spacing w:val="-67"/>
          <w:sz w:val="24"/>
          <w:szCs w:val="24"/>
        </w:rPr>
        <w:t xml:space="preserve"> </w:t>
      </w:r>
      <w:r w:rsidRPr="00975B1A">
        <w:rPr>
          <w:sz w:val="24"/>
          <w:szCs w:val="24"/>
        </w:rPr>
        <w:t>Training images</w:t>
      </w:r>
      <w:r w:rsidRPr="00975B1A">
        <w:rPr>
          <w:spacing w:val="3"/>
          <w:sz w:val="24"/>
          <w:szCs w:val="24"/>
        </w:rPr>
        <w:t xml:space="preserve"> </w:t>
      </w:r>
      <w:r w:rsidRPr="00975B1A">
        <w:rPr>
          <w:sz w:val="24"/>
          <w:szCs w:val="24"/>
        </w:rPr>
        <w:t>are</w:t>
      </w:r>
      <w:r w:rsidRPr="00975B1A">
        <w:rPr>
          <w:spacing w:val="2"/>
          <w:sz w:val="24"/>
          <w:szCs w:val="24"/>
        </w:rPr>
        <w:t xml:space="preserve"> </w:t>
      </w:r>
      <w:r w:rsidRPr="00975B1A">
        <w:rPr>
          <w:sz w:val="24"/>
          <w:szCs w:val="24"/>
        </w:rPr>
        <w:t>wrong</w:t>
      </w:r>
      <w:r w:rsidRPr="00975B1A">
        <w:rPr>
          <w:spacing w:val="-4"/>
          <w:sz w:val="24"/>
          <w:szCs w:val="24"/>
        </w:rPr>
        <w:t xml:space="preserve"> </w:t>
      </w:r>
      <w:r w:rsidRPr="00975B1A">
        <w:rPr>
          <w:sz w:val="24"/>
          <w:szCs w:val="24"/>
        </w:rPr>
        <w:t>"</w:t>
      </w:r>
      <w:r w:rsidRPr="00975B1A">
        <w:rPr>
          <w:spacing w:val="1"/>
          <w:sz w:val="24"/>
          <w:szCs w:val="24"/>
        </w:rPr>
        <w:t xml:space="preserve"> </w:t>
      </w:r>
      <w:r w:rsidRPr="00975B1A">
        <w:rPr>
          <w:sz w:val="24"/>
          <w:szCs w:val="24"/>
        </w:rPr>
        <w:t>assert(</w:t>
      </w:r>
      <w:proofErr w:type="spellStart"/>
      <w:r w:rsidRPr="00975B1A">
        <w:rPr>
          <w:sz w:val="24"/>
          <w:szCs w:val="24"/>
        </w:rPr>
        <w:t>X_validation.shape</w:t>
      </w:r>
      <w:proofErr w:type="spellEnd"/>
      <w:r w:rsidRPr="00975B1A">
        <w:rPr>
          <w:sz w:val="24"/>
          <w:szCs w:val="24"/>
        </w:rPr>
        <w:t>[1:]==(</w:t>
      </w:r>
      <w:proofErr w:type="spellStart"/>
      <w:r w:rsidRPr="00975B1A">
        <w:rPr>
          <w:sz w:val="24"/>
          <w:szCs w:val="24"/>
        </w:rPr>
        <w:t>imageDimesions</w:t>
      </w:r>
      <w:proofErr w:type="spellEnd"/>
      <w:r w:rsidRPr="00975B1A">
        <w:rPr>
          <w:sz w:val="24"/>
          <w:szCs w:val="24"/>
        </w:rPr>
        <w:t>)),"</w:t>
      </w:r>
      <w:r w:rsidRPr="00975B1A">
        <w:rPr>
          <w:spacing w:val="38"/>
          <w:sz w:val="24"/>
          <w:szCs w:val="24"/>
        </w:rPr>
        <w:t xml:space="preserve"> </w:t>
      </w:r>
      <w:r w:rsidRPr="00975B1A">
        <w:rPr>
          <w:sz w:val="24"/>
          <w:szCs w:val="24"/>
        </w:rPr>
        <w:t>The</w:t>
      </w:r>
      <w:r w:rsidRPr="00975B1A">
        <w:rPr>
          <w:spacing w:val="38"/>
          <w:sz w:val="24"/>
          <w:szCs w:val="24"/>
        </w:rPr>
        <w:t xml:space="preserve"> </w:t>
      </w:r>
      <w:proofErr w:type="spellStart"/>
      <w:r w:rsidRPr="00975B1A">
        <w:rPr>
          <w:sz w:val="24"/>
          <w:szCs w:val="24"/>
        </w:rPr>
        <w:t>dimesionas</w:t>
      </w:r>
      <w:proofErr w:type="spellEnd"/>
      <w:r w:rsidRPr="00975B1A">
        <w:rPr>
          <w:spacing w:val="39"/>
          <w:sz w:val="24"/>
          <w:szCs w:val="24"/>
        </w:rPr>
        <w:t xml:space="preserve"> </w:t>
      </w:r>
      <w:r w:rsidRPr="00975B1A">
        <w:rPr>
          <w:sz w:val="24"/>
          <w:szCs w:val="24"/>
        </w:rPr>
        <w:t>of</w:t>
      </w:r>
      <w:r w:rsidRPr="00975B1A">
        <w:rPr>
          <w:spacing w:val="-67"/>
          <w:sz w:val="24"/>
          <w:szCs w:val="24"/>
        </w:rPr>
        <w:t xml:space="preserve"> </w:t>
      </w:r>
      <w:r w:rsidRPr="00975B1A">
        <w:rPr>
          <w:sz w:val="24"/>
          <w:szCs w:val="24"/>
        </w:rPr>
        <w:t>the</w:t>
      </w:r>
      <w:r w:rsidRPr="00975B1A">
        <w:rPr>
          <w:spacing w:val="1"/>
          <w:sz w:val="24"/>
          <w:szCs w:val="24"/>
        </w:rPr>
        <w:t xml:space="preserve"> </w:t>
      </w:r>
      <w:r w:rsidRPr="00975B1A">
        <w:rPr>
          <w:sz w:val="24"/>
          <w:szCs w:val="24"/>
        </w:rPr>
        <w:t>Validation</w:t>
      </w:r>
      <w:r w:rsidRPr="00975B1A">
        <w:rPr>
          <w:spacing w:val="1"/>
          <w:sz w:val="24"/>
          <w:szCs w:val="24"/>
        </w:rPr>
        <w:t xml:space="preserve"> </w:t>
      </w:r>
      <w:r w:rsidRPr="00975B1A">
        <w:rPr>
          <w:sz w:val="24"/>
          <w:szCs w:val="24"/>
        </w:rPr>
        <w:t>images</w:t>
      </w:r>
      <w:r w:rsidRPr="00975B1A">
        <w:rPr>
          <w:spacing w:val="2"/>
          <w:sz w:val="24"/>
          <w:szCs w:val="24"/>
        </w:rPr>
        <w:t xml:space="preserve"> </w:t>
      </w:r>
      <w:r w:rsidRPr="00975B1A">
        <w:rPr>
          <w:sz w:val="24"/>
          <w:szCs w:val="24"/>
        </w:rPr>
        <w:t>are</w:t>
      </w:r>
      <w:r w:rsidRPr="00975B1A">
        <w:rPr>
          <w:spacing w:val="2"/>
          <w:sz w:val="24"/>
          <w:szCs w:val="24"/>
        </w:rPr>
        <w:t xml:space="preserve"> </w:t>
      </w:r>
      <w:r w:rsidRPr="00975B1A">
        <w:rPr>
          <w:sz w:val="24"/>
          <w:szCs w:val="24"/>
        </w:rPr>
        <w:t>wrong</w:t>
      </w:r>
      <w:r w:rsidRPr="00975B1A">
        <w:rPr>
          <w:spacing w:val="1"/>
          <w:sz w:val="24"/>
          <w:szCs w:val="24"/>
        </w:rPr>
        <w:t xml:space="preserve"> </w:t>
      </w:r>
      <w:r w:rsidRPr="00975B1A">
        <w:rPr>
          <w:sz w:val="24"/>
          <w:szCs w:val="24"/>
        </w:rPr>
        <w:t>"</w:t>
      </w:r>
    </w:p>
    <w:p w:rsidR="00975B1A" w:rsidRDefault="00975B1A" w:rsidP="00975B1A">
      <w:pPr>
        <w:pStyle w:val="BodyText"/>
        <w:spacing w:before="8"/>
        <w:rPr>
          <w:sz w:val="24"/>
          <w:szCs w:val="24"/>
        </w:rPr>
      </w:pPr>
    </w:p>
    <w:p w:rsidR="00975B1A" w:rsidRPr="00975B1A" w:rsidRDefault="00975B1A" w:rsidP="00975B1A">
      <w:pPr>
        <w:pStyle w:val="BodyText"/>
        <w:spacing w:before="28" w:line="252" w:lineRule="auto"/>
        <w:ind w:right="1824"/>
        <w:rPr>
          <w:sz w:val="24"/>
          <w:szCs w:val="24"/>
        </w:rPr>
      </w:pPr>
      <w:r w:rsidRPr="00975B1A">
        <w:rPr>
          <w:sz w:val="24"/>
          <w:szCs w:val="24"/>
        </w:rPr>
        <w:t>equal</w:t>
      </w:r>
      <w:r w:rsidRPr="00975B1A">
        <w:rPr>
          <w:spacing w:val="-5"/>
          <w:sz w:val="24"/>
          <w:szCs w:val="24"/>
        </w:rPr>
        <w:t xml:space="preserve"> </w:t>
      </w:r>
      <w:r w:rsidRPr="00975B1A">
        <w:rPr>
          <w:sz w:val="24"/>
          <w:szCs w:val="24"/>
        </w:rPr>
        <w:t>to</w:t>
      </w:r>
      <w:r w:rsidRPr="00975B1A">
        <w:rPr>
          <w:spacing w:val="1"/>
          <w:sz w:val="24"/>
          <w:szCs w:val="24"/>
        </w:rPr>
        <w:t xml:space="preserve"> </w:t>
      </w:r>
      <w:r w:rsidRPr="00975B1A">
        <w:rPr>
          <w:sz w:val="24"/>
          <w:szCs w:val="24"/>
        </w:rPr>
        <w:t>the</w:t>
      </w:r>
      <w:r w:rsidRPr="00975B1A">
        <w:rPr>
          <w:spacing w:val="6"/>
          <w:sz w:val="24"/>
          <w:szCs w:val="24"/>
        </w:rPr>
        <w:t xml:space="preserve"> </w:t>
      </w:r>
      <w:r w:rsidRPr="00975B1A">
        <w:rPr>
          <w:sz w:val="24"/>
          <w:szCs w:val="24"/>
        </w:rPr>
        <w:t>number of</w:t>
      </w:r>
      <w:r w:rsidRPr="00975B1A">
        <w:rPr>
          <w:spacing w:val="-1"/>
          <w:sz w:val="24"/>
          <w:szCs w:val="24"/>
        </w:rPr>
        <w:t xml:space="preserve"> </w:t>
      </w:r>
      <w:proofErr w:type="spellStart"/>
      <w:r w:rsidRPr="00975B1A">
        <w:rPr>
          <w:sz w:val="24"/>
          <w:szCs w:val="24"/>
        </w:rPr>
        <w:t>lables</w:t>
      </w:r>
      <w:proofErr w:type="spellEnd"/>
      <w:r w:rsidRPr="00975B1A">
        <w:rPr>
          <w:spacing w:val="3"/>
          <w:sz w:val="24"/>
          <w:szCs w:val="24"/>
        </w:rPr>
        <w:t xml:space="preserve"> </w:t>
      </w:r>
      <w:r w:rsidRPr="00975B1A">
        <w:rPr>
          <w:sz w:val="24"/>
          <w:szCs w:val="24"/>
        </w:rPr>
        <w:t>in</w:t>
      </w:r>
      <w:r w:rsidRPr="00975B1A">
        <w:rPr>
          <w:spacing w:val="-5"/>
          <w:sz w:val="24"/>
          <w:szCs w:val="24"/>
        </w:rPr>
        <w:t xml:space="preserve"> </w:t>
      </w:r>
      <w:r w:rsidRPr="00975B1A">
        <w:rPr>
          <w:sz w:val="24"/>
          <w:szCs w:val="24"/>
        </w:rPr>
        <w:t>test</w:t>
      </w:r>
      <w:r w:rsidRPr="00975B1A">
        <w:rPr>
          <w:spacing w:val="1"/>
          <w:sz w:val="24"/>
          <w:szCs w:val="24"/>
        </w:rPr>
        <w:t xml:space="preserve"> </w:t>
      </w:r>
      <w:r w:rsidRPr="00975B1A">
        <w:rPr>
          <w:sz w:val="24"/>
          <w:szCs w:val="24"/>
        </w:rPr>
        <w:t>set"</w:t>
      </w:r>
      <w:r w:rsidRPr="00975B1A">
        <w:rPr>
          <w:spacing w:val="1"/>
          <w:sz w:val="24"/>
          <w:szCs w:val="24"/>
        </w:rPr>
        <w:t xml:space="preserve"> </w:t>
      </w:r>
      <w:proofErr w:type="gramStart"/>
      <w:r w:rsidRPr="00975B1A">
        <w:rPr>
          <w:sz w:val="24"/>
          <w:szCs w:val="24"/>
        </w:rPr>
        <w:t>assert(</w:t>
      </w:r>
      <w:proofErr w:type="spellStart"/>
      <w:proofErr w:type="gramEnd"/>
      <w:r w:rsidRPr="00975B1A">
        <w:rPr>
          <w:sz w:val="24"/>
          <w:szCs w:val="24"/>
        </w:rPr>
        <w:t>X_train.shape</w:t>
      </w:r>
      <w:proofErr w:type="spellEnd"/>
      <w:r w:rsidRPr="00975B1A">
        <w:rPr>
          <w:sz w:val="24"/>
          <w:szCs w:val="24"/>
        </w:rPr>
        <w:t>[1:]==(</w:t>
      </w:r>
      <w:proofErr w:type="spellStart"/>
      <w:r w:rsidRPr="00975B1A">
        <w:rPr>
          <w:sz w:val="24"/>
          <w:szCs w:val="24"/>
        </w:rPr>
        <w:t>imageDimesions</w:t>
      </w:r>
      <w:proofErr w:type="spellEnd"/>
      <w:r w:rsidRPr="00975B1A">
        <w:rPr>
          <w:sz w:val="24"/>
          <w:szCs w:val="24"/>
        </w:rPr>
        <w:t>)),"</w:t>
      </w:r>
      <w:r w:rsidRPr="00975B1A">
        <w:rPr>
          <w:spacing w:val="38"/>
          <w:sz w:val="24"/>
          <w:szCs w:val="24"/>
        </w:rPr>
        <w:t xml:space="preserve"> </w:t>
      </w:r>
      <w:r w:rsidRPr="00975B1A">
        <w:rPr>
          <w:sz w:val="24"/>
          <w:szCs w:val="24"/>
        </w:rPr>
        <w:t>The</w:t>
      </w:r>
      <w:r w:rsidRPr="00975B1A">
        <w:rPr>
          <w:spacing w:val="37"/>
          <w:sz w:val="24"/>
          <w:szCs w:val="24"/>
        </w:rPr>
        <w:t xml:space="preserve"> </w:t>
      </w:r>
      <w:proofErr w:type="spellStart"/>
      <w:r w:rsidRPr="00975B1A">
        <w:rPr>
          <w:sz w:val="24"/>
          <w:szCs w:val="24"/>
        </w:rPr>
        <w:t>dimesions</w:t>
      </w:r>
      <w:proofErr w:type="spellEnd"/>
      <w:r w:rsidRPr="00975B1A">
        <w:rPr>
          <w:spacing w:val="38"/>
          <w:sz w:val="24"/>
          <w:szCs w:val="24"/>
        </w:rPr>
        <w:t xml:space="preserve"> </w:t>
      </w:r>
      <w:r w:rsidRPr="00975B1A">
        <w:rPr>
          <w:sz w:val="24"/>
          <w:szCs w:val="24"/>
        </w:rPr>
        <w:t>of</w:t>
      </w:r>
      <w:r w:rsidRPr="00975B1A">
        <w:rPr>
          <w:spacing w:val="35"/>
          <w:sz w:val="24"/>
          <w:szCs w:val="24"/>
        </w:rPr>
        <w:t xml:space="preserve"> </w:t>
      </w:r>
      <w:r w:rsidRPr="00975B1A">
        <w:rPr>
          <w:sz w:val="24"/>
          <w:szCs w:val="24"/>
        </w:rPr>
        <w:t>the</w:t>
      </w:r>
      <w:r w:rsidRPr="00975B1A">
        <w:rPr>
          <w:spacing w:val="-67"/>
          <w:sz w:val="24"/>
          <w:szCs w:val="24"/>
        </w:rPr>
        <w:t xml:space="preserve"> </w:t>
      </w:r>
      <w:r w:rsidRPr="00975B1A">
        <w:rPr>
          <w:sz w:val="24"/>
          <w:szCs w:val="24"/>
        </w:rPr>
        <w:t>Training images</w:t>
      </w:r>
      <w:r w:rsidRPr="00975B1A">
        <w:rPr>
          <w:spacing w:val="3"/>
          <w:sz w:val="24"/>
          <w:szCs w:val="24"/>
        </w:rPr>
        <w:t xml:space="preserve"> </w:t>
      </w:r>
      <w:r w:rsidRPr="00975B1A">
        <w:rPr>
          <w:sz w:val="24"/>
          <w:szCs w:val="24"/>
        </w:rPr>
        <w:t>are</w:t>
      </w:r>
      <w:r w:rsidRPr="00975B1A">
        <w:rPr>
          <w:spacing w:val="2"/>
          <w:sz w:val="24"/>
          <w:szCs w:val="24"/>
        </w:rPr>
        <w:t xml:space="preserve"> </w:t>
      </w:r>
      <w:r w:rsidRPr="00975B1A">
        <w:rPr>
          <w:sz w:val="24"/>
          <w:szCs w:val="24"/>
        </w:rPr>
        <w:t>wrong</w:t>
      </w:r>
      <w:r w:rsidRPr="00975B1A">
        <w:rPr>
          <w:spacing w:val="-4"/>
          <w:sz w:val="24"/>
          <w:szCs w:val="24"/>
        </w:rPr>
        <w:t xml:space="preserve"> </w:t>
      </w:r>
      <w:r w:rsidRPr="00975B1A">
        <w:rPr>
          <w:sz w:val="24"/>
          <w:szCs w:val="24"/>
        </w:rPr>
        <w:t>"</w:t>
      </w:r>
      <w:r w:rsidRPr="00975B1A">
        <w:rPr>
          <w:spacing w:val="1"/>
          <w:sz w:val="24"/>
          <w:szCs w:val="24"/>
        </w:rPr>
        <w:t xml:space="preserve"> </w:t>
      </w:r>
      <w:r w:rsidRPr="00975B1A">
        <w:rPr>
          <w:sz w:val="24"/>
          <w:szCs w:val="24"/>
        </w:rPr>
        <w:t>assert(</w:t>
      </w:r>
      <w:proofErr w:type="spellStart"/>
      <w:r w:rsidRPr="00975B1A">
        <w:rPr>
          <w:sz w:val="24"/>
          <w:szCs w:val="24"/>
        </w:rPr>
        <w:t>X_validation.shape</w:t>
      </w:r>
      <w:proofErr w:type="spellEnd"/>
      <w:r w:rsidRPr="00975B1A">
        <w:rPr>
          <w:sz w:val="24"/>
          <w:szCs w:val="24"/>
        </w:rPr>
        <w:t>[1:]==(</w:t>
      </w:r>
      <w:proofErr w:type="spellStart"/>
      <w:r w:rsidRPr="00975B1A">
        <w:rPr>
          <w:sz w:val="24"/>
          <w:szCs w:val="24"/>
        </w:rPr>
        <w:t>imageDimesions</w:t>
      </w:r>
      <w:proofErr w:type="spellEnd"/>
      <w:r w:rsidRPr="00975B1A">
        <w:rPr>
          <w:sz w:val="24"/>
          <w:szCs w:val="24"/>
        </w:rPr>
        <w:t>)),"</w:t>
      </w:r>
      <w:r w:rsidRPr="00975B1A">
        <w:rPr>
          <w:spacing w:val="38"/>
          <w:sz w:val="24"/>
          <w:szCs w:val="24"/>
        </w:rPr>
        <w:t xml:space="preserve"> </w:t>
      </w:r>
      <w:r w:rsidRPr="00975B1A">
        <w:rPr>
          <w:sz w:val="24"/>
          <w:szCs w:val="24"/>
        </w:rPr>
        <w:t>The</w:t>
      </w:r>
      <w:r w:rsidRPr="00975B1A">
        <w:rPr>
          <w:spacing w:val="38"/>
          <w:sz w:val="24"/>
          <w:szCs w:val="24"/>
        </w:rPr>
        <w:t xml:space="preserve"> </w:t>
      </w:r>
      <w:proofErr w:type="spellStart"/>
      <w:r w:rsidRPr="00975B1A">
        <w:rPr>
          <w:sz w:val="24"/>
          <w:szCs w:val="24"/>
        </w:rPr>
        <w:t>dimesionas</w:t>
      </w:r>
      <w:proofErr w:type="spellEnd"/>
      <w:r w:rsidRPr="00975B1A">
        <w:rPr>
          <w:spacing w:val="39"/>
          <w:sz w:val="24"/>
          <w:szCs w:val="24"/>
        </w:rPr>
        <w:t xml:space="preserve"> </w:t>
      </w:r>
      <w:r w:rsidRPr="00975B1A">
        <w:rPr>
          <w:sz w:val="24"/>
          <w:szCs w:val="24"/>
        </w:rPr>
        <w:t>of</w:t>
      </w:r>
      <w:r w:rsidRPr="00975B1A">
        <w:rPr>
          <w:spacing w:val="-67"/>
          <w:sz w:val="24"/>
          <w:szCs w:val="24"/>
        </w:rPr>
        <w:t xml:space="preserve"> </w:t>
      </w:r>
      <w:r w:rsidRPr="00975B1A">
        <w:rPr>
          <w:sz w:val="24"/>
          <w:szCs w:val="24"/>
        </w:rPr>
        <w:t>the</w:t>
      </w:r>
      <w:r w:rsidRPr="00975B1A">
        <w:rPr>
          <w:spacing w:val="1"/>
          <w:sz w:val="24"/>
          <w:szCs w:val="24"/>
        </w:rPr>
        <w:t xml:space="preserve"> </w:t>
      </w:r>
      <w:r w:rsidRPr="00975B1A">
        <w:rPr>
          <w:sz w:val="24"/>
          <w:szCs w:val="24"/>
        </w:rPr>
        <w:t>Validation</w:t>
      </w:r>
      <w:r w:rsidRPr="00975B1A">
        <w:rPr>
          <w:spacing w:val="1"/>
          <w:sz w:val="24"/>
          <w:szCs w:val="24"/>
        </w:rPr>
        <w:t xml:space="preserve"> </w:t>
      </w:r>
      <w:r w:rsidRPr="00975B1A">
        <w:rPr>
          <w:sz w:val="24"/>
          <w:szCs w:val="24"/>
        </w:rPr>
        <w:t>images</w:t>
      </w:r>
      <w:r w:rsidRPr="00975B1A">
        <w:rPr>
          <w:spacing w:val="2"/>
          <w:sz w:val="24"/>
          <w:szCs w:val="24"/>
        </w:rPr>
        <w:t xml:space="preserve"> </w:t>
      </w:r>
      <w:r w:rsidRPr="00975B1A">
        <w:rPr>
          <w:sz w:val="24"/>
          <w:szCs w:val="24"/>
        </w:rPr>
        <w:t>are</w:t>
      </w:r>
      <w:r w:rsidRPr="00975B1A">
        <w:rPr>
          <w:spacing w:val="2"/>
          <w:sz w:val="24"/>
          <w:szCs w:val="24"/>
        </w:rPr>
        <w:t xml:space="preserve"> </w:t>
      </w:r>
      <w:r w:rsidRPr="00975B1A">
        <w:rPr>
          <w:sz w:val="24"/>
          <w:szCs w:val="24"/>
        </w:rPr>
        <w:t>wrong</w:t>
      </w:r>
      <w:r w:rsidRPr="00975B1A">
        <w:rPr>
          <w:spacing w:val="1"/>
          <w:sz w:val="24"/>
          <w:szCs w:val="24"/>
        </w:rPr>
        <w:t xml:space="preserve"> </w:t>
      </w:r>
      <w:r w:rsidRPr="00975B1A">
        <w:rPr>
          <w:sz w:val="24"/>
          <w:szCs w:val="24"/>
        </w:rPr>
        <w:t>"</w:t>
      </w:r>
    </w:p>
    <w:p w:rsidR="00975B1A" w:rsidRPr="00975B1A" w:rsidRDefault="00975B1A" w:rsidP="00975B1A">
      <w:pPr>
        <w:spacing w:line="252" w:lineRule="auto"/>
        <w:rPr>
          <w:sz w:val="24"/>
          <w:szCs w:val="24"/>
        </w:rPr>
      </w:pPr>
    </w:p>
    <w:p w:rsidR="00975B1A" w:rsidRPr="00975B1A" w:rsidRDefault="00975B1A" w:rsidP="00975B1A">
      <w:pPr>
        <w:pStyle w:val="BodyText"/>
        <w:spacing w:before="75" w:line="247" w:lineRule="auto"/>
        <w:ind w:left="100" w:right="1838"/>
        <w:rPr>
          <w:sz w:val="24"/>
          <w:szCs w:val="24"/>
        </w:rPr>
      </w:pPr>
      <w:proofErr w:type="gramStart"/>
      <w:r w:rsidRPr="00975B1A">
        <w:rPr>
          <w:sz w:val="24"/>
          <w:szCs w:val="24"/>
        </w:rPr>
        <w:t>assert(</w:t>
      </w:r>
      <w:proofErr w:type="spellStart"/>
      <w:proofErr w:type="gramEnd"/>
      <w:r w:rsidRPr="00975B1A">
        <w:rPr>
          <w:sz w:val="24"/>
          <w:szCs w:val="24"/>
        </w:rPr>
        <w:t>X_test.shape</w:t>
      </w:r>
      <w:proofErr w:type="spellEnd"/>
      <w:r w:rsidRPr="00975B1A">
        <w:rPr>
          <w:sz w:val="24"/>
          <w:szCs w:val="24"/>
        </w:rPr>
        <w:t>[1:]==(</w:t>
      </w:r>
      <w:proofErr w:type="spellStart"/>
      <w:r w:rsidRPr="00975B1A">
        <w:rPr>
          <w:sz w:val="24"/>
          <w:szCs w:val="24"/>
        </w:rPr>
        <w:t>imageDimesions</w:t>
      </w:r>
      <w:proofErr w:type="spellEnd"/>
      <w:r w:rsidRPr="00975B1A">
        <w:rPr>
          <w:sz w:val="24"/>
          <w:szCs w:val="24"/>
        </w:rPr>
        <w:t>)),"</w:t>
      </w:r>
      <w:r w:rsidRPr="00975B1A">
        <w:rPr>
          <w:spacing w:val="38"/>
          <w:sz w:val="24"/>
          <w:szCs w:val="24"/>
        </w:rPr>
        <w:t xml:space="preserve"> </w:t>
      </w:r>
      <w:r w:rsidRPr="00975B1A">
        <w:rPr>
          <w:sz w:val="24"/>
          <w:szCs w:val="24"/>
        </w:rPr>
        <w:t>The</w:t>
      </w:r>
      <w:r w:rsidRPr="00975B1A">
        <w:rPr>
          <w:spacing w:val="37"/>
          <w:sz w:val="24"/>
          <w:szCs w:val="24"/>
        </w:rPr>
        <w:t xml:space="preserve"> </w:t>
      </w:r>
      <w:proofErr w:type="spellStart"/>
      <w:r w:rsidRPr="00975B1A">
        <w:rPr>
          <w:sz w:val="24"/>
          <w:szCs w:val="24"/>
        </w:rPr>
        <w:t>dimesionas</w:t>
      </w:r>
      <w:proofErr w:type="spellEnd"/>
      <w:r w:rsidRPr="00975B1A">
        <w:rPr>
          <w:spacing w:val="38"/>
          <w:sz w:val="24"/>
          <w:szCs w:val="24"/>
        </w:rPr>
        <w:t xml:space="preserve"> </w:t>
      </w:r>
      <w:r w:rsidRPr="00975B1A">
        <w:rPr>
          <w:sz w:val="24"/>
          <w:szCs w:val="24"/>
        </w:rPr>
        <w:t>of</w:t>
      </w:r>
      <w:r w:rsidRPr="00975B1A">
        <w:rPr>
          <w:spacing w:val="31"/>
          <w:sz w:val="24"/>
          <w:szCs w:val="24"/>
        </w:rPr>
        <w:t xml:space="preserve"> </w:t>
      </w:r>
      <w:r w:rsidRPr="00975B1A">
        <w:rPr>
          <w:sz w:val="24"/>
          <w:szCs w:val="24"/>
        </w:rPr>
        <w:t>the</w:t>
      </w:r>
      <w:r w:rsidRPr="00975B1A">
        <w:rPr>
          <w:spacing w:val="-67"/>
          <w:sz w:val="24"/>
          <w:szCs w:val="24"/>
        </w:rPr>
        <w:t xml:space="preserve"> </w:t>
      </w:r>
      <w:r w:rsidRPr="00975B1A">
        <w:rPr>
          <w:sz w:val="24"/>
          <w:szCs w:val="24"/>
        </w:rPr>
        <w:t>Test images</w:t>
      </w:r>
      <w:r w:rsidRPr="00975B1A">
        <w:rPr>
          <w:spacing w:val="3"/>
          <w:sz w:val="24"/>
          <w:szCs w:val="24"/>
        </w:rPr>
        <w:t xml:space="preserve"> </w:t>
      </w:r>
      <w:r w:rsidRPr="00975B1A">
        <w:rPr>
          <w:sz w:val="24"/>
          <w:szCs w:val="24"/>
        </w:rPr>
        <w:t>are</w:t>
      </w:r>
      <w:r w:rsidRPr="00975B1A">
        <w:rPr>
          <w:spacing w:val="2"/>
          <w:sz w:val="24"/>
          <w:szCs w:val="24"/>
        </w:rPr>
        <w:t xml:space="preserve"> </w:t>
      </w:r>
      <w:r w:rsidRPr="00975B1A">
        <w:rPr>
          <w:sz w:val="24"/>
          <w:szCs w:val="24"/>
        </w:rPr>
        <w:t>wrong"</w:t>
      </w:r>
    </w:p>
    <w:p w:rsidR="00975B1A" w:rsidRDefault="00975B1A" w:rsidP="00975B1A">
      <w:pPr>
        <w:spacing w:line="252" w:lineRule="auto"/>
      </w:pPr>
    </w:p>
    <w:p w:rsidR="00975B1A" w:rsidRDefault="00975B1A" w:rsidP="00975B1A">
      <w:pPr>
        <w:spacing w:line="252" w:lineRule="auto"/>
      </w:pPr>
      <w:r w:rsidRPr="009D1296">
        <w:rPr>
          <w:noProof/>
        </w:rPr>
        <w:lastRenderedPageBreak/>
        <w:drawing>
          <wp:inline distT="0" distB="0" distL="0" distR="0" wp14:anchorId="26D1FC2C" wp14:editId="60C3E878">
            <wp:extent cx="6468175" cy="5604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10596" cy="572830"/>
                    </a:xfrm>
                    <a:prstGeom prst="rect">
                      <a:avLst/>
                    </a:prstGeom>
                  </pic:spPr>
                </pic:pic>
              </a:graphicData>
            </a:graphic>
          </wp:inline>
        </w:drawing>
      </w:r>
    </w:p>
    <w:p w:rsidR="00975B1A" w:rsidRPr="0026246D" w:rsidRDefault="00975B1A" w:rsidP="00975B1A">
      <w:pPr>
        <w:rPr>
          <w:color w:val="000000" w:themeColor="text1"/>
          <w:sz w:val="28"/>
          <w:szCs w:val="28"/>
        </w:rPr>
      </w:pPr>
      <w:r w:rsidRPr="0026246D">
        <w:rPr>
          <w:color w:val="000000" w:themeColor="text1"/>
          <w:sz w:val="28"/>
          <w:szCs w:val="28"/>
        </w:rPr>
        <w:t>############################### READ CSV FILE</w:t>
      </w:r>
    </w:p>
    <w:p w:rsidR="00975B1A" w:rsidRPr="0026246D" w:rsidRDefault="00975B1A" w:rsidP="00975B1A">
      <w:pPr>
        <w:rPr>
          <w:color w:val="000000" w:themeColor="text1"/>
          <w:sz w:val="28"/>
          <w:szCs w:val="28"/>
        </w:rPr>
      </w:pPr>
      <w:proofErr w:type="gramStart"/>
      <w:r w:rsidRPr="0026246D">
        <w:rPr>
          <w:color w:val="000000" w:themeColor="text1"/>
          <w:sz w:val="28"/>
          <w:szCs w:val="28"/>
        </w:rPr>
        <w:t>data=</w:t>
      </w:r>
      <w:proofErr w:type="gramEnd"/>
      <w:r w:rsidRPr="0026246D">
        <w:rPr>
          <w:color w:val="000000" w:themeColor="text1"/>
          <w:sz w:val="28"/>
          <w:szCs w:val="28"/>
        </w:rPr>
        <w:t>pd.read_csv(r'C:\Users\LAVANYA\Downloads\TRAFFIC\kkk\labels.csv')</w:t>
      </w:r>
    </w:p>
    <w:p w:rsidR="00975B1A" w:rsidRDefault="00975B1A" w:rsidP="00975B1A">
      <w:pPr>
        <w:rPr>
          <w:color w:val="000000" w:themeColor="text1"/>
          <w:sz w:val="28"/>
          <w:szCs w:val="28"/>
        </w:rPr>
      </w:pPr>
      <w:proofErr w:type="gramStart"/>
      <w:r w:rsidRPr="0026246D">
        <w:rPr>
          <w:color w:val="000000" w:themeColor="text1"/>
          <w:sz w:val="28"/>
          <w:szCs w:val="28"/>
        </w:rPr>
        <w:t>print(</w:t>
      </w:r>
      <w:proofErr w:type="gramEnd"/>
      <w:r w:rsidRPr="0026246D">
        <w:rPr>
          <w:color w:val="000000" w:themeColor="text1"/>
          <w:sz w:val="28"/>
          <w:szCs w:val="28"/>
        </w:rPr>
        <w:t>"data shape ",</w:t>
      </w:r>
      <w:proofErr w:type="spellStart"/>
      <w:r w:rsidRPr="0026246D">
        <w:rPr>
          <w:color w:val="000000" w:themeColor="text1"/>
          <w:sz w:val="28"/>
          <w:szCs w:val="28"/>
        </w:rPr>
        <w:t>data.shape,type</w:t>
      </w:r>
      <w:proofErr w:type="spellEnd"/>
      <w:r w:rsidRPr="0026246D">
        <w:rPr>
          <w:color w:val="000000" w:themeColor="text1"/>
          <w:sz w:val="28"/>
          <w:szCs w:val="28"/>
        </w:rPr>
        <w:t>(data))</w:t>
      </w:r>
    </w:p>
    <w:p w:rsidR="00975B1A" w:rsidRDefault="00975B1A" w:rsidP="00975B1A">
      <w:pPr>
        <w:rPr>
          <w:color w:val="000000" w:themeColor="text1"/>
          <w:sz w:val="28"/>
          <w:szCs w:val="28"/>
        </w:rPr>
      </w:pPr>
    </w:p>
    <w:p w:rsidR="00975B1A" w:rsidRPr="0026246D" w:rsidRDefault="00975B1A" w:rsidP="00975B1A">
      <w:pPr>
        <w:rPr>
          <w:color w:val="000000" w:themeColor="text1"/>
          <w:sz w:val="28"/>
          <w:szCs w:val="28"/>
        </w:rPr>
      </w:pPr>
      <w:r w:rsidRPr="0026246D">
        <w:rPr>
          <w:noProof/>
          <w:color w:val="000000" w:themeColor="text1"/>
          <w:sz w:val="28"/>
          <w:szCs w:val="28"/>
        </w:rPr>
        <w:drawing>
          <wp:inline distT="0" distB="0" distL="0" distR="0" wp14:anchorId="56BA29AF" wp14:editId="3EDDF7E4">
            <wp:extent cx="5610226" cy="3450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8007" cy="350455"/>
                    </a:xfrm>
                    <a:prstGeom prst="rect">
                      <a:avLst/>
                    </a:prstGeom>
                  </pic:spPr>
                </pic:pic>
              </a:graphicData>
            </a:graphic>
          </wp:inline>
        </w:drawing>
      </w:r>
    </w:p>
    <w:p w:rsidR="00975B1A" w:rsidRDefault="00975B1A" w:rsidP="00975B1A"/>
    <w:p w:rsidR="00975B1A" w:rsidRPr="00975B1A" w:rsidRDefault="00975B1A" w:rsidP="00975B1A">
      <w:pPr>
        <w:pStyle w:val="BodyText"/>
        <w:spacing w:before="8"/>
        <w:rPr>
          <w:sz w:val="24"/>
          <w:szCs w:val="24"/>
        </w:rPr>
        <w:sectPr w:rsidR="00975B1A" w:rsidRPr="00975B1A" w:rsidSect="00BA728F">
          <w:pgSz w:w="11910" w:h="16840"/>
          <w:pgMar w:top="1426" w:right="950" w:bottom="1181" w:left="1339" w:header="0" w:footer="922" w:gutter="0"/>
          <w:pgBorders w:offsetFrom="page">
            <w:top w:val="single" w:sz="4" w:space="24" w:color="auto"/>
            <w:left w:val="single" w:sz="4" w:space="24" w:color="auto"/>
            <w:bottom w:val="single" w:sz="4" w:space="24" w:color="auto"/>
            <w:right w:val="single" w:sz="4" w:space="24" w:color="auto"/>
          </w:pgBorders>
          <w:cols w:space="720"/>
        </w:sectPr>
      </w:pPr>
    </w:p>
    <w:p w:rsidR="0044095D" w:rsidRDefault="00DB0720" w:rsidP="00DB0720">
      <w:pPr>
        <w:pStyle w:val="BodyText"/>
      </w:pPr>
      <w:r>
        <w:lastRenderedPageBreak/>
        <w:t xml:space="preserve">  </w:t>
      </w:r>
      <w:r w:rsidR="0044095D">
        <w:t>DISPLAY SOME</w:t>
      </w:r>
      <w:r w:rsidR="0044095D">
        <w:rPr>
          <w:spacing w:val="1"/>
        </w:rPr>
        <w:t xml:space="preserve"> </w:t>
      </w:r>
      <w:r w:rsidR="0044095D">
        <w:t>SAMPLES</w:t>
      </w:r>
      <w:r w:rsidR="0044095D">
        <w:rPr>
          <w:spacing w:val="-2"/>
        </w:rPr>
        <w:t xml:space="preserve"> </w:t>
      </w:r>
      <w:r w:rsidR="0044095D">
        <w:t>IMAGES</w:t>
      </w:r>
      <w:r w:rsidR="0044095D">
        <w:rPr>
          <w:spacing w:val="69"/>
        </w:rPr>
        <w:t xml:space="preserve"> </w:t>
      </w:r>
      <w:r w:rsidR="0044095D">
        <w:t>OF</w:t>
      </w:r>
      <w:r w:rsidR="0044095D">
        <w:rPr>
          <w:spacing w:val="-7"/>
        </w:rPr>
        <w:t xml:space="preserve"> </w:t>
      </w:r>
      <w:r w:rsidR="0044095D">
        <w:t>ALL</w:t>
      </w:r>
      <w:r w:rsidR="0044095D">
        <w:rPr>
          <w:spacing w:val="-3"/>
        </w:rPr>
        <w:t xml:space="preserve"> </w:t>
      </w:r>
      <w:r w:rsidR="0044095D">
        <w:t>THE</w:t>
      </w:r>
      <w:r w:rsidR="0044095D">
        <w:rPr>
          <w:spacing w:val="-3"/>
        </w:rPr>
        <w:t xml:space="preserve"> </w:t>
      </w:r>
      <w:r w:rsidR="0044095D">
        <w:t>CLASSES:</w:t>
      </w:r>
    </w:p>
    <w:p w:rsidR="0044095D" w:rsidRPr="00975B1A" w:rsidRDefault="0044095D" w:rsidP="0044095D">
      <w:pPr>
        <w:pStyle w:val="BodyText"/>
        <w:spacing w:before="24" w:line="256" w:lineRule="auto"/>
        <w:ind w:left="100" w:right="7672"/>
        <w:rPr>
          <w:sz w:val="24"/>
          <w:szCs w:val="24"/>
        </w:rPr>
      </w:pPr>
      <w:proofErr w:type="spellStart"/>
      <w:r w:rsidRPr="00975B1A">
        <w:rPr>
          <w:sz w:val="24"/>
          <w:szCs w:val="24"/>
        </w:rPr>
        <w:t>num_of_samples</w:t>
      </w:r>
      <w:proofErr w:type="spellEnd"/>
      <w:r w:rsidRPr="00975B1A">
        <w:rPr>
          <w:sz w:val="24"/>
          <w:szCs w:val="24"/>
        </w:rPr>
        <w:t xml:space="preserve"> = []</w:t>
      </w:r>
      <w:r w:rsidRPr="00975B1A">
        <w:rPr>
          <w:spacing w:val="-67"/>
          <w:sz w:val="24"/>
          <w:szCs w:val="24"/>
        </w:rPr>
        <w:t xml:space="preserve"> </w:t>
      </w:r>
      <w:r w:rsidRPr="00975B1A">
        <w:rPr>
          <w:sz w:val="24"/>
          <w:szCs w:val="24"/>
        </w:rPr>
        <w:t>cols</w:t>
      </w:r>
      <w:r w:rsidRPr="00975B1A">
        <w:rPr>
          <w:spacing w:val="2"/>
          <w:sz w:val="24"/>
          <w:szCs w:val="24"/>
        </w:rPr>
        <w:t xml:space="preserve"> </w:t>
      </w:r>
      <w:r w:rsidRPr="00975B1A">
        <w:rPr>
          <w:sz w:val="24"/>
          <w:szCs w:val="24"/>
        </w:rPr>
        <w:t>=</w:t>
      </w:r>
      <w:r w:rsidRPr="00975B1A">
        <w:rPr>
          <w:spacing w:val="2"/>
          <w:sz w:val="24"/>
          <w:szCs w:val="24"/>
        </w:rPr>
        <w:t xml:space="preserve"> </w:t>
      </w:r>
      <w:r w:rsidRPr="00975B1A">
        <w:rPr>
          <w:sz w:val="24"/>
          <w:szCs w:val="24"/>
        </w:rPr>
        <w:t>5</w:t>
      </w:r>
    </w:p>
    <w:p w:rsidR="0044095D" w:rsidRPr="00975B1A" w:rsidRDefault="0044095D" w:rsidP="0044095D">
      <w:pPr>
        <w:pStyle w:val="BodyText"/>
        <w:spacing w:before="2"/>
        <w:ind w:left="100"/>
        <w:rPr>
          <w:sz w:val="24"/>
          <w:szCs w:val="24"/>
        </w:rPr>
      </w:pPr>
      <w:proofErr w:type="spellStart"/>
      <w:r w:rsidRPr="00975B1A">
        <w:rPr>
          <w:sz w:val="24"/>
          <w:szCs w:val="24"/>
        </w:rPr>
        <w:t>num_classes</w:t>
      </w:r>
      <w:proofErr w:type="spellEnd"/>
      <w:r w:rsidRPr="00975B1A">
        <w:rPr>
          <w:spacing w:val="-5"/>
          <w:sz w:val="24"/>
          <w:szCs w:val="24"/>
        </w:rPr>
        <w:t xml:space="preserve"> </w:t>
      </w:r>
      <w:r w:rsidRPr="00975B1A">
        <w:rPr>
          <w:sz w:val="24"/>
          <w:szCs w:val="24"/>
        </w:rPr>
        <w:t>=</w:t>
      </w:r>
      <w:r w:rsidRPr="00975B1A">
        <w:rPr>
          <w:spacing w:val="-5"/>
          <w:sz w:val="24"/>
          <w:szCs w:val="24"/>
        </w:rPr>
        <w:t xml:space="preserve"> </w:t>
      </w:r>
      <w:proofErr w:type="spellStart"/>
      <w:r w:rsidRPr="00975B1A">
        <w:rPr>
          <w:sz w:val="24"/>
          <w:szCs w:val="24"/>
        </w:rPr>
        <w:t>noOfClasses</w:t>
      </w:r>
      <w:proofErr w:type="spellEnd"/>
    </w:p>
    <w:p w:rsidR="0044095D" w:rsidRPr="00975B1A" w:rsidRDefault="0044095D" w:rsidP="0044095D">
      <w:pPr>
        <w:pStyle w:val="BodyText"/>
        <w:spacing w:before="29" w:line="256" w:lineRule="auto"/>
        <w:ind w:left="100" w:right="1167"/>
        <w:rPr>
          <w:sz w:val="24"/>
          <w:szCs w:val="24"/>
        </w:rPr>
      </w:pPr>
      <w:proofErr w:type="gramStart"/>
      <w:r w:rsidRPr="00975B1A">
        <w:rPr>
          <w:sz w:val="24"/>
          <w:szCs w:val="24"/>
        </w:rPr>
        <w:t>fig</w:t>
      </w:r>
      <w:proofErr w:type="gramEnd"/>
      <w:r w:rsidRPr="00975B1A">
        <w:rPr>
          <w:sz w:val="24"/>
          <w:szCs w:val="24"/>
        </w:rPr>
        <w:t>,</w:t>
      </w:r>
      <w:r w:rsidRPr="00975B1A">
        <w:rPr>
          <w:spacing w:val="-6"/>
          <w:sz w:val="24"/>
          <w:szCs w:val="24"/>
        </w:rPr>
        <w:t xml:space="preserve"> </w:t>
      </w:r>
      <w:proofErr w:type="spellStart"/>
      <w:r w:rsidRPr="00975B1A">
        <w:rPr>
          <w:sz w:val="24"/>
          <w:szCs w:val="24"/>
        </w:rPr>
        <w:t>axs</w:t>
      </w:r>
      <w:proofErr w:type="spellEnd"/>
      <w:r w:rsidRPr="00975B1A">
        <w:rPr>
          <w:spacing w:val="-6"/>
          <w:sz w:val="24"/>
          <w:szCs w:val="24"/>
        </w:rPr>
        <w:t xml:space="preserve"> </w:t>
      </w:r>
      <w:r w:rsidRPr="00975B1A">
        <w:rPr>
          <w:sz w:val="24"/>
          <w:szCs w:val="24"/>
        </w:rPr>
        <w:t>=</w:t>
      </w:r>
      <w:r w:rsidRPr="00975B1A">
        <w:rPr>
          <w:spacing w:val="-7"/>
          <w:sz w:val="24"/>
          <w:szCs w:val="24"/>
        </w:rPr>
        <w:t xml:space="preserve"> </w:t>
      </w:r>
      <w:proofErr w:type="spellStart"/>
      <w:r w:rsidRPr="00975B1A">
        <w:rPr>
          <w:sz w:val="24"/>
          <w:szCs w:val="24"/>
        </w:rPr>
        <w:t>plt.subplots</w:t>
      </w:r>
      <w:proofErr w:type="spellEnd"/>
      <w:r w:rsidRPr="00975B1A">
        <w:rPr>
          <w:sz w:val="24"/>
          <w:szCs w:val="24"/>
        </w:rPr>
        <w:t>(</w:t>
      </w:r>
      <w:proofErr w:type="spellStart"/>
      <w:r w:rsidRPr="00975B1A">
        <w:rPr>
          <w:sz w:val="24"/>
          <w:szCs w:val="24"/>
        </w:rPr>
        <w:t>nrows</w:t>
      </w:r>
      <w:proofErr w:type="spellEnd"/>
      <w:r w:rsidRPr="00975B1A">
        <w:rPr>
          <w:sz w:val="24"/>
          <w:szCs w:val="24"/>
        </w:rPr>
        <w:t>=</w:t>
      </w:r>
      <w:proofErr w:type="spellStart"/>
      <w:r w:rsidRPr="00975B1A">
        <w:rPr>
          <w:sz w:val="24"/>
          <w:szCs w:val="24"/>
        </w:rPr>
        <w:t>num_classes</w:t>
      </w:r>
      <w:proofErr w:type="spellEnd"/>
      <w:r w:rsidRPr="00975B1A">
        <w:rPr>
          <w:sz w:val="24"/>
          <w:szCs w:val="24"/>
        </w:rPr>
        <w:t>,</w:t>
      </w:r>
      <w:r w:rsidRPr="00975B1A">
        <w:rPr>
          <w:spacing w:val="-9"/>
          <w:sz w:val="24"/>
          <w:szCs w:val="24"/>
        </w:rPr>
        <w:t xml:space="preserve"> </w:t>
      </w:r>
      <w:proofErr w:type="spellStart"/>
      <w:r w:rsidRPr="00975B1A">
        <w:rPr>
          <w:sz w:val="24"/>
          <w:szCs w:val="24"/>
        </w:rPr>
        <w:t>ncols</w:t>
      </w:r>
      <w:proofErr w:type="spellEnd"/>
      <w:r w:rsidRPr="00975B1A">
        <w:rPr>
          <w:sz w:val="24"/>
          <w:szCs w:val="24"/>
        </w:rPr>
        <w:t>=cols,</w:t>
      </w:r>
      <w:r w:rsidRPr="00975B1A">
        <w:rPr>
          <w:spacing w:val="-2"/>
          <w:sz w:val="24"/>
          <w:szCs w:val="24"/>
        </w:rPr>
        <w:t xml:space="preserve"> </w:t>
      </w:r>
      <w:proofErr w:type="spellStart"/>
      <w:r w:rsidRPr="00975B1A">
        <w:rPr>
          <w:sz w:val="24"/>
          <w:szCs w:val="24"/>
        </w:rPr>
        <w:t>figsize</w:t>
      </w:r>
      <w:proofErr w:type="spellEnd"/>
      <w:r w:rsidRPr="00975B1A">
        <w:rPr>
          <w:sz w:val="24"/>
          <w:szCs w:val="24"/>
        </w:rPr>
        <w:t>=(5,</w:t>
      </w:r>
      <w:r w:rsidRPr="00975B1A">
        <w:rPr>
          <w:spacing w:val="-5"/>
          <w:sz w:val="24"/>
          <w:szCs w:val="24"/>
        </w:rPr>
        <w:t xml:space="preserve"> </w:t>
      </w:r>
      <w:r w:rsidRPr="00975B1A">
        <w:rPr>
          <w:sz w:val="24"/>
          <w:szCs w:val="24"/>
        </w:rPr>
        <w:t>300))</w:t>
      </w:r>
      <w:r w:rsidRPr="00975B1A">
        <w:rPr>
          <w:spacing w:val="-67"/>
          <w:sz w:val="24"/>
          <w:szCs w:val="24"/>
        </w:rPr>
        <w:t xml:space="preserve"> </w:t>
      </w:r>
      <w:proofErr w:type="spellStart"/>
      <w:r w:rsidRPr="00975B1A">
        <w:rPr>
          <w:sz w:val="24"/>
          <w:szCs w:val="24"/>
        </w:rPr>
        <w:t>fig.tight_layout</w:t>
      </w:r>
      <w:proofErr w:type="spellEnd"/>
      <w:r w:rsidRPr="00975B1A">
        <w:rPr>
          <w:sz w:val="24"/>
          <w:szCs w:val="24"/>
        </w:rPr>
        <w:t>()</w:t>
      </w:r>
    </w:p>
    <w:p w:rsidR="0044095D" w:rsidRPr="00975B1A" w:rsidRDefault="0044095D" w:rsidP="0044095D">
      <w:pPr>
        <w:pStyle w:val="BodyText"/>
        <w:spacing w:before="2"/>
        <w:ind w:left="100"/>
        <w:rPr>
          <w:sz w:val="24"/>
          <w:szCs w:val="24"/>
        </w:rPr>
      </w:pPr>
      <w:proofErr w:type="gramStart"/>
      <w:r w:rsidRPr="00975B1A">
        <w:rPr>
          <w:sz w:val="24"/>
          <w:szCs w:val="24"/>
        </w:rPr>
        <w:t>for</w:t>
      </w:r>
      <w:proofErr w:type="gramEnd"/>
      <w:r w:rsidRPr="00975B1A">
        <w:rPr>
          <w:spacing w:val="2"/>
          <w:sz w:val="24"/>
          <w:szCs w:val="24"/>
        </w:rPr>
        <w:t xml:space="preserve"> </w:t>
      </w:r>
      <w:proofErr w:type="spellStart"/>
      <w:r w:rsidRPr="00975B1A">
        <w:rPr>
          <w:sz w:val="24"/>
          <w:szCs w:val="24"/>
        </w:rPr>
        <w:t>i</w:t>
      </w:r>
      <w:proofErr w:type="spellEnd"/>
      <w:r w:rsidRPr="00975B1A">
        <w:rPr>
          <w:spacing w:val="-1"/>
          <w:sz w:val="24"/>
          <w:szCs w:val="24"/>
        </w:rPr>
        <w:t xml:space="preserve"> </w:t>
      </w:r>
      <w:r w:rsidRPr="00975B1A">
        <w:rPr>
          <w:sz w:val="24"/>
          <w:szCs w:val="24"/>
        </w:rPr>
        <w:t>in</w:t>
      </w:r>
      <w:r w:rsidRPr="00975B1A">
        <w:rPr>
          <w:spacing w:val="-7"/>
          <w:sz w:val="24"/>
          <w:szCs w:val="24"/>
        </w:rPr>
        <w:t xml:space="preserve"> </w:t>
      </w:r>
      <w:r w:rsidRPr="00975B1A">
        <w:rPr>
          <w:sz w:val="24"/>
          <w:szCs w:val="24"/>
        </w:rPr>
        <w:t>range(cols):</w:t>
      </w:r>
    </w:p>
    <w:p w:rsidR="0044095D" w:rsidRPr="00975B1A" w:rsidRDefault="0044095D" w:rsidP="0044095D">
      <w:pPr>
        <w:pStyle w:val="BodyText"/>
        <w:spacing w:before="24" w:line="256" w:lineRule="auto"/>
        <w:ind w:left="667" w:right="5678" w:hanging="284"/>
        <w:rPr>
          <w:sz w:val="24"/>
          <w:szCs w:val="24"/>
        </w:rPr>
      </w:pPr>
      <w:proofErr w:type="gramStart"/>
      <w:r w:rsidRPr="00975B1A">
        <w:rPr>
          <w:sz w:val="24"/>
          <w:szCs w:val="24"/>
        </w:rPr>
        <w:t>for</w:t>
      </w:r>
      <w:proofErr w:type="gramEnd"/>
      <w:r w:rsidRPr="00975B1A">
        <w:rPr>
          <w:spacing w:val="-1"/>
          <w:sz w:val="24"/>
          <w:szCs w:val="24"/>
        </w:rPr>
        <w:t xml:space="preserve"> </w:t>
      </w:r>
      <w:proofErr w:type="spellStart"/>
      <w:r w:rsidRPr="00975B1A">
        <w:rPr>
          <w:sz w:val="24"/>
          <w:szCs w:val="24"/>
        </w:rPr>
        <w:t>j,row</w:t>
      </w:r>
      <w:proofErr w:type="spellEnd"/>
      <w:r w:rsidRPr="00975B1A">
        <w:rPr>
          <w:spacing w:val="6"/>
          <w:sz w:val="24"/>
          <w:szCs w:val="24"/>
        </w:rPr>
        <w:t xml:space="preserve"> </w:t>
      </w:r>
      <w:r w:rsidRPr="00975B1A">
        <w:rPr>
          <w:sz w:val="24"/>
          <w:szCs w:val="24"/>
        </w:rPr>
        <w:t>in</w:t>
      </w:r>
      <w:r w:rsidRPr="00975B1A">
        <w:rPr>
          <w:spacing w:val="-5"/>
          <w:sz w:val="24"/>
          <w:szCs w:val="24"/>
        </w:rPr>
        <w:t xml:space="preserve"> </w:t>
      </w:r>
      <w:proofErr w:type="spellStart"/>
      <w:r w:rsidRPr="00975B1A">
        <w:rPr>
          <w:sz w:val="24"/>
          <w:szCs w:val="24"/>
        </w:rPr>
        <w:t>data.iterrows</w:t>
      </w:r>
      <w:proofErr w:type="spellEnd"/>
      <w:r w:rsidRPr="00975B1A">
        <w:rPr>
          <w:sz w:val="24"/>
          <w:szCs w:val="24"/>
        </w:rPr>
        <w:t>():</w:t>
      </w:r>
      <w:r w:rsidRPr="00975B1A">
        <w:rPr>
          <w:spacing w:val="1"/>
          <w:sz w:val="24"/>
          <w:szCs w:val="24"/>
        </w:rPr>
        <w:t xml:space="preserve"> </w:t>
      </w:r>
      <w:proofErr w:type="spellStart"/>
      <w:r w:rsidRPr="00975B1A">
        <w:rPr>
          <w:sz w:val="24"/>
          <w:szCs w:val="24"/>
        </w:rPr>
        <w:t>x_selected</w:t>
      </w:r>
      <w:proofErr w:type="spellEnd"/>
      <w:r w:rsidRPr="00975B1A">
        <w:rPr>
          <w:spacing w:val="-5"/>
          <w:sz w:val="24"/>
          <w:szCs w:val="24"/>
        </w:rPr>
        <w:t xml:space="preserve"> </w:t>
      </w:r>
      <w:r w:rsidRPr="00975B1A">
        <w:rPr>
          <w:sz w:val="24"/>
          <w:szCs w:val="24"/>
        </w:rPr>
        <w:t>=</w:t>
      </w:r>
      <w:r w:rsidRPr="00975B1A">
        <w:rPr>
          <w:spacing w:val="-5"/>
          <w:sz w:val="24"/>
          <w:szCs w:val="24"/>
        </w:rPr>
        <w:t xml:space="preserve"> </w:t>
      </w:r>
      <w:proofErr w:type="spellStart"/>
      <w:r w:rsidRPr="00975B1A">
        <w:rPr>
          <w:sz w:val="24"/>
          <w:szCs w:val="24"/>
        </w:rPr>
        <w:t>X_train</w:t>
      </w:r>
      <w:proofErr w:type="spellEnd"/>
      <w:r w:rsidRPr="00975B1A">
        <w:rPr>
          <w:sz w:val="24"/>
          <w:szCs w:val="24"/>
        </w:rPr>
        <w:t>[</w:t>
      </w:r>
      <w:proofErr w:type="spellStart"/>
      <w:r w:rsidRPr="00975B1A">
        <w:rPr>
          <w:sz w:val="24"/>
          <w:szCs w:val="24"/>
        </w:rPr>
        <w:t>y_train</w:t>
      </w:r>
      <w:proofErr w:type="spellEnd"/>
      <w:r w:rsidRPr="00975B1A">
        <w:rPr>
          <w:spacing w:val="-10"/>
          <w:sz w:val="24"/>
          <w:szCs w:val="24"/>
        </w:rPr>
        <w:t xml:space="preserve"> </w:t>
      </w:r>
      <w:r w:rsidRPr="00975B1A">
        <w:rPr>
          <w:sz w:val="24"/>
          <w:szCs w:val="24"/>
        </w:rPr>
        <w:t>==</w:t>
      </w:r>
      <w:r w:rsidRPr="00975B1A">
        <w:rPr>
          <w:spacing w:val="-4"/>
          <w:sz w:val="24"/>
          <w:szCs w:val="24"/>
        </w:rPr>
        <w:t xml:space="preserve"> </w:t>
      </w:r>
      <w:r w:rsidRPr="00975B1A">
        <w:rPr>
          <w:sz w:val="24"/>
          <w:szCs w:val="24"/>
        </w:rPr>
        <w:t>j]</w:t>
      </w:r>
    </w:p>
    <w:p w:rsidR="0044095D" w:rsidRPr="00975B1A" w:rsidRDefault="0044095D" w:rsidP="0044095D">
      <w:pPr>
        <w:pStyle w:val="BodyText"/>
        <w:spacing w:before="7"/>
        <w:ind w:left="667"/>
        <w:rPr>
          <w:sz w:val="24"/>
          <w:szCs w:val="24"/>
        </w:rPr>
      </w:pPr>
      <w:proofErr w:type="spellStart"/>
      <w:proofErr w:type="gramStart"/>
      <w:r w:rsidRPr="00975B1A">
        <w:rPr>
          <w:sz w:val="24"/>
          <w:szCs w:val="24"/>
        </w:rPr>
        <w:t>axs</w:t>
      </w:r>
      <w:proofErr w:type="spellEnd"/>
      <w:r w:rsidRPr="00975B1A">
        <w:rPr>
          <w:sz w:val="24"/>
          <w:szCs w:val="24"/>
        </w:rPr>
        <w:t>[</w:t>
      </w:r>
      <w:proofErr w:type="gramEnd"/>
      <w:r w:rsidRPr="00975B1A">
        <w:rPr>
          <w:sz w:val="24"/>
          <w:szCs w:val="24"/>
        </w:rPr>
        <w:t>j][</w:t>
      </w:r>
      <w:proofErr w:type="spellStart"/>
      <w:r w:rsidRPr="00975B1A">
        <w:rPr>
          <w:sz w:val="24"/>
          <w:szCs w:val="24"/>
        </w:rPr>
        <w:t>i</w:t>
      </w:r>
      <w:proofErr w:type="spellEnd"/>
      <w:r w:rsidRPr="00975B1A">
        <w:rPr>
          <w:sz w:val="24"/>
          <w:szCs w:val="24"/>
        </w:rPr>
        <w:t>].</w:t>
      </w:r>
      <w:proofErr w:type="spellStart"/>
      <w:r w:rsidRPr="00975B1A">
        <w:rPr>
          <w:sz w:val="24"/>
          <w:szCs w:val="24"/>
        </w:rPr>
        <w:t>imshow</w:t>
      </w:r>
      <w:proofErr w:type="spellEnd"/>
      <w:r w:rsidRPr="00975B1A">
        <w:rPr>
          <w:sz w:val="24"/>
          <w:szCs w:val="24"/>
        </w:rPr>
        <w:t>(</w:t>
      </w:r>
      <w:proofErr w:type="spellStart"/>
      <w:r w:rsidRPr="00975B1A">
        <w:rPr>
          <w:sz w:val="24"/>
          <w:szCs w:val="24"/>
        </w:rPr>
        <w:t>x_selected</w:t>
      </w:r>
      <w:proofErr w:type="spellEnd"/>
      <w:r w:rsidRPr="00975B1A">
        <w:rPr>
          <w:sz w:val="24"/>
          <w:szCs w:val="24"/>
        </w:rPr>
        <w:t>[</w:t>
      </w:r>
      <w:proofErr w:type="spellStart"/>
      <w:r w:rsidRPr="00975B1A">
        <w:rPr>
          <w:sz w:val="24"/>
          <w:szCs w:val="24"/>
        </w:rPr>
        <w:t>random.randint</w:t>
      </w:r>
      <w:proofErr w:type="spellEnd"/>
      <w:r w:rsidRPr="00975B1A">
        <w:rPr>
          <w:sz w:val="24"/>
          <w:szCs w:val="24"/>
        </w:rPr>
        <w:t>(0,</w:t>
      </w:r>
      <w:r w:rsidRPr="00975B1A">
        <w:rPr>
          <w:spacing w:val="17"/>
          <w:sz w:val="24"/>
          <w:szCs w:val="24"/>
        </w:rPr>
        <w:t xml:space="preserve"> </w:t>
      </w:r>
      <w:proofErr w:type="spellStart"/>
      <w:r w:rsidRPr="00975B1A">
        <w:rPr>
          <w:sz w:val="24"/>
          <w:szCs w:val="24"/>
        </w:rPr>
        <w:t>len</w:t>
      </w:r>
      <w:proofErr w:type="spellEnd"/>
      <w:r w:rsidRPr="00975B1A">
        <w:rPr>
          <w:sz w:val="24"/>
          <w:szCs w:val="24"/>
        </w:rPr>
        <w:t>(</w:t>
      </w:r>
      <w:proofErr w:type="spellStart"/>
      <w:r w:rsidRPr="00975B1A">
        <w:rPr>
          <w:sz w:val="24"/>
          <w:szCs w:val="24"/>
        </w:rPr>
        <w:t>x_selected</w:t>
      </w:r>
      <w:proofErr w:type="spellEnd"/>
      <w:r w:rsidRPr="00975B1A">
        <w:rPr>
          <w:sz w:val="24"/>
          <w:szCs w:val="24"/>
        </w:rPr>
        <w:t>)-</w:t>
      </w:r>
      <w:r w:rsidRPr="00975B1A">
        <w:rPr>
          <w:spacing w:val="83"/>
          <w:sz w:val="24"/>
          <w:szCs w:val="24"/>
        </w:rPr>
        <w:t xml:space="preserve"> </w:t>
      </w:r>
      <w:r w:rsidRPr="00975B1A">
        <w:rPr>
          <w:sz w:val="24"/>
          <w:szCs w:val="24"/>
        </w:rPr>
        <w:t>1),</w:t>
      </w:r>
    </w:p>
    <w:p w:rsidR="0044095D" w:rsidRPr="00975B1A" w:rsidRDefault="0044095D" w:rsidP="0044095D">
      <w:pPr>
        <w:pStyle w:val="BodyText"/>
        <w:spacing w:before="9"/>
        <w:ind w:left="100"/>
        <w:rPr>
          <w:sz w:val="24"/>
          <w:szCs w:val="24"/>
        </w:rPr>
      </w:pPr>
      <w:r w:rsidRPr="00975B1A">
        <w:rPr>
          <w:sz w:val="24"/>
          <w:szCs w:val="24"/>
        </w:rPr>
        <w:t>:</w:t>
      </w:r>
      <w:proofErr w:type="gramStart"/>
      <w:r w:rsidRPr="00975B1A">
        <w:rPr>
          <w:sz w:val="24"/>
          <w:szCs w:val="24"/>
        </w:rPr>
        <w:t>,</w:t>
      </w:r>
      <w:r w:rsidRPr="00975B1A">
        <w:rPr>
          <w:spacing w:val="-2"/>
          <w:sz w:val="24"/>
          <w:szCs w:val="24"/>
        </w:rPr>
        <w:t xml:space="preserve"> </w:t>
      </w:r>
      <w:r w:rsidRPr="00975B1A">
        <w:rPr>
          <w:sz w:val="24"/>
          <w:szCs w:val="24"/>
        </w:rPr>
        <w:t>:</w:t>
      </w:r>
      <w:proofErr w:type="gramEnd"/>
      <w:r w:rsidRPr="00975B1A">
        <w:rPr>
          <w:sz w:val="24"/>
          <w:szCs w:val="24"/>
        </w:rPr>
        <w:t>],</w:t>
      </w:r>
      <w:r w:rsidRPr="00975B1A">
        <w:rPr>
          <w:spacing w:val="-6"/>
          <w:sz w:val="24"/>
          <w:szCs w:val="24"/>
        </w:rPr>
        <w:t xml:space="preserve"> </w:t>
      </w:r>
      <w:proofErr w:type="spellStart"/>
      <w:r w:rsidRPr="00975B1A">
        <w:rPr>
          <w:sz w:val="24"/>
          <w:szCs w:val="24"/>
        </w:rPr>
        <w:t>cmap</w:t>
      </w:r>
      <w:proofErr w:type="spellEnd"/>
      <w:r w:rsidRPr="00975B1A">
        <w:rPr>
          <w:sz w:val="24"/>
          <w:szCs w:val="24"/>
        </w:rPr>
        <w:t>=</w:t>
      </w:r>
      <w:proofErr w:type="spellStart"/>
      <w:r w:rsidRPr="00975B1A">
        <w:rPr>
          <w:sz w:val="24"/>
          <w:szCs w:val="24"/>
        </w:rPr>
        <w:t>plt.get_cmap</w:t>
      </w:r>
      <w:proofErr w:type="spellEnd"/>
      <w:r w:rsidRPr="00975B1A">
        <w:rPr>
          <w:sz w:val="24"/>
          <w:szCs w:val="24"/>
        </w:rPr>
        <w:t>("gray"))</w:t>
      </w:r>
    </w:p>
    <w:p w:rsidR="0044095D" w:rsidRPr="00975B1A" w:rsidRDefault="0044095D" w:rsidP="0044095D">
      <w:pPr>
        <w:pStyle w:val="BodyText"/>
        <w:spacing w:before="24" w:line="256" w:lineRule="auto"/>
        <w:ind w:left="667" w:right="7359"/>
        <w:rPr>
          <w:sz w:val="24"/>
          <w:szCs w:val="24"/>
        </w:rPr>
      </w:pPr>
      <w:proofErr w:type="spellStart"/>
      <w:proofErr w:type="gramStart"/>
      <w:r w:rsidRPr="00975B1A">
        <w:rPr>
          <w:spacing w:val="-1"/>
          <w:sz w:val="24"/>
          <w:szCs w:val="24"/>
        </w:rPr>
        <w:t>axs</w:t>
      </w:r>
      <w:proofErr w:type="spellEnd"/>
      <w:r w:rsidRPr="00975B1A">
        <w:rPr>
          <w:spacing w:val="-1"/>
          <w:sz w:val="24"/>
          <w:szCs w:val="24"/>
        </w:rPr>
        <w:t>[</w:t>
      </w:r>
      <w:proofErr w:type="gramEnd"/>
      <w:r w:rsidRPr="00975B1A">
        <w:rPr>
          <w:spacing w:val="-1"/>
          <w:sz w:val="24"/>
          <w:szCs w:val="24"/>
        </w:rPr>
        <w:t>j][</w:t>
      </w:r>
      <w:proofErr w:type="spellStart"/>
      <w:r w:rsidRPr="00975B1A">
        <w:rPr>
          <w:spacing w:val="-1"/>
          <w:sz w:val="24"/>
          <w:szCs w:val="24"/>
        </w:rPr>
        <w:t>i</w:t>
      </w:r>
      <w:proofErr w:type="spellEnd"/>
      <w:r w:rsidRPr="00975B1A">
        <w:rPr>
          <w:spacing w:val="-1"/>
          <w:sz w:val="24"/>
          <w:szCs w:val="24"/>
        </w:rPr>
        <w:t>].axis("off")</w:t>
      </w:r>
      <w:r w:rsidRPr="00975B1A">
        <w:rPr>
          <w:spacing w:val="-67"/>
          <w:sz w:val="24"/>
          <w:szCs w:val="24"/>
        </w:rPr>
        <w:t xml:space="preserve"> </w:t>
      </w:r>
      <w:r w:rsidRPr="00975B1A">
        <w:rPr>
          <w:sz w:val="24"/>
          <w:szCs w:val="24"/>
        </w:rPr>
        <w:t>if</w:t>
      </w:r>
      <w:r w:rsidRPr="00975B1A">
        <w:rPr>
          <w:spacing w:val="-1"/>
          <w:sz w:val="24"/>
          <w:szCs w:val="24"/>
        </w:rPr>
        <w:t xml:space="preserve"> </w:t>
      </w:r>
      <w:proofErr w:type="spellStart"/>
      <w:r w:rsidRPr="00975B1A">
        <w:rPr>
          <w:sz w:val="24"/>
          <w:szCs w:val="24"/>
        </w:rPr>
        <w:t>i</w:t>
      </w:r>
      <w:proofErr w:type="spellEnd"/>
      <w:r w:rsidRPr="00975B1A">
        <w:rPr>
          <w:spacing w:val="-4"/>
          <w:sz w:val="24"/>
          <w:szCs w:val="24"/>
        </w:rPr>
        <w:t xml:space="preserve"> </w:t>
      </w:r>
      <w:r w:rsidRPr="00975B1A">
        <w:rPr>
          <w:sz w:val="24"/>
          <w:szCs w:val="24"/>
        </w:rPr>
        <w:t>==</w:t>
      </w:r>
      <w:r w:rsidRPr="00975B1A">
        <w:rPr>
          <w:spacing w:val="1"/>
          <w:sz w:val="24"/>
          <w:szCs w:val="24"/>
        </w:rPr>
        <w:t xml:space="preserve"> </w:t>
      </w:r>
      <w:r w:rsidRPr="00975B1A">
        <w:rPr>
          <w:sz w:val="24"/>
          <w:szCs w:val="24"/>
        </w:rPr>
        <w:t>2:</w:t>
      </w:r>
    </w:p>
    <w:p w:rsidR="0044095D" w:rsidRPr="00975B1A" w:rsidRDefault="0044095D" w:rsidP="0044095D">
      <w:pPr>
        <w:pStyle w:val="BodyText"/>
        <w:spacing w:before="7" w:line="256" w:lineRule="auto"/>
        <w:ind w:left="945" w:right="3880"/>
        <w:rPr>
          <w:sz w:val="24"/>
          <w:szCs w:val="24"/>
        </w:rPr>
      </w:pPr>
      <w:proofErr w:type="spellStart"/>
      <w:proofErr w:type="gramStart"/>
      <w:r w:rsidRPr="00975B1A">
        <w:rPr>
          <w:spacing w:val="-1"/>
          <w:sz w:val="24"/>
          <w:szCs w:val="24"/>
        </w:rPr>
        <w:t>axs</w:t>
      </w:r>
      <w:proofErr w:type="spellEnd"/>
      <w:r w:rsidRPr="00975B1A">
        <w:rPr>
          <w:spacing w:val="-1"/>
          <w:sz w:val="24"/>
          <w:szCs w:val="24"/>
        </w:rPr>
        <w:t>[</w:t>
      </w:r>
      <w:proofErr w:type="gramEnd"/>
      <w:r w:rsidRPr="00975B1A">
        <w:rPr>
          <w:spacing w:val="-1"/>
          <w:sz w:val="24"/>
          <w:szCs w:val="24"/>
        </w:rPr>
        <w:t>j][</w:t>
      </w:r>
      <w:proofErr w:type="spellStart"/>
      <w:r w:rsidRPr="00975B1A">
        <w:rPr>
          <w:spacing w:val="-1"/>
          <w:sz w:val="24"/>
          <w:szCs w:val="24"/>
        </w:rPr>
        <w:t>i</w:t>
      </w:r>
      <w:proofErr w:type="spellEnd"/>
      <w:r w:rsidRPr="00975B1A">
        <w:rPr>
          <w:spacing w:val="-1"/>
          <w:sz w:val="24"/>
          <w:szCs w:val="24"/>
        </w:rPr>
        <w:t>].</w:t>
      </w:r>
      <w:proofErr w:type="spellStart"/>
      <w:r w:rsidRPr="00975B1A">
        <w:rPr>
          <w:spacing w:val="-1"/>
          <w:sz w:val="24"/>
          <w:szCs w:val="24"/>
        </w:rPr>
        <w:t>set_title</w:t>
      </w:r>
      <w:proofErr w:type="spellEnd"/>
      <w:r w:rsidRPr="00975B1A">
        <w:rPr>
          <w:spacing w:val="-1"/>
          <w:sz w:val="24"/>
          <w:szCs w:val="24"/>
        </w:rPr>
        <w:t>(</w:t>
      </w:r>
      <w:proofErr w:type="spellStart"/>
      <w:r w:rsidRPr="00975B1A">
        <w:rPr>
          <w:spacing w:val="-1"/>
          <w:sz w:val="24"/>
          <w:szCs w:val="24"/>
        </w:rPr>
        <w:t>str</w:t>
      </w:r>
      <w:proofErr w:type="spellEnd"/>
      <w:r w:rsidRPr="00975B1A">
        <w:rPr>
          <w:spacing w:val="-1"/>
          <w:sz w:val="24"/>
          <w:szCs w:val="24"/>
        </w:rPr>
        <w:t xml:space="preserve">(j)+ </w:t>
      </w:r>
      <w:r w:rsidRPr="00975B1A">
        <w:rPr>
          <w:sz w:val="24"/>
          <w:szCs w:val="24"/>
        </w:rPr>
        <w:t>"-"+row["Name"])</w:t>
      </w:r>
      <w:r w:rsidRPr="00975B1A">
        <w:rPr>
          <w:spacing w:val="-67"/>
          <w:sz w:val="24"/>
          <w:szCs w:val="24"/>
        </w:rPr>
        <w:t xml:space="preserve"> </w:t>
      </w:r>
      <w:proofErr w:type="spellStart"/>
      <w:r w:rsidRPr="00975B1A">
        <w:rPr>
          <w:sz w:val="24"/>
          <w:szCs w:val="24"/>
        </w:rPr>
        <w:t>num_of_samples.append</w:t>
      </w:r>
      <w:proofErr w:type="spellEnd"/>
      <w:r w:rsidRPr="00975B1A">
        <w:rPr>
          <w:sz w:val="24"/>
          <w:szCs w:val="24"/>
        </w:rPr>
        <w:t>(</w:t>
      </w:r>
      <w:proofErr w:type="spellStart"/>
      <w:r w:rsidRPr="00975B1A">
        <w:rPr>
          <w:sz w:val="24"/>
          <w:szCs w:val="24"/>
        </w:rPr>
        <w:t>len</w:t>
      </w:r>
      <w:proofErr w:type="spellEnd"/>
      <w:r w:rsidRPr="00975B1A">
        <w:rPr>
          <w:sz w:val="24"/>
          <w:szCs w:val="24"/>
        </w:rPr>
        <w:t>(</w:t>
      </w:r>
      <w:proofErr w:type="spellStart"/>
      <w:r w:rsidRPr="00975B1A">
        <w:rPr>
          <w:sz w:val="24"/>
          <w:szCs w:val="24"/>
        </w:rPr>
        <w:t>x_selected</w:t>
      </w:r>
      <w:proofErr w:type="spellEnd"/>
      <w:r w:rsidRPr="00975B1A">
        <w:rPr>
          <w:sz w:val="24"/>
          <w:szCs w:val="24"/>
        </w:rPr>
        <w:t>))</w:t>
      </w:r>
    </w:p>
    <w:p w:rsidR="0044095D" w:rsidRPr="00975B1A" w:rsidRDefault="0044095D" w:rsidP="0044095D">
      <w:pPr>
        <w:rPr>
          <w:sz w:val="24"/>
          <w:szCs w:val="24"/>
        </w:rPr>
      </w:pPr>
    </w:p>
    <w:p w:rsidR="0044095D" w:rsidRDefault="0044095D" w:rsidP="0044095D">
      <w:pPr>
        <w:rPr>
          <w:sz w:val="28"/>
          <w:szCs w:val="28"/>
        </w:rPr>
      </w:pPr>
      <w:r>
        <w:rPr>
          <w:sz w:val="28"/>
          <w:szCs w:val="28"/>
        </w:rPr>
        <w:t>Output:</w:t>
      </w:r>
    </w:p>
    <w:p w:rsidR="00DB0720" w:rsidRDefault="00DB0720" w:rsidP="0044095D">
      <w:pPr>
        <w:rPr>
          <w:sz w:val="28"/>
          <w:szCs w:val="28"/>
        </w:rPr>
      </w:pPr>
      <w:r w:rsidRPr="0026246D">
        <w:rPr>
          <w:noProof/>
          <w:sz w:val="28"/>
          <w:szCs w:val="28"/>
        </w:rPr>
        <w:drawing>
          <wp:inline distT="0" distB="0" distL="0" distR="0" wp14:anchorId="4CD10B9B" wp14:editId="0AB70D9B">
            <wp:extent cx="6470650" cy="120769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09480" cy="1214945"/>
                    </a:xfrm>
                    <a:prstGeom prst="rect">
                      <a:avLst/>
                    </a:prstGeom>
                  </pic:spPr>
                </pic:pic>
              </a:graphicData>
            </a:graphic>
          </wp:inline>
        </w:drawing>
      </w:r>
    </w:p>
    <w:p w:rsidR="00455220" w:rsidRDefault="00455220" w:rsidP="0044095D">
      <w:pPr>
        <w:tabs>
          <w:tab w:val="left" w:pos="897"/>
        </w:tabs>
        <w:rPr>
          <w:sz w:val="28"/>
        </w:rPr>
      </w:pPr>
    </w:p>
    <w:p w:rsidR="00552848" w:rsidRDefault="00552848" w:rsidP="00DB0720">
      <w:pPr>
        <w:pStyle w:val="BodyText"/>
        <w:spacing w:before="35" w:line="247" w:lineRule="auto"/>
        <w:ind w:right="1167"/>
        <w:rPr>
          <w:b/>
          <w:sz w:val="24"/>
          <w:szCs w:val="24"/>
        </w:rPr>
      </w:pPr>
    </w:p>
    <w:p w:rsidR="00DB0720" w:rsidRDefault="00DB0720" w:rsidP="00DB0720">
      <w:pPr>
        <w:pStyle w:val="BodyText"/>
        <w:spacing w:before="35" w:line="247" w:lineRule="auto"/>
        <w:ind w:right="1167"/>
        <w:rPr>
          <w:b/>
          <w:sz w:val="24"/>
          <w:szCs w:val="24"/>
        </w:rPr>
      </w:pPr>
      <w:r w:rsidRPr="00552848">
        <w:rPr>
          <w:b/>
          <w:sz w:val="24"/>
          <w:szCs w:val="24"/>
        </w:rPr>
        <w:t>DISPLAY</w:t>
      </w:r>
      <w:r w:rsidRPr="00552848">
        <w:rPr>
          <w:b/>
          <w:spacing w:val="9"/>
          <w:sz w:val="24"/>
          <w:szCs w:val="24"/>
        </w:rPr>
        <w:t xml:space="preserve"> </w:t>
      </w:r>
      <w:r w:rsidRPr="00552848">
        <w:rPr>
          <w:b/>
          <w:sz w:val="24"/>
          <w:szCs w:val="24"/>
        </w:rPr>
        <w:t>A</w:t>
      </w:r>
      <w:r w:rsidRPr="00552848">
        <w:rPr>
          <w:b/>
          <w:spacing w:val="4"/>
          <w:sz w:val="24"/>
          <w:szCs w:val="24"/>
        </w:rPr>
        <w:t xml:space="preserve"> </w:t>
      </w:r>
      <w:r w:rsidRPr="00552848">
        <w:rPr>
          <w:b/>
          <w:sz w:val="24"/>
          <w:szCs w:val="24"/>
        </w:rPr>
        <w:t>BAR</w:t>
      </w:r>
      <w:r w:rsidRPr="00552848">
        <w:rPr>
          <w:b/>
          <w:spacing w:val="4"/>
          <w:sz w:val="24"/>
          <w:szCs w:val="24"/>
        </w:rPr>
        <w:t xml:space="preserve"> </w:t>
      </w:r>
      <w:r w:rsidRPr="00552848">
        <w:rPr>
          <w:b/>
          <w:sz w:val="24"/>
          <w:szCs w:val="24"/>
        </w:rPr>
        <w:t>CHART</w:t>
      </w:r>
      <w:r w:rsidRPr="00552848">
        <w:rPr>
          <w:b/>
          <w:spacing w:val="6"/>
          <w:sz w:val="24"/>
          <w:szCs w:val="24"/>
        </w:rPr>
        <w:t xml:space="preserve"> </w:t>
      </w:r>
      <w:r w:rsidRPr="00552848">
        <w:rPr>
          <w:b/>
          <w:sz w:val="24"/>
          <w:szCs w:val="24"/>
        </w:rPr>
        <w:t>SHOWING</w:t>
      </w:r>
      <w:r w:rsidRPr="00552848">
        <w:rPr>
          <w:b/>
          <w:spacing w:val="5"/>
          <w:sz w:val="24"/>
          <w:szCs w:val="24"/>
        </w:rPr>
        <w:t xml:space="preserve"> </w:t>
      </w:r>
      <w:r w:rsidRPr="00552848">
        <w:rPr>
          <w:b/>
          <w:sz w:val="24"/>
          <w:szCs w:val="24"/>
        </w:rPr>
        <w:t>NO</w:t>
      </w:r>
      <w:r w:rsidRPr="00552848">
        <w:rPr>
          <w:b/>
          <w:spacing w:val="4"/>
          <w:sz w:val="24"/>
          <w:szCs w:val="24"/>
        </w:rPr>
        <w:t xml:space="preserve"> </w:t>
      </w:r>
      <w:r w:rsidRPr="00552848">
        <w:rPr>
          <w:b/>
          <w:sz w:val="24"/>
          <w:szCs w:val="24"/>
        </w:rPr>
        <w:t>OF</w:t>
      </w:r>
      <w:r w:rsidRPr="00552848">
        <w:rPr>
          <w:b/>
          <w:spacing w:val="-3"/>
          <w:sz w:val="24"/>
          <w:szCs w:val="24"/>
        </w:rPr>
        <w:t xml:space="preserve"> </w:t>
      </w:r>
      <w:r w:rsidRPr="00552848">
        <w:rPr>
          <w:b/>
          <w:sz w:val="24"/>
          <w:szCs w:val="24"/>
        </w:rPr>
        <w:t>SAMPLES</w:t>
      </w:r>
      <w:r w:rsidRPr="00552848">
        <w:rPr>
          <w:b/>
          <w:spacing w:val="8"/>
          <w:sz w:val="24"/>
          <w:szCs w:val="24"/>
        </w:rPr>
        <w:t xml:space="preserve"> </w:t>
      </w:r>
      <w:r w:rsidRPr="00552848">
        <w:rPr>
          <w:b/>
          <w:sz w:val="24"/>
          <w:szCs w:val="24"/>
        </w:rPr>
        <w:t>FOR</w:t>
      </w:r>
      <w:r w:rsidRPr="00552848">
        <w:rPr>
          <w:b/>
          <w:spacing w:val="5"/>
          <w:sz w:val="24"/>
          <w:szCs w:val="24"/>
        </w:rPr>
        <w:t xml:space="preserve"> </w:t>
      </w:r>
      <w:proofErr w:type="gramStart"/>
      <w:r w:rsidRPr="00552848">
        <w:rPr>
          <w:b/>
          <w:sz w:val="24"/>
          <w:szCs w:val="24"/>
        </w:rPr>
        <w:t>EACH</w:t>
      </w:r>
      <w:r w:rsidR="00552848">
        <w:rPr>
          <w:b/>
          <w:sz w:val="24"/>
          <w:szCs w:val="24"/>
        </w:rPr>
        <w:t xml:space="preserve"> </w:t>
      </w:r>
      <w:r w:rsidRPr="00552848">
        <w:rPr>
          <w:b/>
          <w:spacing w:val="-67"/>
          <w:sz w:val="24"/>
          <w:szCs w:val="24"/>
        </w:rPr>
        <w:t xml:space="preserve"> </w:t>
      </w:r>
      <w:r w:rsidRPr="00552848">
        <w:rPr>
          <w:b/>
          <w:sz w:val="24"/>
          <w:szCs w:val="24"/>
        </w:rPr>
        <w:t>CATEGORY</w:t>
      </w:r>
      <w:proofErr w:type="gramEnd"/>
      <w:r w:rsidRPr="00552848">
        <w:rPr>
          <w:b/>
          <w:sz w:val="24"/>
          <w:szCs w:val="24"/>
        </w:rPr>
        <w:t>:</w:t>
      </w:r>
    </w:p>
    <w:p w:rsidR="00552848" w:rsidRPr="00552848" w:rsidRDefault="00552848" w:rsidP="00DB0720">
      <w:pPr>
        <w:pStyle w:val="BodyText"/>
        <w:spacing w:before="35" w:line="247" w:lineRule="auto"/>
        <w:ind w:right="1167"/>
        <w:rPr>
          <w:b/>
          <w:sz w:val="24"/>
          <w:szCs w:val="24"/>
        </w:rPr>
      </w:pPr>
    </w:p>
    <w:p w:rsidR="00DB0720" w:rsidRPr="00975B1A" w:rsidRDefault="00DB0720" w:rsidP="00DB0720">
      <w:pPr>
        <w:pStyle w:val="BodyText"/>
        <w:spacing w:before="14" w:line="256" w:lineRule="auto"/>
        <w:ind w:left="100" w:right="7211"/>
        <w:rPr>
          <w:sz w:val="24"/>
          <w:szCs w:val="24"/>
        </w:rPr>
      </w:pPr>
      <w:proofErr w:type="gramStart"/>
      <w:r w:rsidRPr="00975B1A">
        <w:rPr>
          <w:sz w:val="24"/>
          <w:szCs w:val="24"/>
        </w:rPr>
        <w:t>print(</w:t>
      </w:r>
      <w:proofErr w:type="spellStart"/>
      <w:proofErr w:type="gramEnd"/>
      <w:r w:rsidRPr="00975B1A">
        <w:rPr>
          <w:sz w:val="24"/>
          <w:szCs w:val="24"/>
        </w:rPr>
        <w:t>num_of_samples</w:t>
      </w:r>
      <w:proofErr w:type="spellEnd"/>
      <w:r w:rsidRPr="00975B1A">
        <w:rPr>
          <w:sz w:val="24"/>
          <w:szCs w:val="24"/>
        </w:rPr>
        <w:t>)</w:t>
      </w:r>
      <w:r w:rsidRPr="00975B1A">
        <w:rPr>
          <w:spacing w:val="1"/>
          <w:sz w:val="24"/>
          <w:szCs w:val="24"/>
        </w:rPr>
        <w:t xml:space="preserve"> </w:t>
      </w:r>
      <w:proofErr w:type="spellStart"/>
      <w:r w:rsidRPr="00975B1A">
        <w:rPr>
          <w:sz w:val="24"/>
          <w:szCs w:val="24"/>
        </w:rPr>
        <w:t>plt.figure</w:t>
      </w:r>
      <w:proofErr w:type="spellEnd"/>
      <w:r w:rsidRPr="00975B1A">
        <w:rPr>
          <w:sz w:val="24"/>
          <w:szCs w:val="24"/>
        </w:rPr>
        <w:t>(</w:t>
      </w:r>
      <w:proofErr w:type="spellStart"/>
      <w:r w:rsidRPr="00975B1A">
        <w:rPr>
          <w:sz w:val="24"/>
          <w:szCs w:val="24"/>
        </w:rPr>
        <w:t>figsize</w:t>
      </w:r>
      <w:proofErr w:type="spellEnd"/>
      <w:r w:rsidRPr="00975B1A">
        <w:rPr>
          <w:sz w:val="24"/>
          <w:szCs w:val="24"/>
        </w:rPr>
        <w:t>=(12,</w:t>
      </w:r>
      <w:r w:rsidRPr="00975B1A">
        <w:rPr>
          <w:spacing w:val="-13"/>
          <w:sz w:val="24"/>
          <w:szCs w:val="24"/>
        </w:rPr>
        <w:t xml:space="preserve"> </w:t>
      </w:r>
      <w:r w:rsidRPr="00975B1A">
        <w:rPr>
          <w:sz w:val="24"/>
          <w:szCs w:val="24"/>
        </w:rPr>
        <w:t>4))</w:t>
      </w:r>
    </w:p>
    <w:p w:rsidR="00DB0720" w:rsidRPr="00975B1A" w:rsidRDefault="00DB0720" w:rsidP="00DB0720">
      <w:pPr>
        <w:pStyle w:val="BodyText"/>
        <w:spacing w:before="75" w:line="256" w:lineRule="auto"/>
        <w:ind w:left="100" w:right="4603"/>
        <w:rPr>
          <w:sz w:val="24"/>
          <w:szCs w:val="24"/>
        </w:rPr>
      </w:pPr>
      <w:proofErr w:type="spellStart"/>
      <w:proofErr w:type="gramStart"/>
      <w:r w:rsidRPr="00975B1A">
        <w:rPr>
          <w:sz w:val="24"/>
          <w:szCs w:val="24"/>
        </w:rPr>
        <w:t>plt.bar</w:t>
      </w:r>
      <w:proofErr w:type="spellEnd"/>
      <w:r w:rsidRPr="00975B1A">
        <w:rPr>
          <w:sz w:val="24"/>
          <w:szCs w:val="24"/>
        </w:rPr>
        <w:t>(</w:t>
      </w:r>
      <w:proofErr w:type="gramEnd"/>
      <w:r w:rsidRPr="00975B1A">
        <w:rPr>
          <w:sz w:val="24"/>
          <w:szCs w:val="24"/>
        </w:rPr>
        <w:t xml:space="preserve">range(0, </w:t>
      </w:r>
      <w:proofErr w:type="spellStart"/>
      <w:r w:rsidRPr="00975B1A">
        <w:rPr>
          <w:sz w:val="24"/>
          <w:szCs w:val="24"/>
        </w:rPr>
        <w:t>num_classes</w:t>
      </w:r>
      <w:proofErr w:type="spellEnd"/>
      <w:r w:rsidRPr="00975B1A">
        <w:rPr>
          <w:sz w:val="24"/>
          <w:szCs w:val="24"/>
        </w:rPr>
        <w:t xml:space="preserve">), </w:t>
      </w:r>
      <w:proofErr w:type="spellStart"/>
      <w:r w:rsidRPr="00975B1A">
        <w:rPr>
          <w:sz w:val="24"/>
          <w:szCs w:val="24"/>
        </w:rPr>
        <w:t>num_of_samples</w:t>
      </w:r>
      <w:proofErr w:type="spellEnd"/>
      <w:r w:rsidRPr="00975B1A">
        <w:rPr>
          <w:sz w:val="24"/>
          <w:szCs w:val="24"/>
        </w:rPr>
        <w:t>)</w:t>
      </w:r>
      <w:r w:rsidRPr="00975B1A">
        <w:rPr>
          <w:spacing w:val="-68"/>
          <w:sz w:val="24"/>
          <w:szCs w:val="24"/>
        </w:rPr>
        <w:t xml:space="preserve"> </w:t>
      </w:r>
      <w:proofErr w:type="spellStart"/>
      <w:r w:rsidRPr="00975B1A">
        <w:rPr>
          <w:sz w:val="24"/>
          <w:szCs w:val="24"/>
        </w:rPr>
        <w:t>plt.title</w:t>
      </w:r>
      <w:proofErr w:type="spellEnd"/>
      <w:r w:rsidRPr="00975B1A">
        <w:rPr>
          <w:sz w:val="24"/>
          <w:szCs w:val="24"/>
        </w:rPr>
        <w:t>("Distribution of the training dataset")</w:t>
      </w:r>
      <w:r w:rsidRPr="00975B1A">
        <w:rPr>
          <w:spacing w:val="1"/>
          <w:sz w:val="24"/>
          <w:szCs w:val="24"/>
        </w:rPr>
        <w:t xml:space="preserve"> </w:t>
      </w:r>
      <w:proofErr w:type="spellStart"/>
      <w:r w:rsidRPr="00975B1A">
        <w:rPr>
          <w:sz w:val="24"/>
          <w:szCs w:val="24"/>
        </w:rPr>
        <w:t>plt.xlabel</w:t>
      </w:r>
      <w:proofErr w:type="spellEnd"/>
      <w:r w:rsidRPr="00975B1A">
        <w:rPr>
          <w:sz w:val="24"/>
          <w:szCs w:val="24"/>
        </w:rPr>
        <w:t>("Class</w:t>
      </w:r>
      <w:r w:rsidRPr="00975B1A">
        <w:rPr>
          <w:spacing w:val="2"/>
          <w:sz w:val="24"/>
          <w:szCs w:val="24"/>
        </w:rPr>
        <w:t xml:space="preserve"> </w:t>
      </w:r>
      <w:r w:rsidRPr="00975B1A">
        <w:rPr>
          <w:sz w:val="24"/>
          <w:szCs w:val="24"/>
        </w:rPr>
        <w:t>number")</w:t>
      </w:r>
    </w:p>
    <w:p w:rsidR="00DB0720" w:rsidRPr="00975B1A" w:rsidRDefault="00DB0720" w:rsidP="00DB0720">
      <w:pPr>
        <w:pStyle w:val="BodyText"/>
        <w:spacing w:before="8" w:after="10" w:line="256" w:lineRule="auto"/>
        <w:ind w:left="100" w:right="6539"/>
        <w:rPr>
          <w:sz w:val="24"/>
          <w:szCs w:val="24"/>
        </w:rPr>
      </w:pPr>
      <w:proofErr w:type="spellStart"/>
      <w:proofErr w:type="gramStart"/>
      <w:r w:rsidRPr="00975B1A">
        <w:rPr>
          <w:sz w:val="24"/>
          <w:szCs w:val="24"/>
        </w:rPr>
        <w:t>plt.ylabel</w:t>
      </w:r>
      <w:proofErr w:type="spellEnd"/>
      <w:r w:rsidRPr="00975B1A">
        <w:rPr>
          <w:sz w:val="24"/>
          <w:szCs w:val="24"/>
        </w:rPr>
        <w:t>(</w:t>
      </w:r>
      <w:proofErr w:type="gramEnd"/>
      <w:r w:rsidRPr="00975B1A">
        <w:rPr>
          <w:sz w:val="24"/>
          <w:szCs w:val="24"/>
        </w:rPr>
        <w:t>"Number</w:t>
      </w:r>
      <w:r w:rsidRPr="00975B1A">
        <w:rPr>
          <w:spacing w:val="-9"/>
          <w:sz w:val="24"/>
          <w:szCs w:val="24"/>
        </w:rPr>
        <w:t xml:space="preserve"> </w:t>
      </w:r>
      <w:r w:rsidRPr="00975B1A">
        <w:rPr>
          <w:sz w:val="24"/>
          <w:szCs w:val="24"/>
        </w:rPr>
        <w:t>of</w:t>
      </w:r>
      <w:r w:rsidRPr="00975B1A">
        <w:rPr>
          <w:spacing w:val="-9"/>
          <w:sz w:val="24"/>
          <w:szCs w:val="24"/>
        </w:rPr>
        <w:t xml:space="preserve"> </w:t>
      </w:r>
      <w:r w:rsidRPr="00975B1A">
        <w:rPr>
          <w:sz w:val="24"/>
          <w:szCs w:val="24"/>
        </w:rPr>
        <w:t>images")</w:t>
      </w:r>
      <w:r w:rsidRPr="00975B1A">
        <w:rPr>
          <w:spacing w:val="-67"/>
          <w:sz w:val="24"/>
          <w:szCs w:val="24"/>
        </w:rPr>
        <w:t xml:space="preserve"> </w:t>
      </w:r>
      <w:proofErr w:type="spellStart"/>
      <w:r w:rsidRPr="00975B1A">
        <w:rPr>
          <w:sz w:val="24"/>
          <w:szCs w:val="24"/>
        </w:rPr>
        <w:t>plt.show</w:t>
      </w:r>
      <w:proofErr w:type="spellEnd"/>
      <w:r w:rsidRPr="00975B1A">
        <w:rPr>
          <w:sz w:val="24"/>
          <w:szCs w:val="24"/>
        </w:rPr>
        <w:t>()</w:t>
      </w:r>
    </w:p>
    <w:p w:rsidR="00DB0720" w:rsidRDefault="00DB0720" w:rsidP="0044095D">
      <w:pPr>
        <w:tabs>
          <w:tab w:val="left" w:pos="897"/>
        </w:tabs>
        <w:rPr>
          <w:sz w:val="28"/>
        </w:rPr>
      </w:pPr>
    </w:p>
    <w:p w:rsidR="00DB0720" w:rsidRDefault="00DB0720" w:rsidP="00DB0720">
      <w:pPr>
        <w:pStyle w:val="BodyText"/>
        <w:spacing w:before="14" w:line="256" w:lineRule="auto"/>
        <w:ind w:left="100" w:right="7211"/>
      </w:pPr>
      <w:r w:rsidRPr="0026246D">
        <w:rPr>
          <w:noProof/>
        </w:rPr>
        <w:drawing>
          <wp:inline distT="0" distB="0" distL="0" distR="0" wp14:anchorId="2B91B40C" wp14:editId="0FB507CE">
            <wp:extent cx="5790941" cy="2053087"/>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3493" cy="2068173"/>
                    </a:xfrm>
                    <a:prstGeom prst="rect">
                      <a:avLst/>
                    </a:prstGeom>
                  </pic:spPr>
                </pic:pic>
              </a:graphicData>
            </a:graphic>
          </wp:inline>
        </w:drawing>
      </w:r>
    </w:p>
    <w:p w:rsidR="00DB0720" w:rsidRDefault="00DB0720" w:rsidP="00DB0720">
      <w:pPr>
        <w:spacing w:line="256" w:lineRule="auto"/>
      </w:pPr>
    </w:p>
    <w:p w:rsidR="00DB0720" w:rsidRPr="00552848" w:rsidRDefault="00DB0720" w:rsidP="00DB0720">
      <w:pPr>
        <w:pStyle w:val="BodyText"/>
        <w:spacing w:before="11"/>
        <w:ind w:left="100"/>
        <w:rPr>
          <w:b/>
          <w:sz w:val="24"/>
          <w:szCs w:val="24"/>
        </w:rPr>
      </w:pPr>
      <w:r w:rsidRPr="00552848">
        <w:rPr>
          <w:b/>
          <w:sz w:val="24"/>
          <w:szCs w:val="24"/>
        </w:rPr>
        <w:t>PREPROCESSING</w:t>
      </w:r>
      <w:r w:rsidRPr="00552848">
        <w:rPr>
          <w:b/>
          <w:spacing w:val="2"/>
          <w:sz w:val="24"/>
          <w:szCs w:val="24"/>
        </w:rPr>
        <w:t xml:space="preserve"> </w:t>
      </w:r>
      <w:r w:rsidRPr="00552848">
        <w:rPr>
          <w:b/>
          <w:sz w:val="24"/>
          <w:szCs w:val="24"/>
        </w:rPr>
        <w:t>THE</w:t>
      </w:r>
      <w:r w:rsidRPr="00552848">
        <w:rPr>
          <w:b/>
          <w:spacing w:val="-6"/>
          <w:sz w:val="24"/>
          <w:szCs w:val="24"/>
        </w:rPr>
        <w:t xml:space="preserve"> </w:t>
      </w:r>
      <w:r w:rsidRPr="00552848">
        <w:rPr>
          <w:b/>
          <w:sz w:val="24"/>
          <w:szCs w:val="24"/>
        </w:rPr>
        <w:t>IMAGES:</w:t>
      </w:r>
    </w:p>
    <w:p w:rsidR="00DB0720" w:rsidRDefault="00DB0720" w:rsidP="00DB0720">
      <w:pPr>
        <w:pStyle w:val="BodyText"/>
        <w:spacing w:before="6"/>
        <w:rPr>
          <w:sz w:val="32"/>
        </w:rPr>
      </w:pPr>
    </w:p>
    <w:p w:rsidR="00DB0720" w:rsidRPr="00975B1A" w:rsidRDefault="00DB0720" w:rsidP="00DB0720">
      <w:pPr>
        <w:pStyle w:val="BodyText"/>
        <w:ind w:left="100"/>
        <w:rPr>
          <w:sz w:val="24"/>
          <w:szCs w:val="24"/>
        </w:rPr>
      </w:pPr>
      <w:proofErr w:type="spellStart"/>
      <w:proofErr w:type="gramStart"/>
      <w:r w:rsidRPr="00975B1A">
        <w:rPr>
          <w:sz w:val="24"/>
          <w:szCs w:val="24"/>
        </w:rPr>
        <w:t>def</w:t>
      </w:r>
      <w:proofErr w:type="spellEnd"/>
      <w:proofErr w:type="gramEnd"/>
      <w:r w:rsidRPr="00975B1A">
        <w:rPr>
          <w:spacing w:val="-6"/>
          <w:sz w:val="24"/>
          <w:szCs w:val="24"/>
        </w:rPr>
        <w:t xml:space="preserve"> </w:t>
      </w:r>
      <w:r w:rsidRPr="00975B1A">
        <w:rPr>
          <w:sz w:val="24"/>
          <w:szCs w:val="24"/>
        </w:rPr>
        <w:t>grayscale(</w:t>
      </w:r>
      <w:proofErr w:type="spellStart"/>
      <w:r w:rsidRPr="00975B1A">
        <w:rPr>
          <w:sz w:val="24"/>
          <w:szCs w:val="24"/>
        </w:rPr>
        <w:t>img</w:t>
      </w:r>
      <w:proofErr w:type="spellEnd"/>
      <w:r w:rsidRPr="00975B1A">
        <w:rPr>
          <w:sz w:val="24"/>
          <w:szCs w:val="24"/>
        </w:rPr>
        <w:t>):</w:t>
      </w:r>
    </w:p>
    <w:p w:rsidR="00DB0720" w:rsidRPr="00975B1A" w:rsidRDefault="00DB0720" w:rsidP="00DB0720">
      <w:pPr>
        <w:pStyle w:val="BodyText"/>
        <w:spacing w:before="24" w:line="256" w:lineRule="auto"/>
        <w:ind w:left="383" w:right="3858"/>
        <w:rPr>
          <w:sz w:val="24"/>
          <w:szCs w:val="24"/>
        </w:rPr>
      </w:pPr>
      <w:proofErr w:type="spellStart"/>
      <w:proofErr w:type="gramStart"/>
      <w:r w:rsidRPr="00975B1A">
        <w:rPr>
          <w:sz w:val="24"/>
          <w:szCs w:val="24"/>
        </w:rPr>
        <w:t>img</w:t>
      </w:r>
      <w:proofErr w:type="spellEnd"/>
      <w:proofErr w:type="gramEnd"/>
      <w:r w:rsidRPr="00975B1A">
        <w:rPr>
          <w:spacing w:val="-13"/>
          <w:sz w:val="24"/>
          <w:szCs w:val="24"/>
        </w:rPr>
        <w:t xml:space="preserve"> </w:t>
      </w:r>
      <w:r w:rsidRPr="00975B1A">
        <w:rPr>
          <w:sz w:val="24"/>
          <w:szCs w:val="24"/>
        </w:rPr>
        <w:t>=</w:t>
      </w:r>
      <w:r w:rsidRPr="00975B1A">
        <w:rPr>
          <w:spacing w:val="-11"/>
          <w:sz w:val="24"/>
          <w:szCs w:val="24"/>
        </w:rPr>
        <w:t xml:space="preserve"> </w:t>
      </w:r>
      <w:r w:rsidRPr="00975B1A">
        <w:rPr>
          <w:sz w:val="24"/>
          <w:szCs w:val="24"/>
        </w:rPr>
        <w:t>cv2.cvtColor(img,cv2.COLOR_BGR2GRAY)</w:t>
      </w:r>
      <w:r w:rsidRPr="00975B1A">
        <w:rPr>
          <w:spacing w:val="-67"/>
          <w:sz w:val="24"/>
          <w:szCs w:val="24"/>
        </w:rPr>
        <w:t xml:space="preserve"> </w:t>
      </w:r>
      <w:r w:rsidRPr="00975B1A">
        <w:rPr>
          <w:sz w:val="24"/>
          <w:szCs w:val="24"/>
        </w:rPr>
        <w:t xml:space="preserve">return </w:t>
      </w:r>
      <w:proofErr w:type="spellStart"/>
      <w:r w:rsidRPr="00975B1A">
        <w:rPr>
          <w:sz w:val="24"/>
          <w:szCs w:val="24"/>
        </w:rPr>
        <w:t>img</w:t>
      </w:r>
      <w:proofErr w:type="spellEnd"/>
    </w:p>
    <w:p w:rsidR="00DB0720" w:rsidRPr="00975B1A" w:rsidRDefault="00DB0720" w:rsidP="00DB0720">
      <w:pPr>
        <w:pStyle w:val="BodyText"/>
        <w:spacing w:before="2"/>
        <w:ind w:left="100"/>
        <w:rPr>
          <w:sz w:val="24"/>
          <w:szCs w:val="24"/>
        </w:rPr>
      </w:pPr>
      <w:proofErr w:type="spellStart"/>
      <w:proofErr w:type="gramStart"/>
      <w:r w:rsidRPr="00975B1A">
        <w:rPr>
          <w:sz w:val="24"/>
          <w:szCs w:val="24"/>
        </w:rPr>
        <w:t>def</w:t>
      </w:r>
      <w:proofErr w:type="spellEnd"/>
      <w:proofErr w:type="gramEnd"/>
      <w:r w:rsidRPr="00975B1A">
        <w:rPr>
          <w:spacing w:val="-10"/>
          <w:sz w:val="24"/>
          <w:szCs w:val="24"/>
        </w:rPr>
        <w:t xml:space="preserve"> </w:t>
      </w:r>
      <w:r w:rsidRPr="00975B1A">
        <w:rPr>
          <w:sz w:val="24"/>
          <w:szCs w:val="24"/>
        </w:rPr>
        <w:t>equalize(</w:t>
      </w:r>
      <w:proofErr w:type="spellStart"/>
      <w:r w:rsidRPr="00975B1A">
        <w:rPr>
          <w:sz w:val="24"/>
          <w:szCs w:val="24"/>
        </w:rPr>
        <w:t>img</w:t>
      </w:r>
      <w:proofErr w:type="spellEnd"/>
      <w:r w:rsidRPr="00975B1A">
        <w:rPr>
          <w:sz w:val="24"/>
          <w:szCs w:val="24"/>
        </w:rPr>
        <w:t>):</w:t>
      </w:r>
    </w:p>
    <w:p w:rsidR="00DB0720" w:rsidRPr="00975B1A" w:rsidRDefault="00DB0720" w:rsidP="00DB0720">
      <w:pPr>
        <w:pStyle w:val="BodyText"/>
        <w:spacing w:before="29" w:line="256" w:lineRule="auto"/>
        <w:ind w:left="383" w:right="6646"/>
        <w:rPr>
          <w:sz w:val="24"/>
          <w:szCs w:val="24"/>
        </w:rPr>
      </w:pPr>
      <w:proofErr w:type="spellStart"/>
      <w:proofErr w:type="gramStart"/>
      <w:r w:rsidRPr="00975B1A">
        <w:rPr>
          <w:spacing w:val="-1"/>
          <w:sz w:val="24"/>
          <w:szCs w:val="24"/>
        </w:rPr>
        <w:t>img</w:t>
      </w:r>
      <w:proofErr w:type="spellEnd"/>
      <w:proofErr w:type="gramEnd"/>
      <w:r w:rsidRPr="00975B1A">
        <w:rPr>
          <w:spacing w:val="-16"/>
          <w:sz w:val="24"/>
          <w:szCs w:val="24"/>
        </w:rPr>
        <w:t xml:space="preserve"> </w:t>
      </w:r>
      <w:r w:rsidRPr="00975B1A">
        <w:rPr>
          <w:sz w:val="24"/>
          <w:szCs w:val="24"/>
        </w:rPr>
        <w:t>=cv2.equalizeHist(</w:t>
      </w:r>
      <w:proofErr w:type="spellStart"/>
      <w:r w:rsidRPr="00975B1A">
        <w:rPr>
          <w:sz w:val="24"/>
          <w:szCs w:val="24"/>
        </w:rPr>
        <w:t>img</w:t>
      </w:r>
      <w:proofErr w:type="spellEnd"/>
      <w:r w:rsidRPr="00975B1A">
        <w:rPr>
          <w:sz w:val="24"/>
          <w:szCs w:val="24"/>
        </w:rPr>
        <w:t>)</w:t>
      </w:r>
      <w:r w:rsidRPr="00975B1A">
        <w:rPr>
          <w:spacing w:val="-67"/>
          <w:sz w:val="24"/>
          <w:szCs w:val="24"/>
        </w:rPr>
        <w:t xml:space="preserve"> </w:t>
      </w:r>
      <w:r w:rsidRPr="00975B1A">
        <w:rPr>
          <w:sz w:val="24"/>
          <w:szCs w:val="24"/>
        </w:rPr>
        <w:t xml:space="preserve">return </w:t>
      </w:r>
      <w:proofErr w:type="spellStart"/>
      <w:r w:rsidRPr="00975B1A">
        <w:rPr>
          <w:sz w:val="24"/>
          <w:szCs w:val="24"/>
        </w:rPr>
        <w:t>img</w:t>
      </w:r>
      <w:proofErr w:type="spellEnd"/>
    </w:p>
    <w:p w:rsidR="00DB0720" w:rsidRPr="00975B1A" w:rsidRDefault="00DB0720" w:rsidP="00DB0720">
      <w:pPr>
        <w:pStyle w:val="BodyText"/>
        <w:spacing w:before="2"/>
        <w:ind w:left="100"/>
        <w:rPr>
          <w:sz w:val="24"/>
          <w:szCs w:val="24"/>
        </w:rPr>
      </w:pPr>
      <w:proofErr w:type="spellStart"/>
      <w:proofErr w:type="gramStart"/>
      <w:r w:rsidRPr="00975B1A">
        <w:rPr>
          <w:sz w:val="24"/>
          <w:szCs w:val="24"/>
        </w:rPr>
        <w:t>def</w:t>
      </w:r>
      <w:proofErr w:type="spellEnd"/>
      <w:proofErr w:type="gramEnd"/>
      <w:r w:rsidRPr="00975B1A">
        <w:rPr>
          <w:spacing w:val="-10"/>
          <w:sz w:val="24"/>
          <w:szCs w:val="24"/>
        </w:rPr>
        <w:t xml:space="preserve"> </w:t>
      </w:r>
      <w:r w:rsidRPr="00975B1A">
        <w:rPr>
          <w:sz w:val="24"/>
          <w:szCs w:val="24"/>
        </w:rPr>
        <w:t>preprocessing(</w:t>
      </w:r>
      <w:proofErr w:type="spellStart"/>
      <w:r w:rsidRPr="00975B1A">
        <w:rPr>
          <w:sz w:val="24"/>
          <w:szCs w:val="24"/>
        </w:rPr>
        <w:t>img</w:t>
      </w:r>
      <w:proofErr w:type="spellEnd"/>
      <w:r w:rsidRPr="00975B1A">
        <w:rPr>
          <w:sz w:val="24"/>
          <w:szCs w:val="24"/>
        </w:rPr>
        <w:t>):</w:t>
      </w:r>
    </w:p>
    <w:p w:rsidR="00DB0720" w:rsidRPr="00975B1A" w:rsidRDefault="00DB0720" w:rsidP="00DB0720">
      <w:pPr>
        <w:pStyle w:val="BodyText"/>
        <w:tabs>
          <w:tab w:val="left" w:pos="3140"/>
        </w:tabs>
        <w:spacing w:before="24"/>
        <w:ind w:left="383"/>
        <w:rPr>
          <w:sz w:val="24"/>
          <w:szCs w:val="24"/>
        </w:rPr>
      </w:pPr>
      <w:proofErr w:type="spellStart"/>
      <w:proofErr w:type="gramStart"/>
      <w:r w:rsidRPr="00975B1A">
        <w:rPr>
          <w:sz w:val="24"/>
          <w:szCs w:val="24"/>
        </w:rPr>
        <w:t>img</w:t>
      </w:r>
      <w:proofErr w:type="spellEnd"/>
      <w:proofErr w:type="gramEnd"/>
      <w:r w:rsidRPr="00975B1A">
        <w:rPr>
          <w:spacing w:val="-6"/>
          <w:sz w:val="24"/>
          <w:szCs w:val="24"/>
        </w:rPr>
        <w:t xml:space="preserve"> </w:t>
      </w:r>
      <w:r w:rsidRPr="00975B1A">
        <w:rPr>
          <w:sz w:val="24"/>
          <w:szCs w:val="24"/>
        </w:rPr>
        <w:t>=</w:t>
      </w:r>
      <w:r w:rsidRPr="00975B1A">
        <w:rPr>
          <w:spacing w:val="-4"/>
          <w:sz w:val="24"/>
          <w:szCs w:val="24"/>
        </w:rPr>
        <w:t xml:space="preserve"> </w:t>
      </w:r>
      <w:r w:rsidRPr="00975B1A">
        <w:rPr>
          <w:sz w:val="24"/>
          <w:szCs w:val="24"/>
        </w:rPr>
        <w:t>grayscale(</w:t>
      </w:r>
      <w:proofErr w:type="spellStart"/>
      <w:r w:rsidRPr="00975B1A">
        <w:rPr>
          <w:sz w:val="24"/>
          <w:szCs w:val="24"/>
        </w:rPr>
        <w:t>img</w:t>
      </w:r>
      <w:proofErr w:type="spellEnd"/>
      <w:r w:rsidRPr="00975B1A">
        <w:rPr>
          <w:sz w:val="24"/>
          <w:szCs w:val="24"/>
        </w:rPr>
        <w:t>)</w:t>
      </w:r>
      <w:r w:rsidRPr="00975B1A">
        <w:rPr>
          <w:sz w:val="24"/>
          <w:szCs w:val="24"/>
        </w:rPr>
        <w:tab/>
        <w:t>#</w:t>
      </w:r>
      <w:r w:rsidRPr="00975B1A">
        <w:rPr>
          <w:spacing w:val="-3"/>
          <w:sz w:val="24"/>
          <w:szCs w:val="24"/>
        </w:rPr>
        <w:t xml:space="preserve"> </w:t>
      </w:r>
      <w:r w:rsidRPr="00975B1A">
        <w:rPr>
          <w:sz w:val="24"/>
          <w:szCs w:val="24"/>
        </w:rPr>
        <w:t>CONVERT</w:t>
      </w:r>
      <w:r w:rsidRPr="00975B1A">
        <w:rPr>
          <w:spacing w:val="-6"/>
          <w:sz w:val="24"/>
          <w:szCs w:val="24"/>
        </w:rPr>
        <w:t xml:space="preserve"> </w:t>
      </w:r>
      <w:r w:rsidRPr="00975B1A">
        <w:rPr>
          <w:sz w:val="24"/>
          <w:szCs w:val="24"/>
        </w:rPr>
        <w:t>TO</w:t>
      </w:r>
      <w:r w:rsidRPr="00975B1A">
        <w:rPr>
          <w:spacing w:val="-2"/>
          <w:sz w:val="24"/>
          <w:szCs w:val="24"/>
        </w:rPr>
        <w:t xml:space="preserve"> </w:t>
      </w:r>
      <w:r w:rsidRPr="00975B1A">
        <w:rPr>
          <w:sz w:val="24"/>
          <w:szCs w:val="24"/>
        </w:rPr>
        <w:t>GRAYSCALE</w:t>
      </w:r>
    </w:p>
    <w:p w:rsidR="00DB0720" w:rsidRPr="00975B1A" w:rsidRDefault="00DB0720" w:rsidP="00DB0720">
      <w:pPr>
        <w:pStyle w:val="BodyText"/>
        <w:tabs>
          <w:tab w:val="left" w:pos="3230"/>
        </w:tabs>
        <w:spacing w:before="28" w:line="247" w:lineRule="auto"/>
        <w:ind w:left="100" w:right="1829" w:firstLine="283"/>
        <w:rPr>
          <w:sz w:val="24"/>
          <w:szCs w:val="24"/>
        </w:rPr>
      </w:pPr>
      <w:proofErr w:type="spellStart"/>
      <w:proofErr w:type="gramStart"/>
      <w:r w:rsidRPr="00975B1A">
        <w:rPr>
          <w:sz w:val="24"/>
          <w:szCs w:val="24"/>
        </w:rPr>
        <w:t>img</w:t>
      </w:r>
      <w:proofErr w:type="spellEnd"/>
      <w:proofErr w:type="gramEnd"/>
      <w:r w:rsidRPr="00975B1A">
        <w:rPr>
          <w:spacing w:val="10"/>
          <w:sz w:val="24"/>
          <w:szCs w:val="24"/>
        </w:rPr>
        <w:t xml:space="preserve"> </w:t>
      </w:r>
      <w:r w:rsidRPr="00975B1A">
        <w:rPr>
          <w:sz w:val="24"/>
          <w:szCs w:val="24"/>
        </w:rPr>
        <w:t>=</w:t>
      </w:r>
      <w:r w:rsidRPr="00975B1A">
        <w:rPr>
          <w:spacing w:val="16"/>
          <w:sz w:val="24"/>
          <w:szCs w:val="24"/>
        </w:rPr>
        <w:t xml:space="preserve"> </w:t>
      </w:r>
      <w:r w:rsidRPr="00975B1A">
        <w:rPr>
          <w:sz w:val="24"/>
          <w:szCs w:val="24"/>
        </w:rPr>
        <w:t>equalize(</w:t>
      </w:r>
      <w:proofErr w:type="spellStart"/>
      <w:r w:rsidRPr="00975B1A">
        <w:rPr>
          <w:sz w:val="24"/>
          <w:szCs w:val="24"/>
        </w:rPr>
        <w:t>img</w:t>
      </w:r>
      <w:proofErr w:type="spellEnd"/>
      <w:r w:rsidRPr="00975B1A">
        <w:rPr>
          <w:sz w:val="24"/>
          <w:szCs w:val="24"/>
        </w:rPr>
        <w:t>)</w:t>
      </w:r>
      <w:r w:rsidRPr="00975B1A">
        <w:rPr>
          <w:sz w:val="24"/>
          <w:szCs w:val="24"/>
        </w:rPr>
        <w:tab/>
        <w:t>#</w:t>
      </w:r>
      <w:r w:rsidRPr="00975B1A">
        <w:rPr>
          <w:spacing w:val="13"/>
          <w:sz w:val="24"/>
          <w:szCs w:val="24"/>
        </w:rPr>
        <w:t xml:space="preserve"> </w:t>
      </w:r>
      <w:r w:rsidRPr="00975B1A">
        <w:rPr>
          <w:sz w:val="24"/>
          <w:szCs w:val="24"/>
        </w:rPr>
        <w:t>STANDARDIZE</w:t>
      </w:r>
      <w:r w:rsidRPr="00975B1A">
        <w:rPr>
          <w:spacing w:val="11"/>
          <w:sz w:val="24"/>
          <w:szCs w:val="24"/>
        </w:rPr>
        <w:t xml:space="preserve"> </w:t>
      </w:r>
      <w:r w:rsidRPr="00975B1A">
        <w:rPr>
          <w:sz w:val="24"/>
          <w:szCs w:val="24"/>
        </w:rPr>
        <w:t>THE</w:t>
      </w:r>
      <w:r w:rsidRPr="00975B1A">
        <w:rPr>
          <w:spacing w:val="23"/>
          <w:sz w:val="24"/>
          <w:szCs w:val="24"/>
        </w:rPr>
        <w:t xml:space="preserve"> </w:t>
      </w:r>
      <w:r w:rsidRPr="00975B1A">
        <w:rPr>
          <w:sz w:val="24"/>
          <w:szCs w:val="24"/>
        </w:rPr>
        <w:t>LIGHTING</w:t>
      </w:r>
      <w:r w:rsidRPr="00975B1A">
        <w:rPr>
          <w:spacing w:val="13"/>
          <w:sz w:val="24"/>
          <w:szCs w:val="24"/>
        </w:rPr>
        <w:t xml:space="preserve"> </w:t>
      </w:r>
      <w:r w:rsidRPr="00975B1A">
        <w:rPr>
          <w:sz w:val="24"/>
          <w:szCs w:val="24"/>
        </w:rPr>
        <w:t>IN</w:t>
      </w:r>
      <w:r w:rsidRPr="00975B1A">
        <w:rPr>
          <w:spacing w:val="18"/>
          <w:sz w:val="24"/>
          <w:szCs w:val="24"/>
        </w:rPr>
        <w:t xml:space="preserve"> </w:t>
      </w:r>
      <w:r w:rsidRPr="00975B1A">
        <w:rPr>
          <w:sz w:val="24"/>
          <w:szCs w:val="24"/>
        </w:rPr>
        <w:t>AN</w:t>
      </w:r>
      <w:r w:rsidRPr="00975B1A">
        <w:rPr>
          <w:spacing w:val="-67"/>
          <w:sz w:val="24"/>
          <w:szCs w:val="24"/>
        </w:rPr>
        <w:t xml:space="preserve"> </w:t>
      </w:r>
      <w:r w:rsidRPr="00975B1A">
        <w:rPr>
          <w:sz w:val="24"/>
          <w:szCs w:val="24"/>
        </w:rPr>
        <w:t>IMAGE</w:t>
      </w:r>
    </w:p>
    <w:p w:rsidR="00DB0720" w:rsidRPr="00975B1A" w:rsidRDefault="00DB0720" w:rsidP="00DB0720">
      <w:pPr>
        <w:pStyle w:val="BodyText"/>
        <w:tabs>
          <w:tab w:val="left" w:pos="3163"/>
        </w:tabs>
        <w:spacing w:before="14" w:line="247" w:lineRule="auto"/>
        <w:ind w:left="100" w:right="1838" w:firstLine="283"/>
        <w:rPr>
          <w:sz w:val="24"/>
          <w:szCs w:val="24"/>
        </w:rPr>
      </w:pPr>
      <w:proofErr w:type="spellStart"/>
      <w:proofErr w:type="gramStart"/>
      <w:r w:rsidRPr="00975B1A">
        <w:rPr>
          <w:sz w:val="24"/>
          <w:szCs w:val="24"/>
        </w:rPr>
        <w:t>img</w:t>
      </w:r>
      <w:proofErr w:type="spellEnd"/>
      <w:proofErr w:type="gramEnd"/>
      <w:r w:rsidRPr="00975B1A">
        <w:rPr>
          <w:spacing w:val="15"/>
          <w:sz w:val="24"/>
          <w:szCs w:val="24"/>
        </w:rPr>
        <w:t xml:space="preserve"> </w:t>
      </w:r>
      <w:r w:rsidRPr="00975B1A">
        <w:rPr>
          <w:sz w:val="24"/>
          <w:szCs w:val="24"/>
        </w:rPr>
        <w:t>=</w:t>
      </w:r>
      <w:r w:rsidRPr="00975B1A">
        <w:rPr>
          <w:spacing w:val="21"/>
          <w:sz w:val="24"/>
          <w:szCs w:val="24"/>
        </w:rPr>
        <w:t xml:space="preserve"> </w:t>
      </w:r>
      <w:proofErr w:type="spellStart"/>
      <w:r w:rsidRPr="00975B1A">
        <w:rPr>
          <w:sz w:val="24"/>
          <w:szCs w:val="24"/>
        </w:rPr>
        <w:t>img</w:t>
      </w:r>
      <w:proofErr w:type="spellEnd"/>
      <w:r w:rsidRPr="00975B1A">
        <w:rPr>
          <w:sz w:val="24"/>
          <w:szCs w:val="24"/>
        </w:rPr>
        <w:t>/255</w:t>
      </w:r>
      <w:r w:rsidRPr="00975B1A">
        <w:rPr>
          <w:sz w:val="24"/>
          <w:szCs w:val="24"/>
        </w:rPr>
        <w:tab/>
        <w:t>#</w:t>
      </w:r>
      <w:r w:rsidRPr="00975B1A">
        <w:rPr>
          <w:spacing w:val="14"/>
          <w:sz w:val="24"/>
          <w:szCs w:val="24"/>
        </w:rPr>
        <w:t xml:space="preserve"> </w:t>
      </w:r>
      <w:r w:rsidRPr="00975B1A">
        <w:rPr>
          <w:sz w:val="24"/>
          <w:szCs w:val="24"/>
        </w:rPr>
        <w:t>TO</w:t>
      </w:r>
      <w:r w:rsidRPr="00975B1A">
        <w:rPr>
          <w:spacing w:val="14"/>
          <w:sz w:val="24"/>
          <w:szCs w:val="24"/>
        </w:rPr>
        <w:t xml:space="preserve"> </w:t>
      </w:r>
      <w:r w:rsidRPr="00975B1A">
        <w:rPr>
          <w:sz w:val="24"/>
          <w:szCs w:val="24"/>
        </w:rPr>
        <w:t>NORMALIZE</w:t>
      </w:r>
      <w:r w:rsidRPr="00975B1A">
        <w:rPr>
          <w:spacing w:val="11"/>
          <w:sz w:val="24"/>
          <w:szCs w:val="24"/>
        </w:rPr>
        <w:t xml:space="preserve"> </w:t>
      </w:r>
      <w:r w:rsidRPr="00975B1A">
        <w:rPr>
          <w:sz w:val="24"/>
          <w:szCs w:val="24"/>
        </w:rPr>
        <w:t>VALUES</w:t>
      </w:r>
      <w:r w:rsidRPr="00975B1A">
        <w:rPr>
          <w:spacing w:val="17"/>
          <w:sz w:val="24"/>
          <w:szCs w:val="24"/>
        </w:rPr>
        <w:t xml:space="preserve"> </w:t>
      </w:r>
      <w:r w:rsidRPr="00975B1A">
        <w:rPr>
          <w:sz w:val="24"/>
          <w:szCs w:val="24"/>
        </w:rPr>
        <w:t>BETWEEN</w:t>
      </w:r>
      <w:r w:rsidRPr="00975B1A">
        <w:rPr>
          <w:spacing w:val="18"/>
          <w:sz w:val="24"/>
          <w:szCs w:val="24"/>
        </w:rPr>
        <w:t xml:space="preserve"> </w:t>
      </w:r>
      <w:r w:rsidRPr="00975B1A">
        <w:rPr>
          <w:sz w:val="24"/>
          <w:szCs w:val="24"/>
        </w:rPr>
        <w:t>0</w:t>
      </w:r>
      <w:r w:rsidRPr="00975B1A">
        <w:rPr>
          <w:spacing w:val="-67"/>
          <w:sz w:val="24"/>
          <w:szCs w:val="24"/>
        </w:rPr>
        <w:t xml:space="preserve"> </w:t>
      </w:r>
      <w:r w:rsidRPr="00975B1A">
        <w:rPr>
          <w:sz w:val="24"/>
          <w:szCs w:val="24"/>
        </w:rPr>
        <w:t>AND</w:t>
      </w:r>
      <w:r w:rsidRPr="00975B1A">
        <w:rPr>
          <w:spacing w:val="1"/>
          <w:sz w:val="24"/>
          <w:szCs w:val="24"/>
        </w:rPr>
        <w:t xml:space="preserve"> </w:t>
      </w:r>
      <w:r w:rsidRPr="00975B1A">
        <w:rPr>
          <w:sz w:val="24"/>
          <w:szCs w:val="24"/>
        </w:rPr>
        <w:t>1</w:t>
      </w:r>
      <w:r w:rsidRPr="00975B1A">
        <w:rPr>
          <w:spacing w:val="1"/>
          <w:sz w:val="24"/>
          <w:szCs w:val="24"/>
        </w:rPr>
        <w:t xml:space="preserve"> </w:t>
      </w:r>
      <w:r w:rsidRPr="00975B1A">
        <w:rPr>
          <w:sz w:val="24"/>
          <w:szCs w:val="24"/>
        </w:rPr>
        <w:t>INSTEAD</w:t>
      </w:r>
      <w:r w:rsidRPr="00975B1A">
        <w:rPr>
          <w:spacing w:val="2"/>
          <w:sz w:val="24"/>
          <w:szCs w:val="24"/>
        </w:rPr>
        <w:t xml:space="preserve"> </w:t>
      </w:r>
      <w:r w:rsidRPr="00975B1A">
        <w:rPr>
          <w:sz w:val="24"/>
          <w:szCs w:val="24"/>
        </w:rPr>
        <w:t>OF</w:t>
      </w:r>
      <w:r w:rsidRPr="00975B1A">
        <w:rPr>
          <w:spacing w:val="-6"/>
          <w:sz w:val="24"/>
          <w:szCs w:val="24"/>
        </w:rPr>
        <w:t xml:space="preserve"> </w:t>
      </w:r>
      <w:r w:rsidRPr="00975B1A">
        <w:rPr>
          <w:sz w:val="24"/>
          <w:szCs w:val="24"/>
        </w:rPr>
        <w:t>0</w:t>
      </w:r>
      <w:r w:rsidRPr="00975B1A">
        <w:rPr>
          <w:spacing w:val="1"/>
          <w:sz w:val="24"/>
          <w:szCs w:val="24"/>
        </w:rPr>
        <w:t xml:space="preserve"> </w:t>
      </w:r>
      <w:r w:rsidRPr="00975B1A">
        <w:rPr>
          <w:sz w:val="24"/>
          <w:szCs w:val="24"/>
        </w:rPr>
        <w:t>TO</w:t>
      </w:r>
      <w:r w:rsidRPr="00975B1A">
        <w:rPr>
          <w:spacing w:val="2"/>
          <w:sz w:val="24"/>
          <w:szCs w:val="24"/>
        </w:rPr>
        <w:t xml:space="preserve"> </w:t>
      </w:r>
      <w:r w:rsidRPr="00975B1A">
        <w:rPr>
          <w:sz w:val="24"/>
          <w:szCs w:val="24"/>
        </w:rPr>
        <w:t>255</w:t>
      </w:r>
    </w:p>
    <w:p w:rsidR="00DB0720" w:rsidRPr="00975B1A" w:rsidRDefault="00DB0720" w:rsidP="00DB0720">
      <w:pPr>
        <w:pStyle w:val="BodyText"/>
        <w:spacing w:before="19"/>
        <w:ind w:left="383"/>
        <w:rPr>
          <w:sz w:val="24"/>
          <w:szCs w:val="24"/>
        </w:rPr>
      </w:pPr>
      <w:proofErr w:type="gramStart"/>
      <w:r w:rsidRPr="00975B1A">
        <w:rPr>
          <w:sz w:val="24"/>
          <w:szCs w:val="24"/>
        </w:rPr>
        <w:t>return</w:t>
      </w:r>
      <w:proofErr w:type="gramEnd"/>
      <w:r w:rsidRPr="00975B1A">
        <w:rPr>
          <w:spacing w:val="-6"/>
          <w:sz w:val="24"/>
          <w:szCs w:val="24"/>
        </w:rPr>
        <w:t xml:space="preserve"> </w:t>
      </w:r>
      <w:proofErr w:type="spellStart"/>
      <w:r w:rsidRPr="00975B1A">
        <w:rPr>
          <w:sz w:val="24"/>
          <w:szCs w:val="24"/>
        </w:rPr>
        <w:t>img</w:t>
      </w:r>
      <w:proofErr w:type="spellEnd"/>
    </w:p>
    <w:p w:rsidR="00DB0720" w:rsidRPr="00975B1A" w:rsidRDefault="00DB0720" w:rsidP="00DB0720">
      <w:pPr>
        <w:pStyle w:val="BodyText"/>
        <w:spacing w:before="1"/>
        <w:rPr>
          <w:sz w:val="24"/>
          <w:szCs w:val="24"/>
        </w:rPr>
      </w:pPr>
    </w:p>
    <w:p w:rsidR="00DB0720" w:rsidRPr="00975B1A" w:rsidRDefault="00DB0720" w:rsidP="00DB0720">
      <w:pPr>
        <w:pStyle w:val="BodyText"/>
        <w:tabs>
          <w:tab w:val="left" w:pos="6282"/>
        </w:tabs>
        <w:spacing w:line="247" w:lineRule="auto"/>
        <w:ind w:left="100" w:right="1838"/>
        <w:rPr>
          <w:sz w:val="24"/>
          <w:szCs w:val="24"/>
        </w:rPr>
      </w:pPr>
      <w:proofErr w:type="spellStart"/>
      <w:r w:rsidRPr="00975B1A">
        <w:rPr>
          <w:sz w:val="24"/>
          <w:szCs w:val="24"/>
        </w:rPr>
        <w:t>X_train</w:t>
      </w:r>
      <w:proofErr w:type="spellEnd"/>
      <w:r w:rsidRPr="00975B1A">
        <w:rPr>
          <w:sz w:val="24"/>
          <w:szCs w:val="24"/>
        </w:rPr>
        <w:t>=</w:t>
      </w:r>
      <w:proofErr w:type="spellStart"/>
      <w:proofErr w:type="gramStart"/>
      <w:r w:rsidRPr="00975B1A">
        <w:rPr>
          <w:sz w:val="24"/>
          <w:szCs w:val="24"/>
        </w:rPr>
        <w:t>np.array</w:t>
      </w:r>
      <w:proofErr w:type="spellEnd"/>
      <w:r w:rsidRPr="00975B1A">
        <w:rPr>
          <w:sz w:val="24"/>
          <w:szCs w:val="24"/>
        </w:rPr>
        <w:t>(</w:t>
      </w:r>
      <w:proofErr w:type="gramEnd"/>
      <w:r w:rsidRPr="00975B1A">
        <w:rPr>
          <w:sz w:val="24"/>
          <w:szCs w:val="24"/>
        </w:rPr>
        <w:t>list(map(</w:t>
      </w:r>
      <w:proofErr w:type="spellStart"/>
      <w:r w:rsidRPr="00975B1A">
        <w:rPr>
          <w:sz w:val="24"/>
          <w:szCs w:val="24"/>
        </w:rPr>
        <w:t>preprocessing,X_train</w:t>
      </w:r>
      <w:proofErr w:type="spellEnd"/>
      <w:r w:rsidRPr="00975B1A">
        <w:rPr>
          <w:sz w:val="24"/>
          <w:szCs w:val="24"/>
        </w:rPr>
        <w:t>)))</w:t>
      </w:r>
      <w:r w:rsidRPr="00975B1A">
        <w:rPr>
          <w:sz w:val="24"/>
          <w:szCs w:val="24"/>
        </w:rPr>
        <w:tab/>
        <w:t>#</w:t>
      </w:r>
      <w:r w:rsidRPr="00975B1A">
        <w:rPr>
          <w:spacing w:val="45"/>
          <w:sz w:val="24"/>
          <w:szCs w:val="24"/>
        </w:rPr>
        <w:t xml:space="preserve"> </w:t>
      </w:r>
      <w:r w:rsidRPr="00975B1A">
        <w:rPr>
          <w:sz w:val="24"/>
          <w:szCs w:val="24"/>
        </w:rPr>
        <w:t>TO</w:t>
      </w:r>
      <w:r w:rsidRPr="00975B1A">
        <w:rPr>
          <w:spacing w:val="45"/>
          <w:sz w:val="24"/>
          <w:szCs w:val="24"/>
        </w:rPr>
        <w:t xml:space="preserve"> </w:t>
      </w:r>
      <w:r w:rsidRPr="00975B1A">
        <w:rPr>
          <w:sz w:val="24"/>
          <w:szCs w:val="24"/>
        </w:rPr>
        <w:t>IRETATE</w:t>
      </w:r>
      <w:r w:rsidRPr="00975B1A">
        <w:rPr>
          <w:spacing w:val="-67"/>
          <w:sz w:val="24"/>
          <w:szCs w:val="24"/>
        </w:rPr>
        <w:t xml:space="preserve"> </w:t>
      </w:r>
      <w:r w:rsidRPr="00975B1A">
        <w:rPr>
          <w:sz w:val="24"/>
          <w:szCs w:val="24"/>
        </w:rPr>
        <w:t>AND</w:t>
      </w:r>
      <w:r w:rsidRPr="00975B1A">
        <w:rPr>
          <w:spacing w:val="1"/>
          <w:sz w:val="24"/>
          <w:szCs w:val="24"/>
        </w:rPr>
        <w:t xml:space="preserve"> </w:t>
      </w:r>
      <w:r w:rsidRPr="00975B1A">
        <w:rPr>
          <w:sz w:val="24"/>
          <w:szCs w:val="24"/>
        </w:rPr>
        <w:t>PREPROCESS ALL</w:t>
      </w:r>
      <w:r w:rsidRPr="00975B1A">
        <w:rPr>
          <w:spacing w:val="-1"/>
          <w:sz w:val="24"/>
          <w:szCs w:val="24"/>
        </w:rPr>
        <w:t xml:space="preserve"> </w:t>
      </w:r>
      <w:r w:rsidRPr="00975B1A">
        <w:rPr>
          <w:sz w:val="24"/>
          <w:szCs w:val="24"/>
        </w:rPr>
        <w:t>IMAGES</w:t>
      </w:r>
    </w:p>
    <w:p w:rsidR="00DB0720" w:rsidRPr="00975B1A" w:rsidRDefault="00DB0720" w:rsidP="00DB0720">
      <w:pPr>
        <w:pStyle w:val="BodyText"/>
        <w:spacing w:before="19" w:line="254" w:lineRule="auto"/>
        <w:ind w:left="100" w:right="2578"/>
        <w:rPr>
          <w:sz w:val="24"/>
          <w:szCs w:val="24"/>
        </w:rPr>
      </w:pPr>
      <w:proofErr w:type="spellStart"/>
      <w:r w:rsidRPr="00975B1A">
        <w:rPr>
          <w:w w:val="95"/>
          <w:sz w:val="24"/>
          <w:szCs w:val="24"/>
        </w:rPr>
        <w:t>X_validation</w:t>
      </w:r>
      <w:proofErr w:type="spellEnd"/>
      <w:r w:rsidRPr="00975B1A">
        <w:rPr>
          <w:w w:val="95"/>
          <w:sz w:val="24"/>
          <w:szCs w:val="24"/>
        </w:rPr>
        <w:t>=</w:t>
      </w:r>
      <w:proofErr w:type="spellStart"/>
      <w:r w:rsidRPr="00975B1A">
        <w:rPr>
          <w:w w:val="95"/>
          <w:sz w:val="24"/>
          <w:szCs w:val="24"/>
        </w:rPr>
        <w:t>np.array</w:t>
      </w:r>
      <w:proofErr w:type="spellEnd"/>
      <w:r w:rsidRPr="00975B1A">
        <w:rPr>
          <w:w w:val="95"/>
          <w:sz w:val="24"/>
          <w:szCs w:val="24"/>
        </w:rPr>
        <w:t>(list(map(</w:t>
      </w:r>
      <w:proofErr w:type="spellStart"/>
      <w:r w:rsidRPr="00975B1A">
        <w:rPr>
          <w:w w:val="95"/>
          <w:sz w:val="24"/>
          <w:szCs w:val="24"/>
        </w:rPr>
        <w:t>preprocessing,X_validation</w:t>
      </w:r>
      <w:proofErr w:type="spellEnd"/>
      <w:r w:rsidRPr="00975B1A">
        <w:rPr>
          <w:w w:val="95"/>
          <w:sz w:val="24"/>
          <w:szCs w:val="24"/>
        </w:rPr>
        <w:t>)))</w:t>
      </w:r>
      <w:r w:rsidRPr="00975B1A">
        <w:rPr>
          <w:spacing w:val="1"/>
          <w:w w:val="95"/>
          <w:sz w:val="24"/>
          <w:szCs w:val="24"/>
        </w:rPr>
        <w:t xml:space="preserve"> </w:t>
      </w:r>
      <w:proofErr w:type="spellStart"/>
      <w:r w:rsidRPr="00975B1A">
        <w:rPr>
          <w:sz w:val="24"/>
          <w:szCs w:val="24"/>
        </w:rPr>
        <w:t>X_test</w:t>
      </w:r>
      <w:proofErr w:type="spellEnd"/>
      <w:r w:rsidRPr="00975B1A">
        <w:rPr>
          <w:sz w:val="24"/>
          <w:szCs w:val="24"/>
        </w:rPr>
        <w:t>=</w:t>
      </w:r>
      <w:proofErr w:type="spellStart"/>
      <w:r w:rsidRPr="00975B1A">
        <w:rPr>
          <w:sz w:val="24"/>
          <w:szCs w:val="24"/>
        </w:rPr>
        <w:t>np.array</w:t>
      </w:r>
      <w:proofErr w:type="spellEnd"/>
      <w:r w:rsidRPr="00975B1A">
        <w:rPr>
          <w:sz w:val="24"/>
          <w:szCs w:val="24"/>
        </w:rPr>
        <w:t>(list(map(</w:t>
      </w:r>
      <w:proofErr w:type="spellStart"/>
      <w:r w:rsidRPr="00975B1A">
        <w:rPr>
          <w:sz w:val="24"/>
          <w:szCs w:val="24"/>
        </w:rPr>
        <w:t>preprocessing,X_test</w:t>
      </w:r>
      <w:proofErr w:type="spellEnd"/>
      <w:r w:rsidRPr="00975B1A">
        <w:rPr>
          <w:sz w:val="24"/>
          <w:szCs w:val="24"/>
        </w:rPr>
        <w:t>)))</w:t>
      </w:r>
      <w:r w:rsidRPr="00975B1A">
        <w:rPr>
          <w:spacing w:val="1"/>
          <w:sz w:val="24"/>
          <w:szCs w:val="24"/>
        </w:rPr>
        <w:t xml:space="preserve"> </w:t>
      </w:r>
      <w:r w:rsidRPr="00975B1A">
        <w:rPr>
          <w:sz w:val="24"/>
          <w:szCs w:val="24"/>
        </w:rPr>
        <w:t>cv2.imshow("</w:t>
      </w:r>
      <w:proofErr w:type="spellStart"/>
      <w:r w:rsidRPr="00975B1A">
        <w:rPr>
          <w:sz w:val="24"/>
          <w:szCs w:val="24"/>
        </w:rPr>
        <w:t>GrayScale</w:t>
      </w:r>
      <w:proofErr w:type="spellEnd"/>
      <w:r w:rsidRPr="00975B1A">
        <w:rPr>
          <w:spacing w:val="1"/>
          <w:sz w:val="24"/>
          <w:szCs w:val="24"/>
        </w:rPr>
        <w:t xml:space="preserve"> </w:t>
      </w:r>
      <w:r w:rsidRPr="00975B1A">
        <w:rPr>
          <w:sz w:val="24"/>
          <w:szCs w:val="24"/>
        </w:rPr>
        <w:t>Images",</w:t>
      </w:r>
      <w:proofErr w:type="spellStart"/>
      <w:r w:rsidRPr="00975B1A">
        <w:rPr>
          <w:sz w:val="24"/>
          <w:szCs w:val="24"/>
        </w:rPr>
        <w:t>X_train</w:t>
      </w:r>
      <w:proofErr w:type="spellEnd"/>
      <w:r w:rsidRPr="00975B1A">
        <w:rPr>
          <w:sz w:val="24"/>
          <w:szCs w:val="24"/>
        </w:rPr>
        <w:t>[</w:t>
      </w:r>
      <w:proofErr w:type="spellStart"/>
      <w:r w:rsidRPr="00975B1A">
        <w:rPr>
          <w:sz w:val="24"/>
          <w:szCs w:val="24"/>
        </w:rPr>
        <w:t>random.randint</w:t>
      </w:r>
      <w:proofErr w:type="spellEnd"/>
      <w:r w:rsidRPr="00975B1A">
        <w:rPr>
          <w:sz w:val="24"/>
          <w:szCs w:val="24"/>
        </w:rPr>
        <w:t>(0,len(</w:t>
      </w:r>
      <w:proofErr w:type="spellStart"/>
      <w:r w:rsidRPr="00975B1A">
        <w:rPr>
          <w:sz w:val="24"/>
          <w:szCs w:val="24"/>
        </w:rPr>
        <w:t>X_train</w:t>
      </w:r>
      <w:proofErr w:type="spellEnd"/>
      <w:r w:rsidRPr="00975B1A">
        <w:rPr>
          <w:sz w:val="24"/>
          <w:szCs w:val="24"/>
        </w:rPr>
        <w:t>)1)])</w:t>
      </w:r>
    </w:p>
    <w:p w:rsidR="00DB0720" w:rsidRPr="00975B1A" w:rsidRDefault="00DB0720" w:rsidP="00DB0720">
      <w:pPr>
        <w:pStyle w:val="BodyText"/>
        <w:spacing w:before="19" w:line="254" w:lineRule="auto"/>
        <w:ind w:left="100" w:right="2578"/>
        <w:rPr>
          <w:sz w:val="24"/>
          <w:szCs w:val="24"/>
        </w:rPr>
      </w:pPr>
      <w:r w:rsidRPr="00975B1A">
        <w:rPr>
          <w:sz w:val="24"/>
          <w:szCs w:val="24"/>
        </w:rPr>
        <w:t>ADD</w:t>
      </w:r>
      <w:r w:rsidRPr="00975B1A">
        <w:rPr>
          <w:spacing w:val="6"/>
          <w:sz w:val="24"/>
          <w:szCs w:val="24"/>
        </w:rPr>
        <w:t xml:space="preserve"> </w:t>
      </w:r>
      <w:r w:rsidRPr="00975B1A">
        <w:rPr>
          <w:sz w:val="24"/>
          <w:szCs w:val="24"/>
        </w:rPr>
        <w:t>A</w:t>
      </w:r>
      <w:r w:rsidRPr="00975B1A">
        <w:rPr>
          <w:spacing w:val="-4"/>
          <w:sz w:val="24"/>
          <w:szCs w:val="24"/>
        </w:rPr>
        <w:t xml:space="preserve"> </w:t>
      </w:r>
      <w:r w:rsidRPr="00975B1A">
        <w:rPr>
          <w:sz w:val="24"/>
          <w:szCs w:val="24"/>
        </w:rPr>
        <w:t>DEPTH</w:t>
      </w:r>
      <w:r w:rsidRPr="00975B1A">
        <w:rPr>
          <w:spacing w:val="-3"/>
          <w:sz w:val="24"/>
          <w:szCs w:val="24"/>
        </w:rPr>
        <w:t xml:space="preserve"> </w:t>
      </w:r>
      <w:r w:rsidRPr="00975B1A">
        <w:rPr>
          <w:sz w:val="24"/>
          <w:szCs w:val="24"/>
        </w:rPr>
        <w:t>OF</w:t>
      </w:r>
      <w:r w:rsidRPr="00975B1A">
        <w:rPr>
          <w:spacing w:val="-6"/>
          <w:sz w:val="24"/>
          <w:szCs w:val="24"/>
        </w:rPr>
        <w:t xml:space="preserve"> </w:t>
      </w:r>
      <w:r w:rsidRPr="00975B1A">
        <w:rPr>
          <w:sz w:val="24"/>
          <w:szCs w:val="24"/>
        </w:rPr>
        <w:t>1:</w:t>
      </w:r>
    </w:p>
    <w:p w:rsidR="00DB0720" w:rsidRPr="00975B1A" w:rsidRDefault="00DB0720" w:rsidP="00DB0720">
      <w:pPr>
        <w:rPr>
          <w:sz w:val="24"/>
          <w:szCs w:val="24"/>
        </w:rPr>
      </w:pPr>
    </w:p>
    <w:p w:rsidR="00DB0720" w:rsidRPr="00975B1A" w:rsidRDefault="00DB0720" w:rsidP="00DB0720">
      <w:pPr>
        <w:pStyle w:val="BodyText"/>
        <w:spacing w:before="75" w:line="247" w:lineRule="auto"/>
        <w:ind w:left="100" w:right="1838"/>
        <w:rPr>
          <w:sz w:val="24"/>
          <w:szCs w:val="24"/>
        </w:rPr>
      </w:pPr>
      <w:r w:rsidRPr="00975B1A">
        <w:rPr>
          <w:w w:val="95"/>
          <w:sz w:val="24"/>
          <w:szCs w:val="24"/>
        </w:rPr>
        <w:t>X_train=X_</w:t>
      </w:r>
      <w:proofErr w:type="gramStart"/>
      <w:r w:rsidRPr="00975B1A">
        <w:rPr>
          <w:w w:val="95"/>
          <w:sz w:val="24"/>
          <w:szCs w:val="24"/>
        </w:rPr>
        <w:t>train.reshape(</w:t>
      </w:r>
      <w:proofErr w:type="gramEnd"/>
      <w:r w:rsidRPr="00975B1A">
        <w:rPr>
          <w:w w:val="95"/>
          <w:sz w:val="24"/>
          <w:szCs w:val="24"/>
        </w:rPr>
        <w:t>X_train.shape[0],X_train.shape[1],X_train.shap</w:t>
      </w:r>
      <w:r w:rsidRPr="00975B1A">
        <w:rPr>
          <w:spacing w:val="1"/>
          <w:w w:val="95"/>
          <w:sz w:val="24"/>
          <w:szCs w:val="24"/>
        </w:rPr>
        <w:t xml:space="preserve"> </w:t>
      </w:r>
      <w:r w:rsidRPr="00975B1A">
        <w:rPr>
          <w:sz w:val="24"/>
          <w:szCs w:val="24"/>
        </w:rPr>
        <w:t>e[2],1)</w:t>
      </w:r>
    </w:p>
    <w:p w:rsidR="00DB0720" w:rsidRPr="00975B1A" w:rsidRDefault="00DB0720" w:rsidP="00DB0720">
      <w:pPr>
        <w:pStyle w:val="BodyText"/>
        <w:spacing w:before="18" w:line="249" w:lineRule="auto"/>
        <w:ind w:left="100" w:right="1838"/>
        <w:rPr>
          <w:sz w:val="24"/>
          <w:szCs w:val="24"/>
        </w:rPr>
      </w:pPr>
      <w:r w:rsidRPr="00975B1A">
        <w:rPr>
          <w:w w:val="95"/>
          <w:sz w:val="24"/>
          <w:szCs w:val="24"/>
        </w:rPr>
        <w:t>X_validation=X_validation.reshape(X_validation.shape[0],X_validation.</w:t>
      </w:r>
      <w:r w:rsidRPr="00975B1A">
        <w:rPr>
          <w:spacing w:val="1"/>
          <w:w w:val="95"/>
          <w:sz w:val="24"/>
          <w:szCs w:val="24"/>
        </w:rPr>
        <w:t xml:space="preserve"> </w:t>
      </w:r>
      <w:r w:rsidRPr="00975B1A">
        <w:rPr>
          <w:sz w:val="24"/>
          <w:szCs w:val="24"/>
        </w:rPr>
        <w:t>shape[1],</w:t>
      </w:r>
      <w:proofErr w:type="spellStart"/>
      <w:r w:rsidRPr="00975B1A">
        <w:rPr>
          <w:sz w:val="24"/>
          <w:szCs w:val="24"/>
        </w:rPr>
        <w:t>X_validation.shape</w:t>
      </w:r>
      <w:proofErr w:type="spellEnd"/>
      <w:r w:rsidRPr="00975B1A">
        <w:rPr>
          <w:sz w:val="24"/>
          <w:szCs w:val="24"/>
        </w:rPr>
        <w:t>[2],1)</w:t>
      </w:r>
      <w:r w:rsidRPr="00975B1A">
        <w:rPr>
          <w:spacing w:val="1"/>
          <w:sz w:val="24"/>
          <w:szCs w:val="24"/>
        </w:rPr>
        <w:t xml:space="preserve"> </w:t>
      </w:r>
      <w:r w:rsidRPr="00975B1A">
        <w:rPr>
          <w:sz w:val="24"/>
          <w:szCs w:val="24"/>
        </w:rPr>
        <w:t>X_test=X_test.reshape(X_test.shape[0],X_test.shape[1],X_test.shape[2],</w:t>
      </w:r>
      <w:r w:rsidRPr="00975B1A">
        <w:rPr>
          <w:spacing w:val="-67"/>
          <w:sz w:val="24"/>
          <w:szCs w:val="24"/>
        </w:rPr>
        <w:t xml:space="preserve"> </w:t>
      </w:r>
      <w:r w:rsidRPr="00975B1A">
        <w:rPr>
          <w:sz w:val="24"/>
          <w:szCs w:val="24"/>
        </w:rPr>
        <w:t>1)</w:t>
      </w:r>
    </w:p>
    <w:p w:rsidR="00DB0720" w:rsidRDefault="00DB0720" w:rsidP="00DB0720">
      <w:pPr>
        <w:pStyle w:val="BodyText"/>
        <w:spacing w:before="18" w:line="249" w:lineRule="auto"/>
        <w:ind w:left="100" w:right="1838"/>
      </w:pPr>
      <w:r w:rsidRPr="0026246D">
        <w:rPr>
          <w:noProof/>
        </w:rPr>
        <w:drawing>
          <wp:inline distT="0" distB="0" distL="0" distR="0" wp14:anchorId="2EF91C57" wp14:editId="25C0F96B">
            <wp:extent cx="3753016" cy="3587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5910" cy="3609344"/>
                    </a:xfrm>
                    <a:prstGeom prst="rect">
                      <a:avLst/>
                    </a:prstGeom>
                  </pic:spPr>
                </pic:pic>
              </a:graphicData>
            </a:graphic>
          </wp:inline>
        </w:drawing>
      </w:r>
    </w:p>
    <w:p w:rsidR="00DB0720" w:rsidRDefault="00DB0720" w:rsidP="00DB0720">
      <w:pPr>
        <w:pStyle w:val="BodyText"/>
        <w:spacing w:before="18" w:line="249" w:lineRule="auto"/>
        <w:ind w:left="100" w:right="1838"/>
      </w:pPr>
    </w:p>
    <w:p w:rsidR="00DB0720" w:rsidRDefault="00DB0720" w:rsidP="00DB0720"/>
    <w:p w:rsidR="00DB0720" w:rsidRPr="00773ADD" w:rsidRDefault="00527110" w:rsidP="00552848">
      <w:pPr>
        <w:pStyle w:val="Heading3"/>
        <w:rPr>
          <w:rFonts w:ascii="Times New Roman" w:hAnsi="Times New Roman" w:cs="Times New Roman"/>
          <w:color w:val="auto"/>
          <w:sz w:val="28"/>
          <w:szCs w:val="28"/>
        </w:rPr>
      </w:pPr>
      <w:bookmarkStart w:id="55" w:name="_Toc163596427"/>
      <w:r w:rsidRPr="00773ADD">
        <w:rPr>
          <w:rFonts w:ascii="Times New Roman" w:hAnsi="Times New Roman" w:cs="Times New Roman"/>
          <w:color w:val="auto"/>
          <w:sz w:val="28"/>
          <w:szCs w:val="28"/>
        </w:rPr>
        <w:lastRenderedPageBreak/>
        <w:t>5.3</w:t>
      </w:r>
      <w:r w:rsidR="00A97588" w:rsidRPr="00773ADD">
        <w:rPr>
          <w:rFonts w:ascii="Times New Roman" w:hAnsi="Times New Roman" w:cs="Times New Roman"/>
          <w:color w:val="auto"/>
          <w:sz w:val="28"/>
          <w:szCs w:val="28"/>
        </w:rPr>
        <w:t xml:space="preserve"> </w:t>
      </w:r>
      <w:r w:rsidR="00DB0720" w:rsidRPr="00773ADD">
        <w:rPr>
          <w:rFonts w:ascii="Times New Roman" w:hAnsi="Times New Roman" w:cs="Times New Roman"/>
          <w:color w:val="auto"/>
          <w:sz w:val="28"/>
          <w:szCs w:val="28"/>
        </w:rPr>
        <w:t>Testing code</w:t>
      </w:r>
      <w:r w:rsidR="00A97588" w:rsidRPr="00773ADD">
        <w:rPr>
          <w:rFonts w:ascii="Times New Roman" w:hAnsi="Times New Roman" w:cs="Times New Roman"/>
          <w:color w:val="auto"/>
          <w:sz w:val="28"/>
          <w:szCs w:val="28"/>
        </w:rPr>
        <w:t>:</w:t>
      </w:r>
      <w:bookmarkEnd w:id="55"/>
    </w:p>
    <w:p w:rsidR="00DB0720" w:rsidRPr="00975B1A" w:rsidRDefault="00DB0720" w:rsidP="00DB0720">
      <w:pPr>
        <w:pStyle w:val="BodyText"/>
        <w:spacing w:before="274" w:line="261" w:lineRule="auto"/>
        <w:ind w:left="100" w:right="7822"/>
        <w:rPr>
          <w:sz w:val="24"/>
          <w:szCs w:val="24"/>
        </w:rPr>
      </w:pPr>
      <w:proofErr w:type="gramStart"/>
      <w:r w:rsidRPr="00975B1A">
        <w:rPr>
          <w:sz w:val="24"/>
          <w:szCs w:val="24"/>
        </w:rPr>
        <w:t>import</w:t>
      </w:r>
      <w:proofErr w:type="gramEnd"/>
      <w:r w:rsidRPr="00975B1A">
        <w:rPr>
          <w:spacing w:val="-7"/>
          <w:sz w:val="24"/>
          <w:szCs w:val="24"/>
        </w:rPr>
        <w:t xml:space="preserve"> </w:t>
      </w:r>
      <w:proofErr w:type="spellStart"/>
      <w:r w:rsidRPr="00975B1A">
        <w:rPr>
          <w:sz w:val="24"/>
          <w:szCs w:val="24"/>
        </w:rPr>
        <w:t>numpy</w:t>
      </w:r>
      <w:proofErr w:type="spellEnd"/>
      <w:r w:rsidRPr="00975B1A">
        <w:rPr>
          <w:spacing w:val="-11"/>
          <w:sz w:val="24"/>
          <w:szCs w:val="24"/>
        </w:rPr>
        <w:t xml:space="preserve"> </w:t>
      </w:r>
      <w:r w:rsidRPr="00975B1A">
        <w:rPr>
          <w:sz w:val="24"/>
          <w:szCs w:val="24"/>
        </w:rPr>
        <w:t>as</w:t>
      </w:r>
      <w:r w:rsidRPr="00975B1A">
        <w:rPr>
          <w:spacing w:val="-5"/>
          <w:sz w:val="24"/>
          <w:szCs w:val="24"/>
        </w:rPr>
        <w:t xml:space="preserve"> </w:t>
      </w:r>
      <w:proofErr w:type="spellStart"/>
      <w:r w:rsidRPr="00975B1A">
        <w:rPr>
          <w:sz w:val="24"/>
          <w:szCs w:val="24"/>
        </w:rPr>
        <w:t>np</w:t>
      </w:r>
      <w:proofErr w:type="spellEnd"/>
      <w:r w:rsidRPr="00975B1A">
        <w:rPr>
          <w:spacing w:val="-67"/>
          <w:sz w:val="24"/>
          <w:szCs w:val="24"/>
        </w:rPr>
        <w:t xml:space="preserve"> </w:t>
      </w:r>
      <w:r w:rsidRPr="00975B1A">
        <w:rPr>
          <w:sz w:val="24"/>
          <w:szCs w:val="24"/>
        </w:rPr>
        <w:t>import cv2</w:t>
      </w:r>
    </w:p>
    <w:p w:rsidR="00DB0720" w:rsidRPr="00975B1A" w:rsidRDefault="00DB0720" w:rsidP="00DB0720">
      <w:pPr>
        <w:pStyle w:val="BodyText"/>
        <w:spacing w:line="316" w:lineRule="exact"/>
        <w:ind w:left="100"/>
        <w:rPr>
          <w:sz w:val="24"/>
          <w:szCs w:val="24"/>
        </w:rPr>
      </w:pPr>
      <w:proofErr w:type="gramStart"/>
      <w:r w:rsidRPr="00975B1A">
        <w:rPr>
          <w:sz w:val="24"/>
          <w:szCs w:val="24"/>
        </w:rPr>
        <w:t>import</w:t>
      </w:r>
      <w:proofErr w:type="gramEnd"/>
      <w:r w:rsidRPr="00975B1A">
        <w:rPr>
          <w:spacing w:val="-4"/>
          <w:sz w:val="24"/>
          <w:szCs w:val="24"/>
        </w:rPr>
        <w:t xml:space="preserve"> </w:t>
      </w:r>
      <w:r w:rsidRPr="00975B1A">
        <w:rPr>
          <w:sz w:val="24"/>
          <w:szCs w:val="24"/>
        </w:rPr>
        <w:t>pickle</w:t>
      </w:r>
    </w:p>
    <w:p w:rsidR="00DB0720" w:rsidRPr="00975B1A" w:rsidRDefault="00DB0720" w:rsidP="00DB0720">
      <w:pPr>
        <w:pStyle w:val="BodyText"/>
        <w:tabs>
          <w:tab w:val="left" w:pos="2736"/>
        </w:tabs>
        <w:spacing w:before="24"/>
        <w:ind w:left="100"/>
        <w:rPr>
          <w:sz w:val="24"/>
          <w:szCs w:val="24"/>
        </w:rPr>
      </w:pPr>
      <w:proofErr w:type="spellStart"/>
      <w:proofErr w:type="gramStart"/>
      <w:r w:rsidRPr="00975B1A">
        <w:rPr>
          <w:sz w:val="24"/>
          <w:szCs w:val="24"/>
        </w:rPr>
        <w:t>frameWidth</w:t>
      </w:r>
      <w:proofErr w:type="spellEnd"/>
      <w:proofErr w:type="gramEnd"/>
      <w:r w:rsidRPr="00975B1A">
        <w:rPr>
          <w:sz w:val="24"/>
          <w:szCs w:val="24"/>
        </w:rPr>
        <w:t>=</w:t>
      </w:r>
      <w:r w:rsidRPr="00975B1A">
        <w:rPr>
          <w:spacing w:val="-3"/>
          <w:sz w:val="24"/>
          <w:szCs w:val="24"/>
        </w:rPr>
        <w:t xml:space="preserve"> </w:t>
      </w:r>
      <w:r w:rsidRPr="00975B1A">
        <w:rPr>
          <w:sz w:val="24"/>
          <w:szCs w:val="24"/>
        </w:rPr>
        <w:t>640</w:t>
      </w:r>
      <w:r w:rsidRPr="00975B1A">
        <w:rPr>
          <w:sz w:val="24"/>
          <w:szCs w:val="24"/>
        </w:rPr>
        <w:tab/>
        <w:t>#</w:t>
      </w:r>
      <w:r w:rsidRPr="00975B1A">
        <w:rPr>
          <w:spacing w:val="-5"/>
          <w:sz w:val="24"/>
          <w:szCs w:val="24"/>
        </w:rPr>
        <w:t xml:space="preserve"> </w:t>
      </w:r>
      <w:r w:rsidRPr="00975B1A">
        <w:rPr>
          <w:sz w:val="24"/>
          <w:szCs w:val="24"/>
        </w:rPr>
        <w:t>CAMERA</w:t>
      </w:r>
      <w:r w:rsidRPr="00975B1A">
        <w:rPr>
          <w:spacing w:val="-9"/>
          <w:sz w:val="24"/>
          <w:szCs w:val="24"/>
        </w:rPr>
        <w:t xml:space="preserve"> </w:t>
      </w:r>
      <w:r w:rsidRPr="00975B1A">
        <w:rPr>
          <w:sz w:val="24"/>
          <w:szCs w:val="24"/>
        </w:rPr>
        <w:t>RESOLUTION</w:t>
      </w:r>
    </w:p>
    <w:p w:rsidR="00DB0720" w:rsidRPr="00975B1A" w:rsidRDefault="00DB0720" w:rsidP="00DB0720">
      <w:pPr>
        <w:pStyle w:val="BodyText"/>
        <w:spacing w:before="23"/>
        <w:ind w:left="100"/>
        <w:rPr>
          <w:sz w:val="24"/>
          <w:szCs w:val="24"/>
        </w:rPr>
      </w:pPr>
      <w:proofErr w:type="spellStart"/>
      <w:proofErr w:type="gramStart"/>
      <w:r w:rsidRPr="00975B1A">
        <w:rPr>
          <w:sz w:val="24"/>
          <w:szCs w:val="24"/>
        </w:rPr>
        <w:t>frameHeight</w:t>
      </w:r>
      <w:proofErr w:type="spellEnd"/>
      <w:proofErr w:type="gramEnd"/>
      <w:r w:rsidRPr="00975B1A">
        <w:rPr>
          <w:spacing w:val="-4"/>
          <w:sz w:val="24"/>
          <w:szCs w:val="24"/>
        </w:rPr>
        <w:t xml:space="preserve"> </w:t>
      </w:r>
      <w:r w:rsidRPr="00975B1A">
        <w:rPr>
          <w:sz w:val="24"/>
          <w:szCs w:val="24"/>
        </w:rPr>
        <w:t>=</w:t>
      </w:r>
      <w:r w:rsidRPr="00975B1A">
        <w:rPr>
          <w:spacing w:val="-1"/>
          <w:sz w:val="24"/>
          <w:szCs w:val="24"/>
        </w:rPr>
        <w:t xml:space="preserve"> </w:t>
      </w:r>
      <w:r w:rsidRPr="00975B1A">
        <w:rPr>
          <w:sz w:val="24"/>
          <w:szCs w:val="24"/>
        </w:rPr>
        <w:t>480</w:t>
      </w:r>
    </w:p>
    <w:p w:rsidR="00DB0720" w:rsidRPr="00975B1A" w:rsidRDefault="00DB0720" w:rsidP="00DB0720">
      <w:pPr>
        <w:pStyle w:val="BodyText"/>
        <w:spacing w:before="29"/>
        <w:rPr>
          <w:sz w:val="24"/>
          <w:szCs w:val="24"/>
        </w:rPr>
      </w:pPr>
      <w:r w:rsidRPr="00975B1A">
        <w:rPr>
          <w:sz w:val="24"/>
          <w:szCs w:val="24"/>
        </w:rPr>
        <w:t xml:space="preserve"> </w:t>
      </w:r>
      <w:proofErr w:type="gramStart"/>
      <w:r w:rsidRPr="00975B1A">
        <w:rPr>
          <w:sz w:val="24"/>
          <w:szCs w:val="24"/>
        </w:rPr>
        <w:t>brightness</w:t>
      </w:r>
      <w:proofErr w:type="gramEnd"/>
      <w:r w:rsidRPr="00975B1A">
        <w:rPr>
          <w:spacing w:val="-2"/>
          <w:sz w:val="24"/>
          <w:szCs w:val="24"/>
        </w:rPr>
        <w:t xml:space="preserve"> </w:t>
      </w:r>
      <w:r w:rsidRPr="00975B1A">
        <w:rPr>
          <w:sz w:val="24"/>
          <w:szCs w:val="24"/>
        </w:rPr>
        <w:t>=</w:t>
      </w:r>
      <w:r w:rsidRPr="00975B1A">
        <w:rPr>
          <w:spacing w:val="-2"/>
          <w:sz w:val="24"/>
          <w:szCs w:val="24"/>
        </w:rPr>
        <w:t xml:space="preserve"> </w:t>
      </w:r>
      <w:r w:rsidRPr="00975B1A">
        <w:rPr>
          <w:sz w:val="24"/>
          <w:szCs w:val="24"/>
        </w:rPr>
        <w:t>180</w:t>
      </w:r>
    </w:p>
    <w:p w:rsidR="00DB0720" w:rsidRPr="00975B1A" w:rsidRDefault="00DB0720" w:rsidP="00DB0720">
      <w:pPr>
        <w:pStyle w:val="BodyText"/>
        <w:tabs>
          <w:tab w:val="left" w:pos="2559"/>
        </w:tabs>
        <w:spacing w:before="23" w:line="259" w:lineRule="auto"/>
        <w:ind w:right="3929"/>
        <w:rPr>
          <w:sz w:val="24"/>
          <w:szCs w:val="24"/>
        </w:rPr>
      </w:pPr>
      <w:r w:rsidRPr="00975B1A">
        <w:rPr>
          <w:sz w:val="24"/>
          <w:szCs w:val="24"/>
        </w:rPr>
        <w:t xml:space="preserve"> </w:t>
      </w:r>
      <w:proofErr w:type="gramStart"/>
      <w:r w:rsidRPr="00975B1A">
        <w:rPr>
          <w:sz w:val="24"/>
          <w:szCs w:val="24"/>
        </w:rPr>
        <w:t>threshold</w:t>
      </w:r>
      <w:proofErr w:type="gramEnd"/>
      <w:r w:rsidRPr="00975B1A">
        <w:rPr>
          <w:spacing w:val="-2"/>
          <w:sz w:val="24"/>
          <w:szCs w:val="24"/>
        </w:rPr>
        <w:t xml:space="preserve"> </w:t>
      </w:r>
      <w:r w:rsidRPr="00975B1A">
        <w:rPr>
          <w:sz w:val="24"/>
          <w:szCs w:val="24"/>
        </w:rPr>
        <w:t>=</w:t>
      </w:r>
      <w:r w:rsidRPr="00975B1A">
        <w:rPr>
          <w:spacing w:val="-1"/>
          <w:sz w:val="24"/>
          <w:szCs w:val="24"/>
        </w:rPr>
        <w:t xml:space="preserve"> </w:t>
      </w:r>
      <w:r w:rsidRPr="00975B1A">
        <w:rPr>
          <w:sz w:val="24"/>
          <w:szCs w:val="24"/>
        </w:rPr>
        <w:t>0.75</w:t>
      </w:r>
      <w:r w:rsidRPr="00975B1A">
        <w:rPr>
          <w:sz w:val="24"/>
          <w:szCs w:val="24"/>
        </w:rPr>
        <w:tab/>
        <w:t>#</w:t>
      </w:r>
      <w:r w:rsidRPr="00975B1A">
        <w:rPr>
          <w:spacing w:val="-11"/>
          <w:sz w:val="24"/>
          <w:szCs w:val="24"/>
        </w:rPr>
        <w:t xml:space="preserve"> </w:t>
      </w:r>
      <w:r w:rsidRPr="00975B1A">
        <w:rPr>
          <w:sz w:val="24"/>
          <w:szCs w:val="24"/>
        </w:rPr>
        <w:t>PROBABLITY</w:t>
      </w:r>
      <w:r w:rsidRPr="00975B1A">
        <w:rPr>
          <w:spacing w:val="-6"/>
          <w:sz w:val="24"/>
          <w:szCs w:val="24"/>
        </w:rPr>
        <w:t xml:space="preserve"> </w:t>
      </w:r>
      <w:r w:rsidRPr="00975B1A">
        <w:rPr>
          <w:sz w:val="24"/>
          <w:szCs w:val="24"/>
        </w:rPr>
        <w:t>THRESHOLD</w:t>
      </w:r>
      <w:r w:rsidRPr="00975B1A">
        <w:rPr>
          <w:spacing w:val="-67"/>
          <w:sz w:val="24"/>
          <w:szCs w:val="24"/>
        </w:rPr>
        <w:t xml:space="preserve"> </w:t>
      </w:r>
      <w:r w:rsidRPr="00975B1A">
        <w:rPr>
          <w:sz w:val="24"/>
          <w:szCs w:val="24"/>
        </w:rPr>
        <w:t>font</w:t>
      </w:r>
      <w:r w:rsidRPr="00975B1A">
        <w:rPr>
          <w:spacing w:val="-1"/>
          <w:sz w:val="24"/>
          <w:szCs w:val="24"/>
        </w:rPr>
        <w:t xml:space="preserve"> </w:t>
      </w:r>
      <w:r w:rsidRPr="00975B1A">
        <w:rPr>
          <w:sz w:val="24"/>
          <w:szCs w:val="24"/>
        </w:rPr>
        <w:t>=</w:t>
      </w:r>
      <w:r w:rsidRPr="00975B1A">
        <w:rPr>
          <w:spacing w:val="1"/>
          <w:sz w:val="24"/>
          <w:szCs w:val="24"/>
        </w:rPr>
        <w:t xml:space="preserve"> </w:t>
      </w:r>
      <w:r w:rsidRPr="00975B1A">
        <w:rPr>
          <w:sz w:val="24"/>
          <w:szCs w:val="24"/>
        </w:rPr>
        <w:t>cv2.FONT_HERSHEY_SIMPLEX</w:t>
      </w:r>
    </w:p>
    <w:p w:rsidR="00DB0720" w:rsidRPr="00975B1A" w:rsidRDefault="00DB0720" w:rsidP="00DB0720">
      <w:pPr>
        <w:pStyle w:val="BodyText"/>
        <w:spacing w:line="318" w:lineRule="exact"/>
        <w:rPr>
          <w:sz w:val="24"/>
          <w:szCs w:val="24"/>
        </w:rPr>
      </w:pPr>
      <w:r w:rsidRPr="00975B1A">
        <w:rPr>
          <w:sz w:val="24"/>
          <w:szCs w:val="24"/>
        </w:rPr>
        <w:t>#</w:t>
      </w:r>
      <w:r w:rsidRPr="00975B1A">
        <w:rPr>
          <w:spacing w:val="-3"/>
          <w:sz w:val="24"/>
          <w:szCs w:val="24"/>
        </w:rPr>
        <w:t xml:space="preserve"> </w:t>
      </w:r>
      <w:r w:rsidRPr="00975B1A">
        <w:rPr>
          <w:sz w:val="24"/>
          <w:szCs w:val="24"/>
        </w:rPr>
        <w:t>SETUP</w:t>
      </w:r>
      <w:r w:rsidRPr="00975B1A">
        <w:rPr>
          <w:spacing w:val="-2"/>
          <w:sz w:val="24"/>
          <w:szCs w:val="24"/>
        </w:rPr>
        <w:t xml:space="preserve"> </w:t>
      </w:r>
      <w:r w:rsidRPr="00975B1A">
        <w:rPr>
          <w:sz w:val="24"/>
          <w:szCs w:val="24"/>
        </w:rPr>
        <w:t>THE</w:t>
      </w:r>
      <w:r w:rsidRPr="00975B1A">
        <w:rPr>
          <w:spacing w:val="-3"/>
          <w:sz w:val="24"/>
          <w:szCs w:val="24"/>
        </w:rPr>
        <w:t xml:space="preserve"> </w:t>
      </w:r>
      <w:r w:rsidRPr="00975B1A">
        <w:rPr>
          <w:sz w:val="24"/>
          <w:szCs w:val="24"/>
        </w:rPr>
        <w:t>VIDEO</w:t>
      </w:r>
      <w:r w:rsidRPr="00975B1A">
        <w:rPr>
          <w:spacing w:val="-1"/>
          <w:sz w:val="24"/>
          <w:szCs w:val="24"/>
        </w:rPr>
        <w:t xml:space="preserve"> </w:t>
      </w:r>
      <w:r w:rsidRPr="00975B1A">
        <w:rPr>
          <w:sz w:val="24"/>
          <w:szCs w:val="24"/>
        </w:rPr>
        <w:t>CAMERA</w:t>
      </w:r>
    </w:p>
    <w:p w:rsidR="00DB0720" w:rsidRPr="00975B1A" w:rsidRDefault="00DB0720" w:rsidP="00DB0720">
      <w:pPr>
        <w:pStyle w:val="BodyText"/>
        <w:spacing w:before="24"/>
        <w:rPr>
          <w:sz w:val="24"/>
          <w:szCs w:val="24"/>
        </w:rPr>
      </w:pPr>
      <w:proofErr w:type="gramStart"/>
      <w:r w:rsidRPr="00975B1A">
        <w:rPr>
          <w:sz w:val="24"/>
          <w:szCs w:val="24"/>
        </w:rPr>
        <w:t>cap</w:t>
      </w:r>
      <w:proofErr w:type="gramEnd"/>
      <w:r w:rsidRPr="00975B1A">
        <w:rPr>
          <w:spacing w:val="-5"/>
          <w:sz w:val="24"/>
          <w:szCs w:val="24"/>
        </w:rPr>
        <w:t xml:space="preserve"> </w:t>
      </w:r>
      <w:r w:rsidRPr="00975B1A">
        <w:rPr>
          <w:sz w:val="24"/>
          <w:szCs w:val="24"/>
        </w:rPr>
        <w:t>=</w:t>
      </w:r>
      <w:r w:rsidRPr="00975B1A">
        <w:rPr>
          <w:spacing w:val="-4"/>
          <w:sz w:val="24"/>
          <w:szCs w:val="24"/>
        </w:rPr>
        <w:t xml:space="preserve"> </w:t>
      </w:r>
      <w:r w:rsidRPr="00975B1A">
        <w:rPr>
          <w:sz w:val="24"/>
          <w:szCs w:val="24"/>
        </w:rPr>
        <w:t>cv2.VideoCapture(0)</w:t>
      </w:r>
    </w:p>
    <w:p w:rsidR="00DB0720" w:rsidRPr="00975B1A" w:rsidRDefault="00DB0720" w:rsidP="00DB0720">
      <w:pPr>
        <w:pStyle w:val="BodyText"/>
        <w:spacing w:before="75" w:line="256" w:lineRule="auto"/>
        <w:ind w:right="7437"/>
        <w:jc w:val="both"/>
        <w:rPr>
          <w:sz w:val="24"/>
          <w:szCs w:val="24"/>
        </w:rPr>
      </w:pPr>
      <w:proofErr w:type="spellStart"/>
      <w:proofErr w:type="gramStart"/>
      <w:r w:rsidRPr="00975B1A">
        <w:rPr>
          <w:sz w:val="24"/>
          <w:szCs w:val="24"/>
        </w:rPr>
        <w:t>cap.set</w:t>
      </w:r>
      <w:proofErr w:type="spellEnd"/>
      <w:r w:rsidRPr="00975B1A">
        <w:rPr>
          <w:sz w:val="24"/>
          <w:szCs w:val="24"/>
        </w:rPr>
        <w:t>(</w:t>
      </w:r>
      <w:proofErr w:type="gramEnd"/>
      <w:r w:rsidRPr="00975B1A">
        <w:rPr>
          <w:sz w:val="24"/>
          <w:szCs w:val="24"/>
        </w:rPr>
        <w:t xml:space="preserve">3, </w:t>
      </w:r>
      <w:proofErr w:type="spellStart"/>
      <w:r w:rsidRPr="00975B1A">
        <w:rPr>
          <w:sz w:val="24"/>
          <w:szCs w:val="24"/>
        </w:rPr>
        <w:t>frameWidth</w:t>
      </w:r>
      <w:proofErr w:type="spellEnd"/>
      <w:r w:rsidRPr="00975B1A">
        <w:rPr>
          <w:sz w:val="24"/>
          <w:szCs w:val="24"/>
        </w:rPr>
        <w:t>)</w:t>
      </w:r>
      <w:r w:rsidRPr="00975B1A">
        <w:rPr>
          <w:spacing w:val="-67"/>
          <w:sz w:val="24"/>
          <w:szCs w:val="24"/>
        </w:rPr>
        <w:t xml:space="preserve"> </w:t>
      </w:r>
      <w:proofErr w:type="spellStart"/>
      <w:r w:rsidRPr="00975B1A">
        <w:rPr>
          <w:sz w:val="24"/>
          <w:szCs w:val="24"/>
        </w:rPr>
        <w:t>cap.set</w:t>
      </w:r>
      <w:proofErr w:type="spellEnd"/>
      <w:r w:rsidRPr="00975B1A">
        <w:rPr>
          <w:sz w:val="24"/>
          <w:szCs w:val="24"/>
        </w:rPr>
        <w:t xml:space="preserve">(4, </w:t>
      </w:r>
      <w:proofErr w:type="spellStart"/>
      <w:r w:rsidRPr="00975B1A">
        <w:rPr>
          <w:sz w:val="24"/>
          <w:szCs w:val="24"/>
        </w:rPr>
        <w:t>frameHeight</w:t>
      </w:r>
      <w:proofErr w:type="spellEnd"/>
      <w:r w:rsidRPr="00975B1A">
        <w:rPr>
          <w:sz w:val="24"/>
          <w:szCs w:val="24"/>
        </w:rPr>
        <w:t>)</w:t>
      </w:r>
      <w:r w:rsidRPr="00975B1A">
        <w:rPr>
          <w:spacing w:val="-68"/>
          <w:sz w:val="24"/>
          <w:szCs w:val="24"/>
        </w:rPr>
        <w:t xml:space="preserve"> </w:t>
      </w:r>
      <w:proofErr w:type="spellStart"/>
      <w:r w:rsidRPr="00975B1A">
        <w:rPr>
          <w:sz w:val="24"/>
          <w:szCs w:val="24"/>
        </w:rPr>
        <w:t>cap.set</w:t>
      </w:r>
      <w:proofErr w:type="spellEnd"/>
      <w:r w:rsidRPr="00975B1A">
        <w:rPr>
          <w:sz w:val="24"/>
          <w:szCs w:val="24"/>
        </w:rPr>
        <w:t>(10, brightness)</w:t>
      </w:r>
    </w:p>
    <w:p w:rsidR="00DB0720" w:rsidRPr="00975B1A" w:rsidRDefault="00DB0720" w:rsidP="00DB0720">
      <w:pPr>
        <w:pStyle w:val="BodyText"/>
        <w:rPr>
          <w:sz w:val="24"/>
          <w:szCs w:val="24"/>
        </w:rPr>
      </w:pPr>
      <w:r w:rsidRPr="00975B1A">
        <w:rPr>
          <w:sz w:val="24"/>
          <w:szCs w:val="24"/>
        </w:rPr>
        <w:t>#</w:t>
      </w:r>
      <w:r w:rsidRPr="00975B1A">
        <w:rPr>
          <w:spacing w:val="-3"/>
          <w:sz w:val="24"/>
          <w:szCs w:val="24"/>
        </w:rPr>
        <w:t xml:space="preserve"> </w:t>
      </w:r>
      <w:r w:rsidRPr="00975B1A">
        <w:rPr>
          <w:sz w:val="24"/>
          <w:szCs w:val="24"/>
        </w:rPr>
        <w:t>IMPORT</w:t>
      </w:r>
      <w:r w:rsidRPr="00975B1A">
        <w:rPr>
          <w:spacing w:val="-4"/>
          <w:sz w:val="24"/>
          <w:szCs w:val="24"/>
        </w:rPr>
        <w:t xml:space="preserve"> </w:t>
      </w:r>
      <w:r w:rsidRPr="00975B1A">
        <w:rPr>
          <w:sz w:val="24"/>
          <w:szCs w:val="24"/>
        </w:rPr>
        <w:t>THE</w:t>
      </w:r>
      <w:r w:rsidRPr="00975B1A">
        <w:rPr>
          <w:spacing w:val="-4"/>
          <w:sz w:val="24"/>
          <w:szCs w:val="24"/>
        </w:rPr>
        <w:t xml:space="preserve"> </w:t>
      </w:r>
      <w:r w:rsidRPr="00975B1A">
        <w:rPr>
          <w:sz w:val="24"/>
          <w:szCs w:val="24"/>
        </w:rPr>
        <w:t>TRANNIED</w:t>
      </w:r>
      <w:r w:rsidRPr="00975B1A">
        <w:rPr>
          <w:spacing w:val="-1"/>
          <w:sz w:val="24"/>
          <w:szCs w:val="24"/>
        </w:rPr>
        <w:t xml:space="preserve"> </w:t>
      </w:r>
      <w:r w:rsidRPr="00975B1A">
        <w:rPr>
          <w:sz w:val="24"/>
          <w:szCs w:val="24"/>
        </w:rPr>
        <w:t>MODEL</w:t>
      </w:r>
    </w:p>
    <w:p w:rsidR="00DB0720" w:rsidRPr="00975B1A" w:rsidRDefault="00DB0720" w:rsidP="00DB0720">
      <w:pPr>
        <w:pStyle w:val="BodyText"/>
        <w:spacing w:before="24"/>
        <w:rPr>
          <w:sz w:val="24"/>
          <w:szCs w:val="24"/>
        </w:rPr>
      </w:pPr>
      <w:r w:rsidRPr="00975B1A">
        <w:rPr>
          <w:sz w:val="24"/>
          <w:szCs w:val="24"/>
        </w:rPr>
        <w:t>#import</w:t>
      </w:r>
      <w:r w:rsidRPr="00975B1A">
        <w:rPr>
          <w:spacing w:val="-5"/>
          <w:sz w:val="24"/>
          <w:szCs w:val="24"/>
        </w:rPr>
        <w:t xml:space="preserve"> </w:t>
      </w:r>
      <w:r w:rsidRPr="00975B1A">
        <w:rPr>
          <w:sz w:val="24"/>
          <w:szCs w:val="24"/>
        </w:rPr>
        <w:t>pickle</w:t>
      </w:r>
    </w:p>
    <w:p w:rsidR="00DB0720" w:rsidRPr="00975B1A" w:rsidRDefault="00DB0720" w:rsidP="00DB0720">
      <w:pPr>
        <w:pStyle w:val="BodyText"/>
        <w:spacing w:before="24"/>
        <w:rPr>
          <w:spacing w:val="-67"/>
          <w:sz w:val="24"/>
          <w:szCs w:val="24"/>
        </w:rPr>
      </w:pPr>
      <w:proofErr w:type="spellStart"/>
      <w:r w:rsidRPr="00975B1A">
        <w:rPr>
          <w:sz w:val="24"/>
          <w:szCs w:val="24"/>
        </w:rPr>
        <w:t>pickle_in</w:t>
      </w:r>
      <w:proofErr w:type="spellEnd"/>
      <w:r w:rsidRPr="00975B1A">
        <w:rPr>
          <w:spacing w:val="-13"/>
          <w:sz w:val="24"/>
          <w:szCs w:val="24"/>
        </w:rPr>
        <w:t xml:space="preserve"> </w:t>
      </w:r>
      <w:r w:rsidRPr="00975B1A">
        <w:rPr>
          <w:sz w:val="24"/>
          <w:szCs w:val="24"/>
        </w:rPr>
        <w:t>=</w:t>
      </w:r>
      <w:r w:rsidRPr="00975B1A">
        <w:rPr>
          <w:spacing w:val="-8"/>
          <w:sz w:val="24"/>
          <w:szCs w:val="24"/>
        </w:rPr>
        <w:t xml:space="preserve"> </w:t>
      </w:r>
      <w:proofErr w:type="gramStart"/>
      <w:r w:rsidRPr="00975B1A">
        <w:rPr>
          <w:sz w:val="24"/>
          <w:szCs w:val="24"/>
        </w:rPr>
        <w:t>open(</w:t>
      </w:r>
      <w:proofErr w:type="gramEnd"/>
      <w:r w:rsidRPr="00975B1A">
        <w:rPr>
          <w:sz w:val="24"/>
          <w:szCs w:val="24"/>
        </w:rPr>
        <w:t>"model_trained.p","</w:t>
      </w:r>
      <w:proofErr w:type="spellStart"/>
      <w:r w:rsidRPr="00975B1A">
        <w:rPr>
          <w:sz w:val="24"/>
          <w:szCs w:val="24"/>
        </w:rPr>
        <w:t>rb</w:t>
      </w:r>
      <w:proofErr w:type="spellEnd"/>
      <w:r w:rsidRPr="00975B1A">
        <w:rPr>
          <w:sz w:val="24"/>
          <w:szCs w:val="24"/>
        </w:rPr>
        <w:t>")</w:t>
      </w:r>
      <w:r w:rsidRPr="00975B1A">
        <w:rPr>
          <w:spacing w:val="-67"/>
          <w:sz w:val="24"/>
          <w:szCs w:val="24"/>
        </w:rPr>
        <w:t xml:space="preserve"> </w:t>
      </w:r>
    </w:p>
    <w:p w:rsidR="00DB0720" w:rsidRPr="00975B1A" w:rsidRDefault="00DB0720" w:rsidP="00DB0720">
      <w:pPr>
        <w:pStyle w:val="BodyText"/>
        <w:spacing w:before="24"/>
        <w:rPr>
          <w:sz w:val="24"/>
          <w:szCs w:val="24"/>
        </w:rPr>
      </w:pPr>
      <w:proofErr w:type="gramStart"/>
      <w:r w:rsidRPr="00975B1A">
        <w:rPr>
          <w:sz w:val="24"/>
          <w:szCs w:val="24"/>
        </w:rPr>
        <w:t>model</w:t>
      </w:r>
      <w:proofErr w:type="gramEnd"/>
      <w:r w:rsidRPr="00975B1A">
        <w:rPr>
          <w:spacing w:val="-6"/>
          <w:sz w:val="24"/>
          <w:szCs w:val="24"/>
        </w:rPr>
        <w:t xml:space="preserve"> </w:t>
      </w:r>
      <w:r w:rsidRPr="00975B1A">
        <w:rPr>
          <w:sz w:val="24"/>
          <w:szCs w:val="24"/>
        </w:rPr>
        <w:t>=</w:t>
      </w:r>
      <w:r w:rsidRPr="00975B1A">
        <w:rPr>
          <w:spacing w:val="1"/>
          <w:sz w:val="24"/>
          <w:szCs w:val="24"/>
        </w:rPr>
        <w:t xml:space="preserve"> </w:t>
      </w:r>
      <w:proofErr w:type="spellStart"/>
      <w:r w:rsidRPr="00975B1A">
        <w:rPr>
          <w:sz w:val="24"/>
          <w:szCs w:val="24"/>
        </w:rPr>
        <w:t>pickle.load</w:t>
      </w:r>
      <w:proofErr w:type="spellEnd"/>
      <w:r w:rsidRPr="00975B1A">
        <w:rPr>
          <w:sz w:val="24"/>
          <w:szCs w:val="24"/>
        </w:rPr>
        <w:t>(</w:t>
      </w:r>
      <w:proofErr w:type="spellStart"/>
      <w:r w:rsidRPr="00975B1A">
        <w:rPr>
          <w:sz w:val="24"/>
          <w:szCs w:val="24"/>
        </w:rPr>
        <w:t>pickle_in</w:t>
      </w:r>
      <w:proofErr w:type="spellEnd"/>
      <w:r w:rsidRPr="00975B1A">
        <w:rPr>
          <w:sz w:val="24"/>
          <w:szCs w:val="24"/>
        </w:rPr>
        <w:t>)</w:t>
      </w:r>
    </w:p>
    <w:p w:rsidR="00DB0720" w:rsidRPr="00975B1A" w:rsidRDefault="00DB0720" w:rsidP="00DB0720">
      <w:pPr>
        <w:pStyle w:val="BodyText"/>
        <w:spacing w:before="1"/>
        <w:rPr>
          <w:sz w:val="24"/>
          <w:szCs w:val="24"/>
        </w:rPr>
      </w:pPr>
      <w:proofErr w:type="spellStart"/>
      <w:proofErr w:type="gramStart"/>
      <w:r w:rsidRPr="00975B1A">
        <w:rPr>
          <w:sz w:val="24"/>
          <w:szCs w:val="24"/>
        </w:rPr>
        <w:t>def</w:t>
      </w:r>
      <w:proofErr w:type="spellEnd"/>
      <w:proofErr w:type="gramEnd"/>
      <w:r w:rsidRPr="00975B1A">
        <w:rPr>
          <w:spacing w:val="-7"/>
          <w:sz w:val="24"/>
          <w:szCs w:val="24"/>
        </w:rPr>
        <w:t xml:space="preserve"> </w:t>
      </w:r>
      <w:r w:rsidRPr="00975B1A">
        <w:rPr>
          <w:sz w:val="24"/>
          <w:szCs w:val="24"/>
        </w:rPr>
        <w:t>grayscale(</w:t>
      </w:r>
      <w:proofErr w:type="spellStart"/>
      <w:r w:rsidRPr="00975B1A">
        <w:rPr>
          <w:sz w:val="24"/>
          <w:szCs w:val="24"/>
        </w:rPr>
        <w:t>img</w:t>
      </w:r>
      <w:proofErr w:type="spellEnd"/>
      <w:r w:rsidRPr="00975B1A">
        <w:rPr>
          <w:sz w:val="24"/>
          <w:szCs w:val="24"/>
        </w:rPr>
        <w:t>):</w:t>
      </w:r>
    </w:p>
    <w:p w:rsidR="00DB0720" w:rsidRPr="00975B1A" w:rsidRDefault="00DB0720" w:rsidP="00DB0720">
      <w:pPr>
        <w:pStyle w:val="BodyText"/>
        <w:spacing w:before="28" w:line="259" w:lineRule="auto"/>
        <w:ind w:left="383" w:right="3858"/>
        <w:rPr>
          <w:sz w:val="24"/>
          <w:szCs w:val="24"/>
        </w:rPr>
      </w:pPr>
      <w:proofErr w:type="spellStart"/>
      <w:proofErr w:type="gramStart"/>
      <w:r w:rsidRPr="00975B1A">
        <w:rPr>
          <w:sz w:val="24"/>
          <w:szCs w:val="24"/>
        </w:rPr>
        <w:t>img</w:t>
      </w:r>
      <w:proofErr w:type="spellEnd"/>
      <w:proofErr w:type="gramEnd"/>
      <w:r w:rsidRPr="00975B1A">
        <w:rPr>
          <w:spacing w:val="-13"/>
          <w:sz w:val="24"/>
          <w:szCs w:val="24"/>
        </w:rPr>
        <w:t xml:space="preserve"> </w:t>
      </w:r>
      <w:r w:rsidRPr="00975B1A">
        <w:rPr>
          <w:sz w:val="24"/>
          <w:szCs w:val="24"/>
        </w:rPr>
        <w:t>=</w:t>
      </w:r>
      <w:r w:rsidRPr="00975B1A">
        <w:rPr>
          <w:spacing w:val="-11"/>
          <w:sz w:val="24"/>
          <w:szCs w:val="24"/>
        </w:rPr>
        <w:t xml:space="preserve"> </w:t>
      </w:r>
      <w:r w:rsidRPr="00975B1A">
        <w:rPr>
          <w:sz w:val="24"/>
          <w:szCs w:val="24"/>
        </w:rPr>
        <w:t>cv2.cvtColor(img,cv2.COLOR_BGR2GRAY)</w:t>
      </w:r>
      <w:r w:rsidRPr="00975B1A">
        <w:rPr>
          <w:spacing w:val="-67"/>
          <w:sz w:val="24"/>
          <w:szCs w:val="24"/>
        </w:rPr>
        <w:t xml:space="preserve"> </w:t>
      </w:r>
      <w:r w:rsidRPr="00975B1A">
        <w:rPr>
          <w:sz w:val="24"/>
          <w:szCs w:val="24"/>
        </w:rPr>
        <w:t xml:space="preserve">return </w:t>
      </w:r>
      <w:proofErr w:type="spellStart"/>
      <w:r w:rsidRPr="00975B1A">
        <w:rPr>
          <w:sz w:val="24"/>
          <w:szCs w:val="24"/>
        </w:rPr>
        <w:t>img</w:t>
      </w:r>
      <w:proofErr w:type="spellEnd"/>
    </w:p>
    <w:p w:rsidR="00DB0720" w:rsidRPr="00975B1A" w:rsidRDefault="00DB0720" w:rsidP="00DB0720">
      <w:pPr>
        <w:pStyle w:val="BodyText"/>
        <w:spacing w:line="318" w:lineRule="exact"/>
        <w:rPr>
          <w:sz w:val="24"/>
          <w:szCs w:val="24"/>
        </w:rPr>
      </w:pPr>
      <w:proofErr w:type="spellStart"/>
      <w:proofErr w:type="gramStart"/>
      <w:r w:rsidRPr="00975B1A">
        <w:rPr>
          <w:sz w:val="24"/>
          <w:szCs w:val="24"/>
        </w:rPr>
        <w:t>def</w:t>
      </w:r>
      <w:proofErr w:type="spellEnd"/>
      <w:proofErr w:type="gramEnd"/>
      <w:r w:rsidRPr="00975B1A">
        <w:rPr>
          <w:spacing w:val="-10"/>
          <w:sz w:val="24"/>
          <w:szCs w:val="24"/>
        </w:rPr>
        <w:t xml:space="preserve"> </w:t>
      </w:r>
      <w:r w:rsidRPr="00975B1A">
        <w:rPr>
          <w:sz w:val="24"/>
          <w:szCs w:val="24"/>
        </w:rPr>
        <w:t>equalize(</w:t>
      </w:r>
      <w:proofErr w:type="spellStart"/>
      <w:r w:rsidRPr="00975B1A">
        <w:rPr>
          <w:sz w:val="24"/>
          <w:szCs w:val="24"/>
        </w:rPr>
        <w:t>img</w:t>
      </w:r>
      <w:proofErr w:type="spellEnd"/>
      <w:r w:rsidRPr="00975B1A">
        <w:rPr>
          <w:sz w:val="24"/>
          <w:szCs w:val="24"/>
        </w:rPr>
        <w:t>):</w:t>
      </w:r>
    </w:p>
    <w:p w:rsidR="00DB0720" w:rsidRPr="00975B1A" w:rsidRDefault="00DB0720" w:rsidP="00DB0720">
      <w:pPr>
        <w:pStyle w:val="BodyText"/>
        <w:spacing w:before="24" w:line="256" w:lineRule="auto"/>
        <w:ind w:left="383" w:right="6643"/>
        <w:rPr>
          <w:sz w:val="24"/>
          <w:szCs w:val="24"/>
        </w:rPr>
      </w:pPr>
      <w:proofErr w:type="spellStart"/>
      <w:proofErr w:type="gramStart"/>
      <w:r w:rsidRPr="00975B1A">
        <w:rPr>
          <w:sz w:val="24"/>
          <w:szCs w:val="24"/>
        </w:rPr>
        <w:t>img</w:t>
      </w:r>
      <w:proofErr w:type="spellEnd"/>
      <w:proofErr w:type="gramEnd"/>
      <w:r w:rsidRPr="00975B1A">
        <w:rPr>
          <w:spacing w:val="-16"/>
          <w:sz w:val="24"/>
          <w:szCs w:val="24"/>
        </w:rPr>
        <w:t xml:space="preserve"> </w:t>
      </w:r>
      <w:r w:rsidRPr="00975B1A">
        <w:rPr>
          <w:sz w:val="24"/>
          <w:szCs w:val="24"/>
        </w:rPr>
        <w:t>=cv2.equalizeHist(</w:t>
      </w:r>
      <w:proofErr w:type="spellStart"/>
      <w:r w:rsidRPr="00975B1A">
        <w:rPr>
          <w:sz w:val="24"/>
          <w:szCs w:val="24"/>
        </w:rPr>
        <w:t>img</w:t>
      </w:r>
      <w:proofErr w:type="spellEnd"/>
      <w:r w:rsidRPr="00975B1A">
        <w:rPr>
          <w:sz w:val="24"/>
          <w:szCs w:val="24"/>
        </w:rPr>
        <w:t>)</w:t>
      </w:r>
      <w:r w:rsidRPr="00975B1A">
        <w:rPr>
          <w:spacing w:val="-67"/>
          <w:sz w:val="24"/>
          <w:szCs w:val="24"/>
        </w:rPr>
        <w:t xml:space="preserve"> </w:t>
      </w:r>
      <w:r w:rsidRPr="00975B1A">
        <w:rPr>
          <w:sz w:val="24"/>
          <w:szCs w:val="24"/>
        </w:rPr>
        <w:t xml:space="preserve">return </w:t>
      </w:r>
      <w:proofErr w:type="spellStart"/>
      <w:r w:rsidRPr="00975B1A">
        <w:rPr>
          <w:sz w:val="24"/>
          <w:szCs w:val="24"/>
        </w:rPr>
        <w:t>img</w:t>
      </w:r>
      <w:proofErr w:type="spellEnd"/>
    </w:p>
    <w:p w:rsidR="00DB0720" w:rsidRPr="00975B1A" w:rsidRDefault="00DB0720" w:rsidP="00DB0720">
      <w:pPr>
        <w:pStyle w:val="BodyText"/>
        <w:spacing w:before="7" w:line="256" w:lineRule="auto"/>
        <w:ind w:left="383" w:right="7388" w:hanging="284"/>
        <w:rPr>
          <w:sz w:val="24"/>
          <w:szCs w:val="24"/>
        </w:rPr>
      </w:pPr>
      <w:proofErr w:type="spellStart"/>
      <w:proofErr w:type="gramStart"/>
      <w:r w:rsidRPr="00975B1A">
        <w:rPr>
          <w:sz w:val="24"/>
          <w:szCs w:val="24"/>
        </w:rPr>
        <w:t>def</w:t>
      </w:r>
      <w:proofErr w:type="spellEnd"/>
      <w:proofErr w:type="gramEnd"/>
      <w:r w:rsidRPr="00975B1A">
        <w:rPr>
          <w:sz w:val="24"/>
          <w:szCs w:val="24"/>
        </w:rPr>
        <w:t xml:space="preserve"> preprocessing(</w:t>
      </w:r>
      <w:proofErr w:type="spellStart"/>
      <w:r w:rsidRPr="00975B1A">
        <w:rPr>
          <w:sz w:val="24"/>
          <w:szCs w:val="24"/>
        </w:rPr>
        <w:t>img</w:t>
      </w:r>
      <w:proofErr w:type="spellEnd"/>
      <w:r w:rsidRPr="00975B1A">
        <w:rPr>
          <w:sz w:val="24"/>
          <w:szCs w:val="24"/>
        </w:rPr>
        <w:t>):</w:t>
      </w:r>
      <w:r w:rsidRPr="00975B1A">
        <w:rPr>
          <w:spacing w:val="-67"/>
          <w:sz w:val="24"/>
          <w:szCs w:val="24"/>
        </w:rPr>
        <w:t xml:space="preserve"> </w:t>
      </w:r>
      <w:proofErr w:type="spellStart"/>
      <w:r w:rsidRPr="00975B1A">
        <w:rPr>
          <w:sz w:val="24"/>
          <w:szCs w:val="24"/>
        </w:rPr>
        <w:t>img</w:t>
      </w:r>
      <w:proofErr w:type="spellEnd"/>
      <w:r w:rsidRPr="00975B1A">
        <w:rPr>
          <w:spacing w:val="-11"/>
          <w:sz w:val="24"/>
          <w:szCs w:val="24"/>
        </w:rPr>
        <w:t xml:space="preserve"> </w:t>
      </w:r>
      <w:r w:rsidRPr="00975B1A">
        <w:rPr>
          <w:sz w:val="24"/>
          <w:szCs w:val="24"/>
        </w:rPr>
        <w:t>=</w:t>
      </w:r>
      <w:r w:rsidRPr="00975B1A">
        <w:rPr>
          <w:spacing w:val="-10"/>
          <w:sz w:val="24"/>
          <w:szCs w:val="24"/>
        </w:rPr>
        <w:t xml:space="preserve"> </w:t>
      </w:r>
      <w:r w:rsidRPr="00975B1A">
        <w:rPr>
          <w:sz w:val="24"/>
          <w:szCs w:val="24"/>
        </w:rPr>
        <w:t>grayscale(</w:t>
      </w:r>
      <w:proofErr w:type="spellStart"/>
      <w:r w:rsidRPr="00975B1A">
        <w:rPr>
          <w:sz w:val="24"/>
          <w:szCs w:val="24"/>
        </w:rPr>
        <w:t>img</w:t>
      </w:r>
      <w:proofErr w:type="spellEnd"/>
      <w:r w:rsidRPr="00975B1A">
        <w:rPr>
          <w:sz w:val="24"/>
          <w:szCs w:val="24"/>
        </w:rPr>
        <w:t>)</w:t>
      </w:r>
      <w:r w:rsidRPr="00975B1A">
        <w:rPr>
          <w:spacing w:val="-67"/>
          <w:sz w:val="24"/>
          <w:szCs w:val="24"/>
        </w:rPr>
        <w:t xml:space="preserve"> </w:t>
      </w:r>
      <w:proofErr w:type="spellStart"/>
      <w:r w:rsidRPr="00975B1A">
        <w:rPr>
          <w:sz w:val="24"/>
          <w:szCs w:val="24"/>
        </w:rPr>
        <w:t>img</w:t>
      </w:r>
      <w:proofErr w:type="spellEnd"/>
      <w:r w:rsidRPr="00975B1A">
        <w:rPr>
          <w:sz w:val="24"/>
          <w:szCs w:val="24"/>
        </w:rPr>
        <w:t xml:space="preserve"> = equalize(</w:t>
      </w:r>
      <w:proofErr w:type="spellStart"/>
      <w:r w:rsidRPr="00975B1A">
        <w:rPr>
          <w:sz w:val="24"/>
          <w:szCs w:val="24"/>
        </w:rPr>
        <w:t>img</w:t>
      </w:r>
      <w:proofErr w:type="spellEnd"/>
      <w:r w:rsidRPr="00975B1A">
        <w:rPr>
          <w:sz w:val="24"/>
          <w:szCs w:val="24"/>
        </w:rPr>
        <w:t>)</w:t>
      </w:r>
      <w:r w:rsidRPr="00975B1A">
        <w:rPr>
          <w:spacing w:val="1"/>
          <w:sz w:val="24"/>
          <w:szCs w:val="24"/>
        </w:rPr>
        <w:t xml:space="preserve"> </w:t>
      </w:r>
      <w:proofErr w:type="spellStart"/>
      <w:r w:rsidRPr="00975B1A">
        <w:rPr>
          <w:sz w:val="24"/>
          <w:szCs w:val="24"/>
        </w:rPr>
        <w:t>img</w:t>
      </w:r>
      <w:proofErr w:type="spellEnd"/>
      <w:r w:rsidRPr="00975B1A">
        <w:rPr>
          <w:spacing w:val="-1"/>
          <w:sz w:val="24"/>
          <w:szCs w:val="24"/>
        </w:rPr>
        <w:t xml:space="preserve"> </w:t>
      </w:r>
      <w:r w:rsidRPr="00975B1A">
        <w:rPr>
          <w:sz w:val="24"/>
          <w:szCs w:val="24"/>
        </w:rPr>
        <w:t>=</w:t>
      </w:r>
      <w:r w:rsidRPr="00975B1A">
        <w:rPr>
          <w:spacing w:val="1"/>
          <w:sz w:val="24"/>
          <w:szCs w:val="24"/>
        </w:rPr>
        <w:t xml:space="preserve"> </w:t>
      </w:r>
      <w:proofErr w:type="spellStart"/>
      <w:r w:rsidRPr="00975B1A">
        <w:rPr>
          <w:sz w:val="24"/>
          <w:szCs w:val="24"/>
        </w:rPr>
        <w:t>img</w:t>
      </w:r>
      <w:proofErr w:type="spellEnd"/>
      <w:r w:rsidRPr="00975B1A">
        <w:rPr>
          <w:sz w:val="24"/>
          <w:szCs w:val="24"/>
        </w:rPr>
        <w:t>/255</w:t>
      </w:r>
    </w:p>
    <w:p w:rsidR="00DB0720" w:rsidRPr="00975B1A" w:rsidRDefault="00DB0720" w:rsidP="00DB0720">
      <w:pPr>
        <w:pStyle w:val="BodyText"/>
        <w:spacing w:before="9"/>
        <w:ind w:left="383"/>
        <w:rPr>
          <w:sz w:val="24"/>
          <w:szCs w:val="24"/>
        </w:rPr>
      </w:pPr>
      <w:proofErr w:type="gramStart"/>
      <w:r w:rsidRPr="00975B1A">
        <w:rPr>
          <w:sz w:val="24"/>
          <w:szCs w:val="24"/>
        </w:rPr>
        <w:t>return</w:t>
      </w:r>
      <w:proofErr w:type="gramEnd"/>
      <w:r w:rsidRPr="00975B1A">
        <w:rPr>
          <w:spacing w:val="-6"/>
          <w:sz w:val="24"/>
          <w:szCs w:val="24"/>
        </w:rPr>
        <w:t xml:space="preserve"> </w:t>
      </w:r>
      <w:proofErr w:type="spellStart"/>
      <w:r w:rsidRPr="00975B1A">
        <w:rPr>
          <w:sz w:val="24"/>
          <w:szCs w:val="24"/>
        </w:rPr>
        <w:t>img</w:t>
      </w:r>
      <w:proofErr w:type="spellEnd"/>
    </w:p>
    <w:p w:rsidR="00DB0720" w:rsidRPr="00975B1A" w:rsidRDefault="00DB0720" w:rsidP="00DB0720">
      <w:pPr>
        <w:pStyle w:val="BodyText"/>
        <w:spacing w:before="24"/>
        <w:ind w:left="100"/>
        <w:rPr>
          <w:sz w:val="24"/>
          <w:szCs w:val="24"/>
        </w:rPr>
      </w:pPr>
      <w:proofErr w:type="spellStart"/>
      <w:proofErr w:type="gramStart"/>
      <w:r w:rsidRPr="00975B1A">
        <w:rPr>
          <w:sz w:val="24"/>
          <w:szCs w:val="24"/>
        </w:rPr>
        <w:t>def</w:t>
      </w:r>
      <w:proofErr w:type="spellEnd"/>
      <w:proofErr w:type="gramEnd"/>
      <w:r w:rsidRPr="00975B1A">
        <w:rPr>
          <w:spacing w:val="-9"/>
          <w:sz w:val="24"/>
          <w:szCs w:val="24"/>
        </w:rPr>
        <w:t xml:space="preserve"> </w:t>
      </w:r>
      <w:proofErr w:type="spellStart"/>
      <w:r w:rsidRPr="00975B1A">
        <w:rPr>
          <w:sz w:val="24"/>
          <w:szCs w:val="24"/>
        </w:rPr>
        <w:t>getCalssName</w:t>
      </w:r>
      <w:proofErr w:type="spellEnd"/>
      <w:r w:rsidRPr="00975B1A">
        <w:rPr>
          <w:sz w:val="24"/>
          <w:szCs w:val="24"/>
        </w:rPr>
        <w:t>(</w:t>
      </w:r>
      <w:proofErr w:type="spellStart"/>
      <w:r w:rsidRPr="00975B1A">
        <w:rPr>
          <w:sz w:val="24"/>
          <w:szCs w:val="24"/>
        </w:rPr>
        <w:t>classNo</w:t>
      </w:r>
      <w:proofErr w:type="spellEnd"/>
      <w:r w:rsidRPr="00975B1A">
        <w:rPr>
          <w:sz w:val="24"/>
          <w:szCs w:val="24"/>
        </w:rPr>
        <w:t>):</w:t>
      </w:r>
    </w:p>
    <w:p w:rsidR="00DB0720" w:rsidRPr="00975B1A" w:rsidRDefault="00DB0720" w:rsidP="00DB0720">
      <w:pPr>
        <w:pStyle w:val="BodyText"/>
        <w:spacing w:before="24" w:line="259" w:lineRule="auto"/>
        <w:ind w:left="383" w:right="4519"/>
        <w:jc w:val="both"/>
        <w:rPr>
          <w:sz w:val="24"/>
          <w:szCs w:val="24"/>
        </w:rPr>
      </w:pPr>
      <w:r w:rsidRPr="00975B1A">
        <w:rPr>
          <w:sz w:val="24"/>
          <w:szCs w:val="24"/>
        </w:rPr>
        <w:t>if</w:t>
      </w:r>
      <w:r w:rsidRPr="00975B1A">
        <w:rPr>
          <w:spacing w:val="1"/>
          <w:sz w:val="24"/>
          <w:szCs w:val="24"/>
        </w:rPr>
        <w:t xml:space="preserve"> </w:t>
      </w:r>
      <w:proofErr w:type="spellStart"/>
      <w:r w:rsidRPr="00975B1A">
        <w:rPr>
          <w:sz w:val="24"/>
          <w:szCs w:val="24"/>
        </w:rPr>
        <w:t>classNo</w:t>
      </w:r>
      <w:proofErr w:type="spellEnd"/>
      <w:r w:rsidRPr="00975B1A">
        <w:rPr>
          <w:sz w:val="24"/>
          <w:szCs w:val="24"/>
        </w:rPr>
        <w:t xml:space="preserve"> == 0: return 'Speed Limit 20 km/h'</w:t>
      </w:r>
      <w:r w:rsidRPr="00975B1A">
        <w:rPr>
          <w:spacing w:val="1"/>
          <w:sz w:val="24"/>
          <w:szCs w:val="24"/>
        </w:rPr>
        <w:t xml:space="preserve"> </w:t>
      </w:r>
      <w:r w:rsidRPr="00975B1A">
        <w:rPr>
          <w:sz w:val="24"/>
          <w:szCs w:val="24"/>
        </w:rPr>
        <w:t xml:space="preserve">elif </w:t>
      </w:r>
      <w:proofErr w:type="spellStart"/>
      <w:r w:rsidRPr="00975B1A">
        <w:rPr>
          <w:sz w:val="24"/>
          <w:szCs w:val="24"/>
        </w:rPr>
        <w:t>classNo</w:t>
      </w:r>
      <w:proofErr w:type="spellEnd"/>
      <w:r w:rsidRPr="00975B1A">
        <w:rPr>
          <w:sz w:val="24"/>
          <w:szCs w:val="24"/>
        </w:rPr>
        <w:t xml:space="preserve"> == 1: return 'Speed Limit 30 km/h'</w:t>
      </w:r>
      <w:r w:rsidRPr="00975B1A">
        <w:rPr>
          <w:spacing w:val="-67"/>
          <w:sz w:val="24"/>
          <w:szCs w:val="24"/>
        </w:rPr>
        <w:t xml:space="preserve"> </w:t>
      </w:r>
      <w:r w:rsidRPr="00975B1A">
        <w:rPr>
          <w:sz w:val="24"/>
          <w:szCs w:val="24"/>
        </w:rPr>
        <w:t xml:space="preserve">elif </w:t>
      </w:r>
      <w:proofErr w:type="spellStart"/>
      <w:r w:rsidRPr="00975B1A">
        <w:rPr>
          <w:sz w:val="24"/>
          <w:szCs w:val="24"/>
        </w:rPr>
        <w:t>classNo</w:t>
      </w:r>
      <w:proofErr w:type="spellEnd"/>
      <w:r w:rsidRPr="00975B1A">
        <w:rPr>
          <w:sz w:val="24"/>
          <w:szCs w:val="24"/>
        </w:rPr>
        <w:t xml:space="preserve"> == 2: return 'Speed Limit 50 km/h'</w:t>
      </w:r>
      <w:r w:rsidRPr="00975B1A">
        <w:rPr>
          <w:spacing w:val="-67"/>
          <w:sz w:val="24"/>
          <w:szCs w:val="24"/>
        </w:rPr>
        <w:t xml:space="preserve"> </w:t>
      </w:r>
      <w:r w:rsidRPr="00975B1A">
        <w:rPr>
          <w:sz w:val="24"/>
          <w:szCs w:val="24"/>
        </w:rPr>
        <w:t xml:space="preserve">elif </w:t>
      </w:r>
      <w:proofErr w:type="spellStart"/>
      <w:r w:rsidRPr="00975B1A">
        <w:rPr>
          <w:sz w:val="24"/>
          <w:szCs w:val="24"/>
        </w:rPr>
        <w:t>classNo</w:t>
      </w:r>
      <w:proofErr w:type="spellEnd"/>
      <w:r w:rsidRPr="00975B1A">
        <w:rPr>
          <w:sz w:val="24"/>
          <w:szCs w:val="24"/>
        </w:rPr>
        <w:t xml:space="preserve"> == 3: return 'Speed Limit 60 km/h'</w:t>
      </w:r>
      <w:r w:rsidRPr="00975B1A">
        <w:rPr>
          <w:spacing w:val="-67"/>
          <w:sz w:val="24"/>
          <w:szCs w:val="24"/>
        </w:rPr>
        <w:t xml:space="preserve"> </w:t>
      </w:r>
      <w:r w:rsidRPr="00975B1A">
        <w:rPr>
          <w:sz w:val="24"/>
          <w:szCs w:val="24"/>
        </w:rPr>
        <w:t xml:space="preserve">elif </w:t>
      </w:r>
      <w:proofErr w:type="spellStart"/>
      <w:r w:rsidRPr="00975B1A">
        <w:rPr>
          <w:sz w:val="24"/>
          <w:szCs w:val="24"/>
        </w:rPr>
        <w:t>classNo</w:t>
      </w:r>
      <w:proofErr w:type="spellEnd"/>
      <w:r w:rsidRPr="00975B1A">
        <w:rPr>
          <w:sz w:val="24"/>
          <w:szCs w:val="24"/>
        </w:rPr>
        <w:t xml:space="preserve"> == 4: return 'Speed Limit 70 km/h'</w:t>
      </w:r>
      <w:r w:rsidRPr="00975B1A">
        <w:rPr>
          <w:spacing w:val="-67"/>
          <w:sz w:val="24"/>
          <w:szCs w:val="24"/>
        </w:rPr>
        <w:t xml:space="preserve"> </w:t>
      </w:r>
      <w:r w:rsidRPr="00975B1A">
        <w:rPr>
          <w:sz w:val="24"/>
          <w:szCs w:val="24"/>
        </w:rPr>
        <w:t>elif</w:t>
      </w:r>
      <w:r w:rsidRPr="00975B1A">
        <w:rPr>
          <w:spacing w:val="-10"/>
          <w:sz w:val="24"/>
          <w:szCs w:val="24"/>
        </w:rPr>
        <w:t xml:space="preserve"> </w:t>
      </w:r>
      <w:proofErr w:type="spellStart"/>
      <w:r w:rsidRPr="00975B1A">
        <w:rPr>
          <w:sz w:val="24"/>
          <w:szCs w:val="24"/>
        </w:rPr>
        <w:t>classNo</w:t>
      </w:r>
      <w:proofErr w:type="spellEnd"/>
      <w:r w:rsidRPr="00975B1A">
        <w:rPr>
          <w:spacing w:val="-3"/>
          <w:sz w:val="24"/>
          <w:szCs w:val="24"/>
        </w:rPr>
        <w:t xml:space="preserve"> </w:t>
      </w:r>
      <w:r w:rsidRPr="00975B1A">
        <w:rPr>
          <w:sz w:val="24"/>
          <w:szCs w:val="24"/>
        </w:rPr>
        <w:t>==</w:t>
      </w:r>
      <w:r w:rsidRPr="00975B1A">
        <w:rPr>
          <w:spacing w:val="-3"/>
          <w:sz w:val="24"/>
          <w:szCs w:val="24"/>
        </w:rPr>
        <w:t xml:space="preserve"> </w:t>
      </w:r>
      <w:r w:rsidRPr="00975B1A">
        <w:rPr>
          <w:sz w:val="24"/>
          <w:szCs w:val="24"/>
        </w:rPr>
        <w:t>5:</w:t>
      </w:r>
      <w:r w:rsidRPr="00975B1A">
        <w:rPr>
          <w:spacing w:val="-9"/>
          <w:sz w:val="24"/>
          <w:szCs w:val="24"/>
        </w:rPr>
        <w:t xml:space="preserve"> </w:t>
      </w:r>
      <w:r w:rsidRPr="00975B1A">
        <w:rPr>
          <w:sz w:val="24"/>
          <w:szCs w:val="24"/>
        </w:rPr>
        <w:t>return</w:t>
      </w:r>
      <w:r w:rsidRPr="00975B1A">
        <w:rPr>
          <w:spacing w:val="-4"/>
          <w:sz w:val="24"/>
          <w:szCs w:val="24"/>
        </w:rPr>
        <w:t xml:space="preserve"> </w:t>
      </w:r>
      <w:r w:rsidRPr="00975B1A">
        <w:rPr>
          <w:sz w:val="24"/>
          <w:szCs w:val="24"/>
        </w:rPr>
        <w:t>'Speed Limit</w:t>
      </w:r>
      <w:r w:rsidRPr="00975B1A">
        <w:rPr>
          <w:spacing w:val="-5"/>
          <w:sz w:val="24"/>
          <w:szCs w:val="24"/>
        </w:rPr>
        <w:t xml:space="preserve"> </w:t>
      </w:r>
      <w:r w:rsidRPr="00975B1A">
        <w:rPr>
          <w:sz w:val="24"/>
          <w:szCs w:val="24"/>
        </w:rPr>
        <w:t>80</w:t>
      </w:r>
      <w:r w:rsidRPr="00975B1A">
        <w:rPr>
          <w:spacing w:val="1"/>
          <w:sz w:val="24"/>
          <w:szCs w:val="24"/>
        </w:rPr>
        <w:t xml:space="preserve"> </w:t>
      </w:r>
      <w:r w:rsidRPr="00975B1A">
        <w:rPr>
          <w:sz w:val="24"/>
          <w:szCs w:val="24"/>
        </w:rPr>
        <w:t>km/h'</w:t>
      </w:r>
    </w:p>
    <w:p w:rsidR="00DB0720" w:rsidRPr="00975B1A" w:rsidRDefault="00DB0720" w:rsidP="00DB0720">
      <w:pPr>
        <w:pStyle w:val="BodyText"/>
        <w:spacing w:line="261" w:lineRule="auto"/>
        <w:ind w:left="383" w:right="3678"/>
        <w:rPr>
          <w:sz w:val="24"/>
          <w:szCs w:val="24"/>
        </w:rPr>
      </w:pPr>
      <w:proofErr w:type="gramStart"/>
      <w:r w:rsidRPr="00975B1A">
        <w:rPr>
          <w:sz w:val="24"/>
          <w:szCs w:val="24"/>
        </w:rPr>
        <w:t>elif</w:t>
      </w:r>
      <w:proofErr w:type="gramEnd"/>
      <w:r w:rsidRPr="00975B1A">
        <w:rPr>
          <w:sz w:val="24"/>
          <w:szCs w:val="24"/>
        </w:rPr>
        <w:t xml:space="preserve"> </w:t>
      </w:r>
      <w:proofErr w:type="spellStart"/>
      <w:r w:rsidRPr="00975B1A">
        <w:rPr>
          <w:sz w:val="24"/>
          <w:szCs w:val="24"/>
        </w:rPr>
        <w:t>classNo</w:t>
      </w:r>
      <w:proofErr w:type="spellEnd"/>
      <w:r w:rsidRPr="00975B1A">
        <w:rPr>
          <w:sz w:val="24"/>
          <w:szCs w:val="24"/>
        </w:rPr>
        <w:t xml:space="preserve"> == 6: return 'End of Speed Limit 80 km/h'</w:t>
      </w:r>
      <w:r w:rsidRPr="00975B1A">
        <w:rPr>
          <w:spacing w:val="-67"/>
          <w:sz w:val="24"/>
          <w:szCs w:val="24"/>
        </w:rPr>
        <w:t xml:space="preserve"> </w:t>
      </w:r>
      <w:r w:rsidRPr="00975B1A">
        <w:rPr>
          <w:sz w:val="24"/>
          <w:szCs w:val="24"/>
        </w:rPr>
        <w:t>elif</w:t>
      </w:r>
      <w:r w:rsidRPr="00975B1A">
        <w:rPr>
          <w:spacing w:val="-8"/>
          <w:sz w:val="24"/>
          <w:szCs w:val="24"/>
        </w:rPr>
        <w:t xml:space="preserve"> </w:t>
      </w:r>
      <w:proofErr w:type="spellStart"/>
      <w:r w:rsidRPr="00975B1A">
        <w:rPr>
          <w:sz w:val="24"/>
          <w:szCs w:val="24"/>
        </w:rPr>
        <w:t>classNo</w:t>
      </w:r>
      <w:proofErr w:type="spellEnd"/>
      <w:r w:rsidRPr="00975B1A">
        <w:rPr>
          <w:sz w:val="24"/>
          <w:szCs w:val="24"/>
        </w:rPr>
        <w:t xml:space="preserve"> == 7:</w:t>
      </w:r>
      <w:r w:rsidRPr="00975B1A">
        <w:rPr>
          <w:spacing w:val="-6"/>
          <w:sz w:val="24"/>
          <w:szCs w:val="24"/>
        </w:rPr>
        <w:t xml:space="preserve"> </w:t>
      </w:r>
      <w:r w:rsidRPr="00975B1A">
        <w:rPr>
          <w:sz w:val="24"/>
          <w:szCs w:val="24"/>
        </w:rPr>
        <w:t>return</w:t>
      </w:r>
      <w:r w:rsidRPr="00975B1A">
        <w:rPr>
          <w:spacing w:val="-1"/>
          <w:sz w:val="24"/>
          <w:szCs w:val="24"/>
        </w:rPr>
        <w:t xml:space="preserve"> </w:t>
      </w:r>
      <w:r w:rsidRPr="00975B1A">
        <w:rPr>
          <w:sz w:val="24"/>
          <w:szCs w:val="24"/>
        </w:rPr>
        <w:t>'Speed</w:t>
      </w:r>
      <w:r w:rsidRPr="00975B1A">
        <w:rPr>
          <w:spacing w:val="3"/>
          <w:sz w:val="24"/>
          <w:szCs w:val="24"/>
        </w:rPr>
        <w:t xml:space="preserve"> </w:t>
      </w:r>
      <w:r w:rsidRPr="00975B1A">
        <w:rPr>
          <w:sz w:val="24"/>
          <w:szCs w:val="24"/>
        </w:rPr>
        <w:t>Limit</w:t>
      </w:r>
      <w:r w:rsidRPr="00975B1A">
        <w:rPr>
          <w:spacing w:val="-2"/>
          <w:sz w:val="24"/>
          <w:szCs w:val="24"/>
        </w:rPr>
        <w:t xml:space="preserve"> </w:t>
      </w:r>
      <w:r w:rsidRPr="00975B1A">
        <w:rPr>
          <w:sz w:val="24"/>
          <w:szCs w:val="24"/>
        </w:rPr>
        <w:t>100</w:t>
      </w:r>
      <w:r w:rsidRPr="00975B1A">
        <w:rPr>
          <w:spacing w:val="-1"/>
          <w:sz w:val="24"/>
          <w:szCs w:val="24"/>
        </w:rPr>
        <w:t xml:space="preserve"> </w:t>
      </w:r>
      <w:r w:rsidRPr="00975B1A">
        <w:rPr>
          <w:sz w:val="24"/>
          <w:szCs w:val="24"/>
        </w:rPr>
        <w:t>km/h'</w:t>
      </w:r>
    </w:p>
    <w:p w:rsidR="00DB0720" w:rsidRPr="00975B1A" w:rsidRDefault="00DB0720" w:rsidP="00DB0720">
      <w:pPr>
        <w:pStyle w:val="BodyText"/>
        <w:spacing w:line="256" w:lineRule="auto"/>
        <w:ind w:left="383" w:right="4064"/>
        <w:rPr>
          <w:sz w:val="24"/>
          <w:szCs w:val="24"/>
        </w:rPr>
      </w:pPr>
      <w:proofErr w:type="gramStart"/>
      <w:r w:rsidRPr="00975B1A">
        <w:rPr>
          <w:sz w:val="24"/>
          <w:szCs w:val="24"/>
        </w:rPr>
        <w:t>elif</w:t>
      </w:r>
      <w:proofErr w:type="gramEnd"/>
      <w:r w:rsidRPr="00975B1A">
        <w:rPr>
          <w:spacing w:val="-10"/>
          <w:sz w:val="24"/>
          <w:szCs w:val="24"/>
        </w:rPr>
        <w:t xml:space="preserve"> </w:t>
      </w:r>
      <w:proofErr w:type="spellStart"/>
      <w:r w:rsidRPr="00975B1A">
        <w:rPr>
          <w:sz w:val="24"/>
          <w:szCs w:val="24"/>
        </w:rPr>
        <w:t>classNo</w:t>
      </w:r>
      <w:proofErr w:type="spellEnd"/>
      <w:r w:rsidRPr="00975B1A">
        <w:rPr>
          <w:spacing w:val="-3"/>
          <w:sz w:val="24"/>
          <w:szCs w:val="24"/>
        </w:rPr>
        <w:t xml:space="preserve"> </w:t>
      </w:r>
      <w:r w:rsidRPr="00975B1A">
        <w:rPr>
          <w:sz w:val="24"/>
          <w:szCs w:val="24"/>
        </w:rPr>
        <w:t>==</w:t>
      </w:r>
      <w:r w:rsidRPr="00975B1A">
        <w:rPr>
          <w:spacing w:val="-3"/>
          <w:sz w:val="24"/>
          <w:szCs w:val="24"/>
        </w:rPr>
        <w:t xml:space="preserve"> </w:t>
      </w:r>
      <w:r w:rsidRPr="00975B1A">
        <w:rPr>
          <w:sz w:val="24"/>
          <w:szCs w:val="24"/>
        </w:rPr>
        <w:t>8:</w:t>
      </w:r>
      <w:r w:rsidRPr="00975B1A">
        <w:rPr>
          <w:spacing w:val="-8"/>
          <w:sz w:val="24"/>
          <w:szCs w:val="24"/>
        </w:rPr>
        <w:t xml:space="preserve"> </w:t>
      </w:r>
      <w:r w:rsidRPr="00975B1A">
        <w:rPr>
          <w:sz w:val="24"/>
          <w:szCs w:val="24"/>
        </w:rPr>
        <w:t>return</w:t>
      </w:r>
      <w:r w:rsidRPr="00975B1A">
        <w:rPr>
          <w:spacing w:val="-4"/>
          <w:sz w:val="24"/>
          <w:szCs w:val="24"/>
        </w:rPr>
        <w:t xml:space="preserve"> </w:t>
      </w:r>
      <w:r w:rsidRPr="00975B1A">
        <w:rPr>
          <w:sz w:val="24"/>
          <w:szCs w:val="24"/>
        </w:rPr>
        <w:t>'Speed</w:t>
      </w:r>
      <w:r w:rsidRPr="00975B1A">
        <w:rPr>
          <w:spacing w:val="1"/>
          <w:sz w:val="24"/>
          <w:szCs w:val="24"/>
        </w:rPr>
        <w:t xml:space="preserve"> </w:t>
      </w:r>
      <w:r w:rsidRPr="00975B1A">
        <w:rPr>
          <w:sz w:val="24"/>
          <w:szCs w:val="24"/>
        </w:rPr>
        <w:t>Limit</w:t>
      </w:r>
      <w:r w:rsidRPr="00975B1A">
        <w:rPr>
          <w:spacing w:val="-5"/>
          <w:sz w:val="24"/>
          <w:szCs w:val="24"/>
        </w:rPr>
        <w:t xml:space="preserve"> </w:t>
      </w:r>
      <w:r w:rsidRPr="00975B1A">
        <w:rPr>
          <w:sz w:val="24"/>
          <w:szCs w:val="24"/>
        </w:rPr>
        <w:t>120</w:t>
      </w:r>
      <w:r w:rsidRPr="00975B1A">
        <w:rPr>
          <w:spacing w:val="-3"/>
          <w:sz w:val="24"/>
          <w:szCs w:val="24"/>
        </w:rPr>
        <w:t xml:space="preserve"> </w:t>
      </w:r>
      <w:r w:rsidRPr="00975B1A">
        <w:rPr>
          <w:sz w:val="24"/>
          <w:szCs w:val="24"/>
        </w:rPr>
        <w:t>km/h'</w:t>
      </w:r>
      <w:r w:rsidRPr="00975B1A">
        <w:rPr>
          <w:spacing w:val="-67"/>
          <w:sz w:val="24"/>
          <w:szCs w:val="24"/>
        </w:rPr>
        <w:t xml:space="preserve"> </w:t>
      </w:r>
      <w:r w:rsidRPr="00975B1A">
        <w:rPr>
          <w:sz w:val="24"/>
          <w:szCs w:val="24"/>
        </w:rPr>
        <w:t>elif</w:t>
      </w:r>
      <w:r w:rsidRPr="00975B1A">
        <w:rPr>
          <w:spacing w:val="-6"/>
          <w:sz w:val="24"/>
          <w:szCs w:val="24"/>
        </w:rPr>
        <w:t xml:space="preserve"> </w:t>
      </w:r>
      <w:proofErr w:type="spellStart"/>
      <w:r w:rsidRPr="00975B1A">
        <w:rPr>
          <w:sz w:val="24"/>
          <w:szCs w:val="24"/>
        </w:rPr>
        <w:t>classNo</w:t>
      </w:r>
      <w:proofErr w:type="spellEnd"/>
      <w:r w:rsidRPr="00975B1A">
        <w:rPr>
          <w:spacing w:val="1"/>
          <w:sz w:val="24"/>
          <w:szCs w:val="24"/>
        </w:rPr>
        <w:t xml:space="preserve"> </w:t>
      </w:r>
      <w:r w:rsidRPr="00975B1A">
        <w:rPr>
          <w:sz w:val="24"/>
          <w:szCs w:val="24"/>
        </w:rPr>
        <w:t>==</w:t>
      </w:r>
      <w:r w:rsidRPr="00975B1A">
        <w:rPr>
          <w:spacing w:val="1"/>
          <w:sz w:val="24"/>
          <w:szCs w:val="24"/>
        </w:rPr>
        <w:t xml:space="preserve"> </w:t>
      </w:r>
      <w:r w:rsidRPr="00975B1A">
        <w:rPr>
          <w:sz w:val="24"/>
          <w:szCs w:val="24"/>
        </w:rPr>
        <w:t>9:</w:t>
      </w:r>
      <w:r w:rsidRPr="00975B1A">
        <w:rPr>
          <w:spacing w:val="-5"/>
          <w:sz w:val="24"/>
          <w:szCs w:val="24"/>
        </w:rPr>
        <w:t xml:space="preserve"> </w:t>
      </w:r>
      <w:r w:rsidRPr="00975B1A">
        <w:rPr>
          <w:sz w:val="24"/>
          <w:szCs w:val="24"/>
        </w:rPr>
        <w:t>return 'No</w:t>
      </w:r>
      <w:r w:rsidRPr="00975B1A">
        <w:rPr>
          <w:spacing w:val="1"/>
          <w:sz w:val="24"/>
          <w:szCs w:val="24"/>
        </w:rPr>
        <w:t xml:space="preserve"> </w:t>
      </w:r>
      <w:r w:rsidRPr="00975B1A">
        <w:rPr>
          <w:sz w:val="24"/>
          <w:szCs w:val="24"/>
        </w:rPr>
        <w:t>passing'</w:t>
      </w:r>
    </w:p>
    <w:p w:rsidR="00DB0720" w:rsidRPr="00975B1A" w:rsidRDefault="00DB0720" w:rsidP="00DB0720">
      <w:pPr>
        <w:pStyle w:val="BodyText"/>
        <w:spacing w:line="249" w:lineRule="auto"/>
        <w:ind w:left="100" w:right="1838" w:firstLine="283"/>
        <w:rPr>
          <w:sz w:val="24"/>
          <w:szCs w:val="24"/>
        </w:rPr>
      </w:pPr>
      <w:proofErr w:type="gramStart"/>
      <w:r w:rsidRPr="00975B1A">
        <w:rPr>
          <w:sz w:val="24"/>
          <w:szCs w:val="24"/>
        </w:rPr>
        <w:t>elif</w:t>
      </w:r>
      <w:proofErr w:type="gramEnd"/>
      <w:r w:rsidRPr="00975B1A">
        <w:rPr>
          <w:spacing w:val="41"/>
          <w:sz w:val="24"/>
          <w:szCs w:val="24"/>
        </w:rPr>
        <w:t xml:space="preserve"> </w:t>
      </w:r>
      <w:proofErr w:type="spellStart"/>
      <w:r w:rsidRPr="00975B1A">
        <w:rPr>
          <w:sz w:val="24"/>
          <w:szCs w:val="24"/>
        </w:rPr>
        <w:t>classNo</w:t>
      </w:r>
      <w:proofErr w:type="spellEnd"/>
      <w:r w:rsidRPr="00975B1A">
        <w:rPr>
          <w:spacing w:val="49"/>
          <w:sz w:val="24"/>
          <w:szCs w:val="24"/>
        </w:rPr>
        <w:t xml:space="preserve"> </w:t>
      </w:r>
      <w:r w:rsidRPr="00975B1A">
        <w:rPr>
          <w:sz w:val="24"/>
          <w:szCs w:val="24"/>
        </w:rPr>
        <w:t>==</w:t>
      </w:r>
      <w:r w:rsidRPr="00975B1A">
        <w:rPr>
          <w:spacing w:val="49"/>
          <w:sz w:val="24"/>
          <w:szCs w:val="24"/>
        </w:rPr>
        <w:t xml:space="preserve"> </w:t>
      </w:r>
      <w:r w:rsidRPr="00975B1A">
        <w:rPr>
          <w:sz w:val="24"/>
          <w:szCs w:val="24"/>
        </w:rPr>
        <w:t>10:</w:t>
      </w:r>
      <w:r w:rsidRPr="00975B1A">
        <w:rPr>
          <w:spacing w:val="43"/>
          <w:sz w:val="24"/>
          <w:szCs w:val="24"/>
        </w:rPr>
        <w:t xml:space="preserve"> </w:t>
      </w:r>
      <w:r w:rsidRPr="00975B1A">
        <w:rPr>
          <w:sz w:val="24"/>
          <w:szCs w:val="24"/>
        </w:rPr>
        <w:t>return</w:t>
      </w:r>
      <w:r w:rsidRPr="00975B1A">
        <w:rPr>
          <w:spacing w:val="47"/>
          <w:sz w:val="24"/>
          <w:szCs w:val="24"/>
        </w:rPr>
        <w:t xml:space="preserve"> </w:t>
      </w:r>
      <w:r w:rsidRPr="00975B1A">
        <w:rPr>
          <w:sz w:val="24"/>
          <w:szCs w:val="24"/>
        </w:rPr>
        <w:t>'No</w:t>
      </w:r>
      <w:r w:rsidRPr="00975B1A">
        <w:rPr>
          <w:spacing w:val="49"/>
          <w:sz w:val="24"/>
          <w:szCs w:val="24"/>
        </w:rPr>
        <w:t xml:space="preserve"> </w:t>
      </w:r>
      <w:r w:rsidRPr="00975B1A">
        <w:rPr>
          <w:sz w:val="24"/>
          <w:szCs w:val="24"/>
        </w:rPr>
        <w:t>passing</w:t>
      </w:r>
      <w:r w:rsidRPr="00975B1A">
        <w:rPr>
          <w:spacing w:val="47"/>
          <w:sz w:val="24"/>
          <w:szCs w:val="24"/>
        </w:rPr>
        <w:t xml:space="preserve"> </w:t>
      </w:r>
      <w:r w:rsidRPr="00975B1A">
        <w:rPr>
          <w:sz w:val="24"/>
          <w:szCs w:val="24"/>
        </w:rPr>
        <w:t>for</w:t>
      </w:r>
      <w:r w:rsidRPr="00975B1A">
        <w:rPr>
          <w:spacing w:val="51"/>
          <w:sz w:val="24"/>
          <w:szCs w:val="24"/>
        </w:rPr>
        <w:t xml:space="preserve"> </w:t>
      </w:r>
      <w:proofErr w:type="spellStart"/>
      <w:r w:rsidRPr="00975B1A">
        <w:rPr>
          <w:sz w:val="24"/>
          <w:szCs w:val="24"/>
        </w:rPr>
        <w:t>vechiles</w:t>
      </w:r>
      <w:proofErr w:type="spellEnd"/>
      <w:r w:rsidRPr="00975B1A">
        <w:rPr>
          <w:spacing w:val="50"/>
          <w:sz w:val="24"/>
          <w:szCs w:val="24"/>
        </w:rPr>
        <w:t xml:space="preserve"> </w:t>
      </w:r>
      <w:r w:rsidRPr="00975B1A">
        <w:rPr>
          <w:sz w:val="24"/>
          <w:szCs w:val="24"/>
        </w:rPr>
        <w:t>over</w:t>
      </w:r>
      <w:r w:rsidRPr="00975B1A">
        <w:rPr>
          <w:spacing w:val="46"/>
          <w:sz w:val="24"/>
          <w:szCs w:val="24"/>
        </w:rPr>
        <w:t xml:space="preserve"> </w:t>
      </w:r>
      <w:r w:rsidRPr="00975B1A">
        <w:rPr>
          <w:sz w:val="24"/>
          <w:szCs w:val="24"/>
        </w:rPr>
        <w:t>3.5</w:t>
      </w:r>
      <w:r w:rsidRPr="00975B1A">
        <w:rPr>
          <w:spacing w:val="53"/>
          <w:sz w:val="24"/>
          <w:szCs w:val="24"/>
        </w:rPr>
        <w:t xml:space="preserve"> </w:t>
      </w:r>
      <w:r w:rsidRPr="00975B1A">
        <w:rPr>
          <w:sz w:val="24"/>
          <w:szCs w:val="24"/>
        </w:rPr>
        <w:t>metric</w:t>
      </w:r>
      <w:r w:rsidRPr="00975B1A">
        <w:rPr>
          <w:spacing w:val="-67"/>
          <w:sz w:val="24"/>
          <w:szCs w:val="24"/>
        </w:rPr>
        <w:t xml:space="preserve"> </w:t>
      </w:r>
      <w:r w:rsidRPr="00975B1A">
        <w:rPr>
          <w:sz w:val="24"/>
          <w:szCs w:val="24"/>
        </w:rPr>
        <w:t>tons'</w:t>
      </w:r>
    </w:p>
    <w:p w:rsidR="00DB0720" w:rsidRPr="00975B1A" w:rsidRDefault="00DB0720" w:rsidP="00DB0720">
      <w:pPr>
        <w:pStyle w:val="BodyText"/>
        <w:spacing w:before="1" w:line="256" w:lineRule="auto"/>
        <w:ind w:left="383" w:right="2613"/>
        <w:rPr>
          <w:sz w:val="24"/>
          <w:szCs w:val="24"/>
        </w:rPr>
      </w:pPr>
      <w:proofErr w:type="gramStart"/>
      <w:r w:rsidRPr="00975B1A">
        <w:rPr>
          <w:sz w:val="24"/>
          <w:szCs w:val="24"/>
        </w:rPr>
        <w:t>elif</w:t>
      </w:r>
      <w:proofErr w:type="gramEnd"/>
      <w:r w:rsidRPr="00975B1A">
        <w:rPr>
          <w:sz w:val="24"/>
          <w:szCs w:val="24"/>
        </w:rPr>
        <w:t xml:space="preserve"> </w:t>
      </w:r>
      <w:proofErr w:type="spellStart"/>
      <w:r w:rsidRPr="00975B1A">
        <w:rPr>
          <w:sz w:val="24"/>
          <w:szCs w:val="24"/>
        </w:rPr>
        <w:t>classNo</w:t>
      </w:r>
      <w:proofErr w:type="spellEnd"/>
      <w:r w:rsidRPr="00975B1A">
        <w:rPr>
          <w:sz w:val="24"/>
          <w:szCs w:val="24"/>
        </w:rPr>
        <w:t xml:space="preserve"> == 11: return 'Right-of-way at the next intersection'</w:t>
      </w:r>
      <w:r w:rsidRPr="00975B1A">
        <w:rPr>
          <w:spacing w:val="-68"/>
          <w:sz w:val="24"/>
          <w:szCs w:val="24"/>
        </w:rPr>
        <w:t xml:space="preserve"> </w:t>
      </w:r>
      <w:r w:rsidRPr="00975B1A">
        <w:rPr>
          <w:sz w:val="24"/>
          <w:szCs w:val="24"/>
        </w:rPr>
        <w:t>elif</w:t>
      </w:r>
      <w:r w:rsidRPr="00975B1A">
        <w:rPr>
          <w:spacing w:val="-6"/>
          <w:sz w:val="24"/>
          <w:szCs w:val="24"/>
        </w:rPr>
        <w:t xml:space="preserve"> </w:t>
      </w:r>
      <w:proofErr w:type="spellStart"/>
      <w:r w:rsidRPr="00975B1A">
        <w:rPr>
          <w:sz w:val="24"/>
          <w:szCs w:val="24"/>
        </w:rPr>
        <w:t>classNo</w:t>
      </w:r>
      <w:proofErr w:type="spellEnd"/>
      <w:r w:rsidRPr="00975B1A">
        <w:rPr>
          <w:spacing w:val="2"/>
          <w:sz w:val="24"/>
          <w:szCs w:val="24"/>
        </w:rPr>
        <w:t xml:space="preserve"> </w:t>
      </w:r>
      <w:r w:rsidRPr="00975B1A">
        <w:rPr>
          <w:sz w:val="24"/>
          <w:szCs w:val="24"/>
        </w:rPr>
        <w:t>==</w:t>
      </w:r>
      <w:r w:rsidRPr="00975B1A">
        <w:rPr>
          <w:spacing w:val="1"/>
          <w:sz w:val="24"/>
          <w:szCs w:val="24"/>
        </w:rPr>
        <w:t xml:space="preserve"> </w:t>
      </w:r>
      <w:r w:rsidRPr="00975B1A">
        <w:rPr>
          <w:sz w:val="24"/>
          <w:szCs w:val="24"/>
        </w:rPr>
        <w:t>12:</w:t>
      </w:r>
      <w:r w:rsidRPr="00975B1A">
        <w:rPr>
          <w:spacing w:val="-4"/>
          <w:sz w:val="24"/>
          <w:szCs w:val="24"/>
        </w:rPr>
        <w:t xml:space="preserve"> </w:t>
      </w:r>
      <w:r w:rsidRPr="00975B1A">
        <w:rPr>
          <w:sz w:val="24"/>
          <w:szCs w:val="24"/>
        </w:rPr>
        <w:t>return 'Priority</w:t>
      </w:r>
      <w:r w:rsidRPr="00975B1A">
        <w:rPr>
          <w:spacing w:val="-3"/>
          <w:sz w:val="24"/>
          <w:szCs w:val="24"/>
        </w:rPr>
        <w:t xml:space="preserve"> </w:t>
      </w:r>
      <w:r w:rsidRPr="00975B1A">
        <w:rPr>
          <w:sz w:val="24"/>
          <w:szCs w:val="24"/>
        </w:rPr>
        <w:t>road'</w:t>
      </w:r>
    </w:p>
    <w:p w:rsidR="00DB0720" w:rsidRPr="00975B1A" w:rsidRDefault="00DB0720" w:rsidP="00DB0720">
      <w:pPr>
        <w:pStyle w:val="BodyText"/>
        <w:spacing w:before="19" w:line="254" w:lineRule="auto"/>
        <w:ind w:left="100" w:right="2578"/>
        <w:rPr>
          <w:sz w:val="24"/>
          <w:szCs w:val="24"/>
        </w:rPr>
      </w:pPr>
      <w:proofErr w:type="gramStart"/>
      <w:r w:rsidRPr="00975B1A">
        <w:rPr>
          <w:sz w:val="24"/>
          <w:szCs w:val="24"/>
        </w:rPr>
        <w:t>elif</w:t>
      </w:r>
      <w:proofErr w:type="gramEnd"/>
      <w:r w:rsidRPr="00975B1A">
        <w:rPr>
          <w:spacing w:val="-9"/>
          <w:sz w:val="24"/>
          <w:szCs w:val="24"/>
        </w:rPr>
        <w:t xml:space="preserve"> </w:t>
      </w:r>
      <w:proofErr w:type="spellStart"/>
      <w:r w:rsidRPr="00975B1A">
        <w:rPr>
          <w:sz w:val="24"/>
          <w:szCs w:val="24"/>
        </w:rPr>
        <w:t>classNo</w:t>
      </w:r>
      <w:proofErr w:type="spellEnd"/>
      <w:r w:rsidRPr="00975B1A">
        <w:rPr>
          <w:spacing w:val="-2"/>
          <w:sz w:val="24"/>
          <w:szCs w:val="24"/>
        </w:rPr>
        <w:t xml:space="preserve"> </w:t>
      </w:r>
      <w:r w:rsidRPr="00975B1A">
        <w:rPr>
          <w:sz w:val="24"/>
          <w:szCs w:val="24"/>
        </w:rPr>
        <w:t>==</w:t>
      </w:r>
      <w:r w:rsidRPr="00975B1A">
        <w:rPr>
          <w:spacing w:val="-2"/>
          <w:sz w:val="24"/>
          <w:szCs w:val="24"/>
        </w:rPr>
        <w:t xml:space="preserve"> </w:t>
      </w:r>
      <w:r w:rsidRPr="00975B1A">
        <w:rPr>
          <w:sz w:val="24"/>
          <w:szCs w:val="24"/>
        </w:rPr>
        <w:t>13:</w:t>
      </w:r>
      <w:r w:rsidRPr="00975B1A">
        <w:rPr>
          <w:spacing w:val="-8"/>
          <w:sz w:val="24"/>
          <w:szCs w:val="24"/>
        </w:rPr>
        <w:t xml:space="preserve"> </w:t>
      </w:r>
      <w:r w:rsidRPr="00975B1A">
        <w:rPr>
          <w:sz w:val="24"/>
          <w:szCs w:val="24"/>
        </w:rPr>
        <w:t>return</w:t>
      </w:r>
      <w:r w:rsidRPr="00975B1A">
        <w:rPr>
          <w:spacing w:val="-3"/>
          <w:sz w:val="24"/>
          <w:szCs w:val="24"/>
        </w:rPr>
        <w:t xml:space="preserve"> </w:t>
      </w:r>
      <w:r w:rsidRPr="00975B1A">
        <w:rPr>
          <w:sz w:val="24"/>
          <w:szCs w:val="24"/>
        </w:rPr>
        <w:t>'Yield'</w:t>
      </w:r>
    </w:p>
    <w:p w:rsidR="00DB0720" w:rsidRPr="00975B1A" w:rsidRDefault="00DB0720" w:rsidP="00DB0720">
      <w:pPr>
        <w:pStyle w:val="BodyText"/>
        <w:spacing w:before="2" w:line="261" w:lineRule="auto"/>
        <w:ind w:right="5917"/>
        <w:rPr>
          <w:sz w:val="24"/>
          <w:szCs w:val="24"/>
        </w:rPr>
      </w:pPr>
      <w:r w:rsidRPr="00975B1A">
        <w:rPr>
          <w:sz w:val="24"/>
          <w:szCs w:val="24"/>
        </w:rPr>
        <w:t xml:space="preserve">  </w:t>
      </w:r>
      <w:proofErr w:type="gramStart"/>
      <w:r w:rsidRPr="00975B1A">
        <w:rPr>
          <w:sz w:val="24"/>
          <w:szCs w:val="24"/>
        </w:rPr>
        <w:t>elif</w:t>
      </w:r>
      <w:proofErr w:type="gramEnd"/>
      <w:r w:rsidRPr="00975B1A">
        <w:rPr>
          <w:spacing w:val="-8"/>
          <w:sz w:val="24"/>
          <w:szCs w:val="24"/>
        </w:rPr>
        <w:t xml:space="preserve"> </w:t>
      </w:r>
      <w:proofErr w:type="spellStart"/>
      <w:r w:rsidRPr="00975B1A">
        <w:rPr>
          <w:sz w:val="24"/>
          <w:szCs w:val="24"/>
        </w:rPr>
        <w:t>classNo</w:t>
      </w:r>
      <w:proofErr w:type="spellEnd"/>
      <w:r w:rsidRPr="00975B1A">
        <w:rPr>
          <w:spacing w:val="-1"/>
          <w:sz w:val="24"/>
          <w:szCs w:val="24"/>
        </w:rPr>
        <w:t xml:space="preserve"> </w:t>
      </w:r>
      <w:r w:rsidRPr="00975B1A">
        <w:rPr>
          <w:sz w:val="24"/>
          <w:szCs w:val="24"/>
        </w:rPr>
        <w:t>== 14:</w:t>
      </w:r>
      <w:r w:rsidRPr="00975B1A">
        <w:rPr>
          <w:spacing w:val="-7"/>
          <w:sz w:val="24"/>
          <w:szCs w:val="24"/>
        </w:rPr>
        <w:t xml:space="preserve"> </w:t>
      </w:r>
      <w:r w:rsidRPr="00975B1A">
        <w:rPr>
          <w:sz w:val="24"/>
          <w:szCs w:val="24"/>
        </w:rPr>
        <w:t>return</w:t>
      </w:r>
      <w:r w:rsidRPr="00975B1A">
        <w:rPr>
          <w:spacing w:val="-1"/>
          <w:sz w:val="24"/>
          <w:szCs w:val="24"/>
        </w:rPr>
        <w:t xml:space="preserve"> </w:t>
      </w:r>
      <w:r w:rsidRPr="00975B1A">
        <w:rPr>
          <w:sz w:val="24"/>
          <w:szCs w:val="24"/>
        </w:rPr>
        <w:t>'Stop'</w:t>
      </w:r>
    </w:p>
    <w:p w:rsidR="00DB0720" w:rsidRPr="00975B1A" w:rsidRDefault="00DB0720" w:rsidP="00DB0720">
      <w:pPr>
        <w:pStyle w:val="BodyText"/>
        <w:spacing w:line="317" w:lineRule="exact"/>
        <w:rPr>
          <w:sz w:val="24"/>
          <w:szCs w:val="24"/>
        </w:rPr>
      </w:pPr>
      <w:r w:rsidRPr="00975B1A">
        <w:rPr>
          <w:sz w:val="24"/>
          <w:szCs w:val="24"/>
        </w:rPr>
        <w:t xml:space="preserve">  </w:t>
      </w:r>
      <w:proofErr w:type="gramStart"/>
      <w:r w:rsidRPr="00975B1A">
        <w:rPr>
          <w:sz w:val="24"/>
          <w:szCs w:val="24"/>
        </w:rPr>
        <w:t>elif</w:t>
      </w:r>
      <w:proofErr w:type="gramEnd"/>
      <w:r w:rsidRPr="00975B1A">
        <w:rPr>
          <w:spacing w:val="-9"/>
          <w:sz w:val="24"/>
          <w:szCs w:val="24"/>
        </w:rPr>
        <w:t xml:space="preserve"> </w:t>
      </w:r>
      <w:proofErr w:type="spellStart"/>
      <w:r w:rsidRPr="00975B1A">
        <w:rPr>
          <w:sz w:val="24"/>
          <w:szCs w:val="24"/>
        </w:rPr>
        <w:t>classNo</w:t>
      </w:r>
      <w:proofErr w:type="spellEnd"/>
      <w:r w:rsidRPr="00975B1A">
        <w:rPr>
          <w:spacing w:val="-2"/>
          <w:sz w:val="24"/>
          <w:szCs w:val="24"/>
        </w:rPr>
        <w:t xml:space="preserve"> </w:t>
      </w:r>
      <w:r w:rsidRPr="00975B1A">
        <w:rPr>
          <w:sz w:val="24"/>
          <w:szCs w:val="24"/>
        </w:rPr>
        <w:t>==</w:t>
      </w:r>
      <w:r w:rsidRPr="00975B1A">
        <w:rPr>
          <w:spacing w:val="-2"/>
          <w:sz w:val="24"/>
          <w:szCs w:val="24"/>
        </w:rPr>
        <w:t xml:space="preserve"> </w:t>
      </w:r>
      <w:r w:rsidRPr="00975B1A">
        <w:rPr>
          <w:sz w:val="24"/>
          <w:szCs w:val="24"/>
        </w:rPr>
        <w:t>15:</w:t>
      </w:r>
      <w:r w:rsidRPr="00975B1A">
        <w:rPr>
          <w:spacing w:val="-7"/>
          <w:sz w:val="24"/>
          <w:szCs w:val="24"/>
        </w:rPr>
        <w:t xml:space="preserve"> </w:t>
      </w:r>
      <w:r w:rsidRPr="00975B1A">
        <w:rPr>
          <w:sz w:val="24"/>
          <w:szCs w:val="24"/>
        </w:rPr>
        <w:t>return</w:t>
      </w:r>
      <w:r w:rsidRPr="00975B1A">
        <w:rPr>
          <w:spacing w:val="-3"/>
          <w:sz w:val="24"/>
          <w:szCs w:val="24"/>
        </w:rPr>
        <w:t xml:space="preserve"> </w:t>
      </w:r>
      <w:r w:rsidRPr="00975B1A">
        <w:rPr>
          <w:sz w:val="24"/>
          <w:szCs w:val="24"/>
        </w:rPr>
        <w:t>'No</w:t>
      </w:r>
      <w:r w:rsidRPr="00975B1A">
        <w:rPr>
          <w:spacing w:val="3"/>
          <w:sz w:val="24"/>
          <w:szCs w:val="24"/>
        </w:rPr>
        <w:t xml:space="preserve"> </w:t>
      </w:r>
      <w:proofErr w:type="spellStart"/>
      <w:r w:rsidRPr="00975B1A">
        <w:rPr>
          <w:sz w:val="24"/>
          <w:szCs w:val="24"/>
        </w:rPr>
        <w:t>vechiles</w:t>
      </w:r>
      <w:proofErr w:type="spellEnd"/>
      <w:r w:rsidRPr="00975B1A">
        <w:rPr>
          <w:sz w:val="24"/>
          <w:szCs w:val="24"/>
        </w:rPr>
        <w:t>'</w:t>
      </w:r>
    </w:p>
    <w:p w:rsidR="006E0C87" w:rsidRPr="00473091" w:rsidRDefault="00DB0720" w:rsidP="006E0C87">
      <w:pPr>
        <w:pStyle w:val="BodyText"/>
        <w:spacing w:before="24"/>
        <w:rPr>
          <w:sz w:val="24"/>
          <w:szCs w:val="24"/>
        </w:rPr>
      </w:pPr>
      <w:r w:rsidRPr="00473091">
        <w:rPr>
          <w:sz w:val="24"/>
          <w:szCs w:val="24"/>
        </w:rPr>
        <w:lastRenderedPageBreak/>
        <w:t xml:space="preserve"> </w:t>
      </w:r>
      <w:r w:rsidR="00473091" w:rsidRPr="00473091">
        <w:rPr>
          <w:sz w:val="24"/>
          <w:szCs w:val="24"/>
        </w:rPr>
        <w:t xml:space="preserve">  </w:t>
      </w:r>
      <w:r w:rsidRPr="00473091">
        <w:rPr>
          <w:sz w:val="24"/>
          <w:szCs w:val="24"/>
        </w:rPr>
        <w:t xml:space="preserve"> </w:t>
      </w:r>
      <w:proofErr w:type="gramStart"/>
      <w:r w:rsidRPr="00473091">
        <w:rPr>
          <w:sz w:val="24"/>
          <w:szCs w:val="24"/>
        </w:rPr>
        <w:t>elif</w:t>
      </w:r>
      <w:proofErr w:type="gramEnd"/>
      <w:r w:rsidRPr="00473091">
        <w:rPr>
          <w:spacing w:val="-10"/>
          <w:sz w:val="24"/>
          <w:szCs w:val="24"/>
        </w:rPr>
        <w:t xml:space="preserve"> </w:t>
      </w:r>
      <w:proofErr w:type="spellStart"/>
      <w:r w:rsidRPr="00473091">
        <w:rPr>
          <w:sz w:val="24"/>
          <w:szCs w:val="24"/>
        </w:rPr>
        <w:t>classNo</w:t>
      </w:r>
      <w:proofErr w:type="spellEnd"/>
      <w:r w:rsidRPr="00473091">
        <w:rPr>
          <w:spacing w:val="-2"/>
          <w:sz w:val="24"/>
          <w:szCs w:val="24"/>
        </w:rPr>
        <w:t xml:space="preserve"> </w:t>
      </w:r>
      <w:r w:rsidRPr="00473091">
        <w:rPr>
          <w:sz w:val="24"/>
          <w:szCs w:val="24"/>
        </w:rPr>
        <w:t>==</w:t>
      </w:r>
      <w:r w:rsidRPr="00473091">
        <w:rPr>
          <w:spacing w:val="-3"/>
          <w:sz w:val="24"/>
          <w:szCs w:val="24"/>
        </w:rPr>
        <w:t xml:space="preserve"> </w:t>
      </w:r>
      <w:r w:rsidRPr="00473091">
        <w:rPr>
          <w:sz w:val="24"/>
          <w:szCs w:val="24"/>
        </w:rPr>
        <w:t>16:</w:t>
      </w:r>
      <w:r w:rsidRPr="00473091">
        <w:rPr>
          <w:spacing w:val="-8"/>
          <w:sz w:val="24"/>
          <w:szCs w:val="24"/>
        </w:rPr>
        <w:t xml:space="preserve"> </w:t>
      </w:r>
      <w:r w:rsidRPr="00473091">
        <w:rPr>
          <w:sz w:val="24"/>
          <w:szCs w:val="24"/>
        </w:rPr>
        <w:t>return</w:t>
      </w:r>
      <w:r w:rsidRPr="00473091">
        <w:rPr>
          <w:spacing w:val="-3"/>
          <w:sz w:val="24"/>
          <w:szCs w:val="24"/>
        </w:rPr>
        <w:t xml:space="preserve"> </w:t>
      </w:r>
      <w:r w:rsidRPr="00473091">
        <w:rPr>
          <w:sz w:val="24"/>
          <w:szCs w:val="24"/>
        </w:rPr>
        <w:t>'</w:t>
      </w:r>
      <w:proofErr w:type="spellStart"/>
      <w:r w:rsidRPr="00473091">
        <w:rPr>
          <w:sz w:val="24"/>
          <w:szCs w:val="24"/>
        </w:rPr>
        <w:t>Vechiles</w:t>
      </w:r>
      <w:proofErr w:type="spellEnd"/>
      <w:r w:rsidRPr="00473091">
        <w:rPr>
          <w:spacing w:val="-2"/>
          <w:sz w:val="24"/>
          <w:szCs w:val="24"/>
        </w:rPr>
        <w:t xml:space="preserve"> </w:t>
      </w:r>
      <w:r w:rsidRPr="00473091">
        <w:rPr>
          <w:sz w:val="24"/>
          <w:szCs w:val="24"/>
        </w:rPr>
        <w:t>over</w:t>
      </w:r>
      <w:r w:rsidRPr="00473091">
        <w:rPr>
          <w:spacing w:val="1"/>
          <w:sz w:val="24"/>
          <w:szCs w:val="24"/>
        </w:rPr>
        <w:t xml:space="preserve"> </w:t>
      </w:r>
      <w:r w:rsidRPr="00473091">
        <w:rPr>
          <w:sz w:val="24"/>
          <w:szCs w:val="24"/>
        </w:rPr>
        <w:t>3.5</w:t>
      </w:r>
      <w:r w:rsidRPr="00473091">
        <w:rPr>
          <w:spacing w:val="1"/>
          <w:sz w:val="24"/>
          <w:szCs w:val="24"/>
        </w:rPr>
        <w:t xml:space="preserve"> </w:t>
      </w:r>
      <w:r w:rsidRPr="00473091">
        <w:rPr>
          <w:sz w:val="24"/>
          <w:szCs w:val="24"/>
        </w:rPr>
        <w:t>metric</w:t>
      </w:r>
      <w:r w:rsidRPr="00473091">
        <w:rPr>
          <w:spacing w:val="-3"/>
          <w:sz w:val="24"/>
          <w:szCs w:val="24"/>
        </w:rPr>
        <w:t xml:space="preserve"> </w:t>
      </w:r>
      <w:r w:rsidRPr="00473091">
        <w:rPr>
          <w:sz w:val="24"/>
          <w:szCs w:val="24"/>
        </w:rPr>
        <w:t>tons</w:t>
      </w:r>
      <w:r w:rsidRPr="00473091">
        <w:rPr>
          <w:spacing w:val="-1"/>
          <w:sz w:val="24"/>
          <w:szCs w:val="24"/>
        </w:rPr>
        <w:t xml:space="preserve"> </w:t>
      </w:r>
      <w:r w:rsidRPr="00473091">
        <w:rPr>
          <w:sz w:val="24"/>
          <w:szCs w:val="24"/>
        </w:rPr>
        <w:t>prohibited'</w:t>
      </w:r>
    </w:p>
    <w:p w:rsidR="00DB0720" w:rsidRPr="00473091" w:rsidRDefault="006E0C87" w:rsidP="006E0C87">
      <w:pPr>
        <w:pStyle w:val="BodyText"/>
        <w:spacing w:before="24"/>
        <w:rPr>
          <w:sz w:val="24"/>
          <w:szCs w:val="24"/>
        </w:rPr>
      </w:pPr>
      <w:r w:rsidRPr="00473091">
        <w:rPr>
          <w:sz w:val="24"/>
          <w:szCs w:val="24"/>
        </w:rPr>
        <w:t xml:space="preserve"> </w:t>
      </w:r>
      <w:r w:rsidR="00552848" w:rsidRPr="00473091">
        <w:rPr>
          <w:sz w:val="24"/>
          <w:szCs w:val="24"/>
        </w:rPr>
        <w:t xml:space="preserve">  </w:t>
      </w:r>
      <w:r w:rsidRPr="00473091">
        <w:rPr>
          <w:sz w:val="24"/>
          <w:szCs w:val="24"/>
        </w:rPr>
        <w:t xml:space="preserve"> </w:t>
      </w:r>
      <w:proofErr w:type="gramStart"/>
      <w:r w:rsidR="00DB0720" w:rsidRPr="00473091">
        <w:rPr>
          <w:sz w:val="24"/>
          <w:szCs w:val="24"/>
        </w:rPr>
        <w:t>elif</w:t>
      </w:r>
      <w:proofErr w:type="gramEnd"/>
      <w:r w:rsidR="00DB0720" w:rsidRPr="00473091">
        <w:rPr>
          <w:spacing w:val="-8"/>
          <w:sz w:val="24"/>
          <w:szCs w:val="24"/>
        </w:rPr>
        <w:t xml:space="preserve"> </w:t>
      </w:r>
      <w:proofErr w:type="spellStart"/>
      <w:r w:rsidR="00DB0720" w:rsidRPr="00473091">
        <w:rPr>
          <w:sz w:val="24"/>
          <w:szCs w:val="24"/>
        </w:rPr>
        <w:t>classNo</w:t>
      </w:r>
      <w:proofErr w:type="spellEnd"/>
      <w:r w:rsidR="00DB0720" w:rsidRPr="00473091">
        <w:rPr>
          <w:spacing w:val="-2"/>
          <w:sz w:val="24"/>
          <w:szCs w:val="24"/>
        </w:rPr>
        <w:t xml:space="preserve"> </w:t>
      </w:r>
      <w:r w:rsidR="00DB0720" w:rsidRPr="00473091">
        <w:rPr>
          <w:sz w:val="24"/>
          <w:szCs w:val="24"/>
        </w:rPr>
        <w:t>==</w:t>
      </w:r>
      <w:r w:rsidR="00DB0720" w:rsidRPr="00473091">
        <w:rPr>
          <w:spacing w:val="-1"/>
          <w:sz w:val="24"/>
          <w:szCs w:val="24"/>
        </w:rPr>
        <w:t xml:space="preserve"> </w:t>
      </w:r>
      <w:r w:rsidR="00DB0720" w:rsidRPr="00473091">
        <w:rPr>
          <w:sz w:val="24"/>
          <w:szCs w:val="24"/>
        </w:rPr>
        <w:t>17:</w:t>
      </w:r>
      <w:r w:rsidR="00DB0720" w:rsidRPr="00473091">
        <w:rPr>
          <w:spacing w:val="-7"/>
          <w:sz w:val="24"/>
          <w:szCs w:val="24"/>
        </w:rPr>
        <w:t xml:space="preserve"> </w:t>
      </w:r>
      <w:r w:rsidR="00DB0720" w:rsidRPr="00473091">
        <w:rPr>
          <w:sz w:val="24"/>
          <w:szCs w:val="24"/>
        </w:rPr>
        <w:t>return</w:t>
      </w:r>
      <w:r w:rsidR="00DB0720" w:rsidRPr="00473091">
        <w:rPr>
          <w:spacing w:val="-2"/>
          <w:sz w:val="24"/>
          <w:szCs w:val="24"/>
        </w:rPr>
        <w:t xml:space="preserve"> </w:t>
      </w:r>
      <w:r w:rsidR="00DB0720" w:rsidRPr="00473091">
        <w:rPr>
          <w:sz w:val="24"/>
          <w:szCs w:val="24"/>
        </w:rPr>
        <w:t>'No</w:t>
      </w:r>
      <w:r w:rsidR="00DB0720" w:rsidRPr="00473091">
        <w:rPr>
          <w:spacing w:val="-1"/>
          <w:sz w:val="24"/>
          <w:szCs w:val="24"/>
        </w:rPr>
        <w:t xml:space="preserve"> </w:t>
      </w:r>
      <w:r w:rsidRPr="00473091">
        <w:rPr>
          <w:sz w:val="24"/>
          <w:szCs w:val="24"/>
        </w:rPr>
        <w:t>ent</w:t>
      </w:r>
      <w:r w:rsidR="00552848" w:rsidRPr="00473091">
        <w:rPr>
          <w:sz w:val="24"/>
          <w:szCs w:val="24"/>
        </w:rPr>
        <w:t>ry’</w:t>
      </w:r>
      <w:r w:rsidRPr="00473091">
        <w:rPr>
          <w:sz w:val="24"/>
          <w:szCs w:val="24"/>
        </w:rPr>
        <w:t xml:space="preserve">  </w:t>
      </w:r>
    </w:p>
    <w:p w:rsidR="00552848" w:rsidRPr="00473091" w:rsidRDefault="00552848" w:rsidP="00552848">
      <w:pPr>
        <w:pStyle w:val="BodyText"/>
        <w:spacing w:before="75"/>
        <w:rPr>
          <w:sz w:val="24"/>
          <w:szCs w:val="24"/>
        </w:rPr>
      </w:pPr>
      <w:r w:rsidRPr="00473091">
        <w:rPr>
          <w:sz w:val="24"/>
          <w:szCs w:val="24"/>
        </w:rPr>
        <w:t xml:space="preserve">     </w:t>
      </w:r>
      <w:proofErr w:type="gramStart"/>
      <w:r w:rsidRPr="00473091">
        <w:rPr>
          <w:sz w:val="24"/>
          <w:szCs w:val="24"/>
        </w:rPr>
        <w:t>elif</w:t>
      </w:r>
      <w:proofErr w:type="gramEnd"/>
      <w:r w:rsidRPr="00473091">
        <w:rPr>
          <w:spacing w:val="-8"/>
          <w:sz w:val="24"/>
          <w:szCs w:val="24"/>
        </w:rPr>
        <w:t xml:space="preserve"> </w:t>
      </w:r>
      <w:proofErr w:type="spellStart"/>
      <w:r w:rsidRPr="00473091">
        <w:rPr>
          <w:sz w:val="24"/>
          <w:szCs w:val="24"/>
        </w:rPr>
        <w:t>classNo</w:t>
      </w:r>
      <w:proofErr w:type="spellEnd"/>
      <w:r w:rsidRPr="00473091">
        <w:rPr>
          <w:spacing w:val="-2"/>
          <w:sz w:val="24"/>
          <w:szCs w:val="24"/>
        </w:rPr>
        <w:t xml:space="preserve"> </w:t>
      </w:r>
      <w:r w:rsidRPr="00473091">
        <w:rPr>
          <w:sz w:val="24"/>
          <w:szCs w:val="24"/>
        </w:rPr>
        <w:t>==</w:t>
      </w:r>
      <w:r w:rsidRPr="00473091">
        <w:rPr>
          <w:spacing w:val="-1"/>
          <w:sz w:val="24"/>
          <w:szCs w:val="24"/>
        </w:rPr>
        <w:t xml:space="preserve"> </w:t>
      </w:r>
      <w:r w:rsidRPr="00473091">
        <w:rPr>
          <w:sz w:val="24"/>
          <w:szCs w:val="24"/>
        </w:rPr>
        <w:t>18:</w:t>
      </w:r>
      <w:r w:rsidRPr="00473091">
        <w:rPr>
          <w:spacing w:val="-7"/>
          <w:sz w:val="24"/>
          <w:szCs w:val="24"/>
        </w:rPr>
        <w:t xml:space="preserve"> </w:t>
      </w:r>
      <w:r w:rsidRPr="00473091">
        <w:rPr>
          <w:sz w:val="24"/>
          <w:szCs w:val="24"/>
        </w:rPr>
        <w:t>return</w:t>
      </w:r>
      <w:r w:rsidRPr="00473091">
        <w:rPr>
          <w:spacing w:val="-2"/>
          <w:sz w:val="24"/>
          <w:szCs w:val="24"/>
        </w:rPr>
        <w:t xml:space="preserve"> </w:t>
      </w:r>
      <w:r w:rsidRPr="00473091">
        <w:rPr>
          <w:sz w:val="24"/>
          <w:szCs w:val="24"/>
        </w:rPr>
        <w:t>'General</w:t>
      </w:r>
      <w:r w:rsidRPr="00473091">
        <w:rPr>
          <w:spacing w:val="-7"/>
          <w:sz w:val="24"/>
          <w:szCs w:val="24"/>
        </w:rPr>
        <w:t xml:space="preserve"> </w:t>
      </w:r>
      <w:r w:rsidRPr="00473091">
        <w:rPr>
          <w:sz w:val="24"/>
          <w:szCs w:val="24"/>
        </w:rPr>
        <w:t>caution'</w:t>
      </w:r>
    </w:p>
    <w:p w:rsidR="00552848" w:rsidRPr="00473091" w:rsidRDefault="00552848" w:rsidP="00552848">
      <w:pPr>
        <w:pStyle w:val="BodyText"/>
        <w:spacing w:before="24" w:line="259" w:lineRule="auto"/>
        <w:ind w:left="383" w:right="3530"/>
        <w:rPr>
          <w:sz w:val="24"/>
          <w:szCs w:val="24"/>
        </w:rPr>
      </w:pPr>
      <w:proofErr w:type="gramStart"/>
      <w:r w:rsidRPr="00473091">
        <w:rPr>
          <w:sz w:val="24"/>
          <w:szCs w:val="24"/>
        </w:rPr>
        <w:t>elif</w:t>
      </w:r>
      <w:proofErr w:type="gramEnd"/>
      <w:r w:rsidRPr="00473091">
        <w:rPr>
          <w:sz w:val="24"/>
          <w:szCs w:val="24"/>
        </w:rPr>
        <w:t xml:space="preserve"> </w:t>
      </w:r>
      <w:proofErr w:type="spellStart"/>
      <w:r w:rsidRPr="00473091">
        <w:rPr>
          <w:sz w:val="24"/>
          <w:szCs w:val="24"/>
        </w:rPr>
        <w:t>classNo</w:t>
      </w:r>
      <w:proofErr w:type="spellEnd"/>
      <w:r w:rsidRPr="00473091">
        <w:rPr>
          <w:sz w:val="24"/>
          <w:szCs w:val="24"/>
        </w:rPr>
        <w:t xml:space="preserve"> == 19: return 'Dangerous curve to the left'</w:t>
      </w:r>
      <w:r w:rsidRPr="00473091">
        <w:rPr>
          <w:spacing w:val="1"/>
          <w:sz w:val="24"/>
          <w:szCs w:val="24"/>
        </w:rPr>
        <w:t xml:space="preserve"> </w:t>
      </w:r>
      <w:r w:rsidRPr="00473091">
        <w:rPr>
          <w:sz w:val="24"/>
          <w:szCs w:val="24"/>
        </w:rPr>
        <w:t xml:space="preserve">elif </w:t>
      </w:r>
      <w:proofErr w:type="spellStart"/>
      <w:r w:rsidRPr="00473091">
        <w:rPr>
          <w:sz w:val="24"/>
          <w:szCs w:val="24"/>
        </w:rPr>
        <w:t>classNo</w:t>
      </w:r>
      <w:proofErr w:type="spellEnd"/>
      <w:r w:rsidRPr="00473091">
        <w:rPr>
          <w:sz w:val="24"/>
          <w:szCs w:val="24"/>
        </w:rPr>
        <w:t xml:space="preserve"> == 20: return 'Dangerous curve to the right'</w:t>
      </w:r>
      <w:r w:rsidRPr="00473091">
        <w:rPr>
          <w:spacing w:val="-67"/>
          <w:sz w:val="24"/>
          <w:szCs w:val="24"/>
        </w:rPr>
        <w:t xml:space="preserve"> </w:t>
      </w:r>
      <w:r w:rsidRPr="00473091">
        <w:rPr>
          <w:sz w:val="24"/>
          <w:szCs w:val="24"/>
        </w:rPr>
        <w:t>elif</w:t>
      </w:r>
      <w:r w:rsidRPr="00473091">
        <w:rPr>
          <w:spacing w:val="-6"/>
          <w:sz w:val="24"/>
          <w:szCs w:val="24"/>
        </w:rPr>
        <w:t xml:space="preserve"> </w:t>
      </w:r>
      <w:proofErr w:type="spellStart"/>
      <w:r w:rsidRPr="00473091">
        <w:rPr>
          <w:sz w:val="24"/>
          <w:szCs w:val="24"/>
        </w:rPr>
        <w:t>classNo</w:t>
      </w:r>
      <w:proofErr w:type="spellEnd"/>
      <w:r w:rsidRPr="00473091">
        <w:rPr>
          <w:spacing w:val="1"/>
          <w:sz w:val="24"/>
          <w:szCs w:val="24"/>
        </w:rPr>
        <w:t xml:space="preserve"> </w:t>
      </w:r>
      <w:r w:rsidRPr="00473091">
        <w:rPr>
          <w:sz w:val="24"/>
          <w:szCs w:val="24"/>
        </w:rPr>
        <w:t>==</w:t>
      </w:r>
      <w:r w:rsidRPr="00473091">
        <w:rPr>
          <w:spacing w:val="1"/>
          <w:sz w:val="24"/>
          <w:szCs w:val="24"/>
        </w:rPr>
        <w:t xml:space="preserve"> </w:t>
      </w:r>
      <w:r w:rsidRPr="00473091">
        <w:rPr>
          <w:sz w:val="24"/>
          <w:szCs w:val="24"/>
        </w:rPr>
        <w:t>21:</w:t>
      </w:r>
      <w:r w:rsidRPr="00473091">
        <w:rPr>
          <w:spacing w:val="-5"/>
          <w:sz w:val="24"/>
          <w:szCs w:val="24"/>
        </w:rPr>
        <w:t xml:space="preserve"> </w:t>
      </w:r>
      <w:r w:rsidRPr="00473091">
        <w:rPr>
          <w:sz w:val="24"/>
          <w:szCs w:val="24"/>
        </w:rPr>
        <w:t>return 'Double</w:t>
      </w:r>
      <w:r w:rsidRPr="00473091">
        <w:rPr>
          <w:spacing w:val="1"/>
          <w:sz w:val="24"/>
          <w:szCs w:val="24"/>
        </w:rPr>
        <w:t xml:space="preserve"> </w:t>
      </w:r>
      <w:r w:rsidRPr="00473091">
        <w:rPr>
          <w:sz w:val="24"/>
          <w:szCs w:val="24"/>
        </w:rPr>
        <w:t>curve'</w:t>
      </w:r>
    </w:p>
    <w:p w:rsidR="00552848" w:rsidRPr="00473091" w:rsidRDefault="00552848" w:rsidP="00552848">
      <w:pPr>
        <w:pStyle w:val="BodyText"/>
        <w:spacing w:line="256" w:lineRule="auto"/>
        <w:ind w:left="383" w:right="5090"/>
        <w:rPr>
          <w:sz w:val="24"/>
          <w:szCs w:val="24"/>
        </w:rPr>
      </w:pPr>
      <w:proofErr w:type="gramStart"/>
      <w:r w:rsidRPr="00473091">
        <w:rPr>
          <w:sz w:val="24"/>
          <w:szCs w:val="24"/>
        </w:rPr>
        <w:t>elif</w:t>
      </w:r>
      <w:proofErr w:type="gramEnd"/>
      <w:r w:rsidRPr="00473091">
        <w:rPr>
          <w:sz w:val="24"/>
          <w:szCs w:val="24"/>
        </w:rPr>
        <w:t xml:space="preserve"> </w:t>
      </w:r>
      <w:proofErr w:type="spellStart"/>
      <w:r w:rsidRPr="00473091">
        <w:rPr>
          <w:sz w:val="24"/>
          <w:szCs w:val="24"/>
        </w:rPr>
        <w:t>classNo</w:t>
      </w:r>
      <w:proofErr w:type="spellEnd"/>
      <w:r w:rsidRPr="00473091">
        <w:rPr>
          <w:sz w:val="24"/>
          <w:szCs w:val="24"/>
        </w:rPr>
        <w:t xml:space="preserve"> == 22: return 'Bumpy road'</w:t>
      </w:r>
      <w:r w:rsidRPr="00473091">
        <w:rPr>
          <w:spacing w:val="1"/>
          <w:sz w:val="24"/>
          <w:szCs w:val="24"/>
        </w:rPr>
        <w:t xml:space="preserve"> </w:t>
      </w:r>
      <w:r w:rsidRPr="00473091">
        <w:rPr>
          <w:sz w:val="24"/>
          <w:szCs w:val="24"/>
        </w:rPr>
        <w:t>elif</w:t>
      </w:r>
      <w:r w:rsidRPr="00473091">
        <w:rPr>
          <w:spacing w:val="-8"/>
          <w:sz w:val="24"/>
          <w:szCs w:val="24"/>
        </w:rPr>
        <w:t xml:space="preserve"> </w:t>
      </w:r>
      <w:proofErr w:type="spellStart"/>
      <w:r w:rsidRPr="00473091">
        <w:rPr>
          <w:sz w:val="24"/>
          <w:szCs w:val="24"/>
        </w:rPr>
        <w:t>classNo</w:t>
      </w:r>
      <w:proofErr w:type="spellEnd"/>
      <w:r w:rsidRPr="00473091">
        <w:rPr>
          <w:spacing w:val="-1"/>
          <w:sz w:val="24"/>
          <w:szCs w:val="24"/>
        </w:rPr>
        <w:t xml:space="preserve"> </w:t>
      </w:r>
      <w:r w:rsidRPr="00473091">
        <w:rPr>
          <w:sz w:val="24"/>
          <w:szCs w:val="24"/>
        </w:rPr>
        <w:t>==</w:t>
      </w:r>
      <w:r w:rsidRPr="00473091">
        <w:rPr>
          <w:spacing w:val="-1"/>
          <w:sz w:val="24"/>
          <w:szCs w:val="24"/>
        </w:rPr>
        <w:t xml:space="preserve"> </w:t>
      </w:r>
      <w:r w:rsidRPr="00473091">
        <w:rPr>
          <w:sz w:val="24"/>
          <w:szCs w:val="24"/>
        </w:rPr>
        <w:t>23:</w:t>
      </w:r>
      <w:r w:rsidRPr="00473091">
        <w:rPr>
          <w:spacing w:val="-7"/>
          <w:sz w:val="24"/>
          <w:szCs w:val="24"/>
        </w:rPr>
        <w:t xml:space="preserve"> </w:t>
      </w:r>
      <w:r w:rsidRPr="00473091">
        <w:rPr>
          <w:sz w:val="24"/>
          <w:szCs w:val="24"/>
        </w:rPr>
        <w:t>return</w:t>
      </w:r>
      <w:r w:rsidRPr="00473091">
        <w:rPr>
          <w:spacing w:val="-2"/>
          <w:sz w:val="24"/>
          <w:szCs w:val="24"/>
        </w:rPr>
        <w:t xml:space="preserve"> </w:t>
      </w:r>
      <w:r w:rsidRPr="00473091">
        <w:rPr>
          <w:sz w:val="24"/>
          <w:szCs w:val="24"/>
        </w:rPr>
        <w:t>'Slippery</w:t>
      </w:r>
      <w:r w:rsidRPr="00473091">
        <w:rPr>
          <w:spacing w:val="-5"/>
          <w:sz w:val="24"/>
          <w:szCs w:val="24"/>
        </w:rPr>
        <w:t xml:space="preserve"> </w:t>
      </w:r>
      <w:r w:rsidRPr="00473091">
        <w:rPr>
          <w:sz w:val="24"/>
          <w:szCs w:val="24"/>
        </w:rPr>
        <w:t>road'</w:t>
      </w:r>
    </w:p>
    <w:p w:rsidR="00552848" w:rsidRPr="00473091" w:rsidRDefault="00552848" w:rsidP="00552848">
      <w:pPr>
        <w:pStyle w:val="BodyText"/>
        <w:spacing w:before="6" w:line="256" w:lineRule="auto"/>
        <w:ind w:left="383" w:right="3678"/>
        <w:rPr>
          <w:sz w:val="24"/>
          <w:szCs w:val="24"/>
        </w:rPr>
      </w:pPr>
      <w:proofErr w:type="gramStart"/>
      <w:r w:rsidRPr="00473091">
        <w:rPr>
          <w:sz w:val="24"/>
          <w:szCs w:val="24"/>
        </w:rPr>
        <w:t>elif</w:t>
      </w:r>
      <w:proofErr w:type="gramEnd"/>
      <w:r w:rsidRPr="00473091">
        <w:rPr>
          <w:spacing w:val="-9"/>
          <w:sz w:val="24"/>
          <w:szCs w:val="24"/>
        </w:rPr>
        <w:t xml:space="preserve"> </w:t>
      </w:r>
      <w:proofErr w:type="spellStart"/>
      <w:r w:rsidRPr="00473091">
        <w:rPr>
          <w:sz w:val="24"/>
          <w:szCs w:val="24"/>
        </w:rPr>
        <w:t>classNo</w:t>
      </w:r>
      <w:proofErr w:type="spellEnd"/>
      <w:r w:rsidRPr="00473091">
        <w:rPr>
          <w:spacing w:val="-3"/>
          <w:sz w:val="24"/>
          <w:szCs w:val="24"/>
        </w:rPr>
        <w:t xml:space="preserve"> </w:t>
      </w:r>
      <w:r w:rsidRPr="00473091">
        <w:rPr>
          <w:sz w:val="24"/>
          <w:szCs w:val="24"/>
        </w:rPr>
        <w:t>==</w:t>
      </w:r>
      <w:r w:rsidRPr="00473091">
        <w:rPr>
          <w:spacing w:val="-2"/>
          <w:sz w:val="24"/>
          <w:szCs w:val="24"/>
        </w:rPr>
        <w:t xml:space="preserve"> </w:t>
      </w:r>
      <w:r w:rsidRPr="00473091">
        <w:rPr>
          <w:sz w:val="24"/>
          <w:szCs w:val="24"/>
        </w:rPr>
        <w:t>24:</w:t>
      </w:r>
      <w:r w:rsidRPr="00473091">
        <w:rPr>
          <w:spacing w:val="-8"/>
          <w:sz w:val="24"/>
          <w:szCs w:val="24"/>
        </w:rPr>
        <w:t xml:space="preserve"> </w:t>
      </w:r>
      <w:r w:rsidRPr="00473091">
        <w:rPr>
          <w:sz w:val="24"/>
          <w:szCs w:val="24"/>
        </w:rPr>
        <w:t>return</w:t>
      </w:r>
      <w:r w:rsidRPr="00473091">
        <w:rPr>
          <w:spacing w:val="-4"/>
          <w:sz w:val="24"/>
          <w:szCs w:val="24"/>
        </w:rPr>
        <w:t xml:space="preserve"> </w:t>
      </w:r>
      <w:r w:rsidRPr="00473091">
        <w:rPr>
          <w:sz w:val="24"/>
          <w:szCs w:val="24"/>
        </w:rPr>
        <w:t>'Road</w:t>
      </w:r>
      <w:r w:rsidRPr="00473091">
        <w:rPr>
          <w:spacing w:val="2"/>
          <w:sz w:val="24"/>
          <w:szCs w:val="24"/>
        </w:rPr>
        <w:t xml:space="preserve"> </w:t>
      </w:r>
      <w:r w:rsidRPr="00473091">
        <w:rPr>
          <w:sz w:val="24"/>
          <w:szCs w:val="24"/>
        </w:rPr>
        <w:t>narrows</w:t>
      </w:r>
      <w:r w:rsidRPr="00473091">
        <w:rPr>
          <w:spacing w:val="-1"/>
          <w:sz w:val="24"/>
          <w:szCs w:val="24"/>
        </w:rPr>
        <w:t xml:space="preserve"> </w:t>
      </w:r>
      <w:r w:rsidRPr="00473091">
        <w:rPr>
          <w:sz w:val="24"/>
          <w:szCs w:val="24"/>
        </w:rPr>
        <w:t>on</w:t>
      </w:r>
      <w:r w:rsidRPr="00473091">
        <w:rPr>
          <w:spacing w:val="-7"/>
          <w:sz w:val="24"/>
          <w:szCs w:val="24"/>
        </w:rPr>
        <w:t xml:space="preserve"> </w:t>
      </w:r>
      <w:r w:rsidRPr="00473091">
        <w:rPr>
          <w:sz w:val="24"/>
          <w:szCs w:val="24"/>
        </w:rPr>
        <w:t>the</w:t>
      </w:r>
      <w:r w:rsidRPr="00473091">
        <w:rPr>
          <w:spacing w:val="-3"/>
          <w:sz w:val="24"/>
          <w:szCs w:val="24"/>
        </w:rPr>
        <w:t xml:space="preserve"> </w:t>
      </w:r>
      <w:r w:rsidRPr="00473091">
        <w:rPr>
          <w:sz w:val="24"/>
          <w:szCs w:val="24"/>
        </w:rPr>
        <w:t>right'</w:t>
      </w:r>
      <w:r w:rsidRPr="00473091">
        <w:rPr>
          <w:spacing w:val="-67"/>
          <w:sz w:val="24"/>
          <w:szCs w:val="24"/>
        </w:rPr>
        <w:t xml:space="preserve"> </w:t>
      </w:r>
      <w:r w:rsidRPr="00473091">
        <w:rPr>
          <w:sz w:val="24"/>
          <w:szCs w:val="24"/>
        </w:rPr>
        <w:t>elif</w:t>
      </w:r>
      <w:r w:rsidRPr="00473091">
        <w:rPr>
          <w:spacing w:val="-6"/>
          <w:sz w:val="24"/>
          <w:szCs w:val="24"/>
        </w:rPr>
        <w:t xml:space="preserve"> </w:t>
      </w:r>
      <w:proofErr w:type="spellStart"/>
      <w:r w:rsidRPr="00473091">
        <w:rPr>
          <w:sz w:val="24"/>
          <w:szCs w:val="24"/>
        </w:rPr>
        <w:t>classNo</w:t>
      </w:r>
      <w:proofErr w:type="spellEnd"/>
      <w:r w:rsidRPr="00473091">
        <w:rPr>
          <w:spacing w:val="1"/>
          <w:sz w:val="24"/>
          <w:szCs w:val="24"/>
        </w:rPr>
        <w:t xml:space="preserve"> </w:t>
      </w:r>
      <w:r w:rsidRPr="00473091">
        <w:rPr>
          <w:sz w:val="24"/>
          <w:szCs w:val="24"/>
        </w:rPr>
        <w:t>==</w:t>
      </w:r>
      <w:r w:rsidRPr="00473091">
        <w:rPr>
          <w:spacing w:val="1"/>
          <w:sz w:val="24"/>
          <w:szCs w:val="24"/>
        </w:rPr>
        <w:t xml:space="preserve"> </w:t>
      </w:r>
      <w:r w:rsidRPr="00473091">
        <w:rPr>
          <w:sz w:val="24"/>
          <w:szCs w:val="24"/>
        </w:rPr>
        <w:t>25:</w:t>
      </w:r>
      <w:r w:rsidRPr="00473091">
        <w:rPr>
          <w:spacing w:val="-4"/>
          <w:sz w:val="24"/>
          <w:szCs w:val="24"/>
        </w:rPr>
        <w:t xml:space="preserve"> </w:t>
      </w:r>
      <w:r w:rsidRPr="00473091">
        <w:rPr>
          <w:sz w:val="24"/>
          <w:szCs w:val="24"/>
        </w:rPr>
        <w:t>return 'Road work'</w:t>
      </w:r>
    </w:p>
    <w:p w:rsidR="00552848" w:rsidRPr="00473091" w:rsidRDefault="00552848" w:rsidP="00552848">
      <w:pPr>
        <w:pStyle w:val="BodyText"/>
        <w:spacing w:before="3" w:line="256" w:lineRule="auto"/>
        <w:ind w:left="383" w:right="4993"/>
        <w:rPr>
          <w:sz w:val="24"/>
          <w:szCs w:val="24"/>
        </w:rPr>
      </w:pPr>
      <w:proofErr w:type="gramStart"/>
      <w:r w:rsidRPr="00473091">
        <w:rPr>
          <w:sz w:val="24"/>
          <w:szCs w:val="24"/>
        </w:rPr>
        <w:t>elif</w:t>
      </w:r>
      <w:proofErr w:type="gramEnd"/>
      <w:r w:rsidRPr="00473091">
        <w:rPr>
          <w:spacing w:val="-9"/>
          <w:sz w:val="24"/>
          <w:szCs w:val="24"/>
        </w:rPr>
        <w:t xml:space="preserve"> </w:t>
      </w:r>
      <w:proofErr w:type="spellStart"/>
      <w:r w:rsidRPr="00473091">
        <w:rPr>
          <w:sz w:val="24"/>
          <w:szCs w:val="24"/>
        </w:rPr>
        <w:t>classNo</w:t>
      </w:r>
      <w:proofErr w:type="spellEnd"/>
      <w:r w:rsidRPr="00473091">
        <w:rPr>
          <w:spacing w:val="-2"/>
          <w:sz w:val="24"/>
          <w:szCs w:val="24"/>
        </w:rPr>
        <w:t xml:space="preserve"> </w:t>
      </w:r>
      <w:r w:rsidRPr="00473091">
        <w:rPr>
          <w:sz w:val="24"/>
          <w:szCs w:val="24"/>
        </w:rPr>
        <w:t>==</w:t>
      </w:r>
      <w:r w:rsidRPr="00473091">
        <w:rPr>
          <w:spacing w:val="-2"/>
          <w:sz w:val="24"/>
          <w:szCs w:val="24"/>
        </w:rPr>
        <w:t xml:space="preserve"> </w:t>
      </w:r>
      <w:r w:rsidRPr="00473091">
        <w:rPr>
          <w:sz w:val="24"/>
          <w:szCs w:val="24"/>
        </w:rPr>
        <w:t>26:</w:t>
      </w:r>
      <w:r w:rsidRPr="00473091">
        <w:rPr>
          <w:spacing w:val="-8"/>
          <w:sz w:val="24"/>
          <w:szCs w:val="24"/>
        </w:rPr>
        <w:t xml:space="preserve"> </w:t>
      </w:r>
      <w:r w:rsidRPr="00473091">
        <w:rPr>
          <w:sz w:val="24"/>
          <w:szCs w:val="24"/>
        </w:rPr>
        <w:t>return</w:t>
      </w:r>
      <w:r w:rsidRPr="00473091">
        <w:rPr>
          <w:spacing w:val="-3"/>
          <w:sz w:val="24"/>
          <w:szCs w:val="24"/>
        </w:rPr>
        <w:t xml:space="preserve"> </w:t>
      </w:r>
      <w:r w:rsidRPr="00473091">
        <w:rPr>
          <w:sz w:val="24"/>
          <w:szCs w:val="24"/>
        </w:rPr>
        <w:t>'Traffic</w:t>
      </w:r>
      <w:r w:rsidRPr="00473091">
        <w:rPr>
          <w:spacing w:val="-2"/>
          <w:sz w:val="24"/>
          <w:szCs w:val="24"/>
        </w:rPr>
        <w:t xml:space="preserve"> </w:t>
      </w:r>
      <w:r w:rsidRPr="00473091">
        <w:rPr>
          <w:sz w:val="24"/>
          <w:szCs w:val="24"/>
        </w:rPr>
        <w:t>signals'</w:t>
      </w:r>
      <w:r w:rsidRPr="00473091">
        <w:rPr>
          <w:spacing w:val="-67"/>
          <w:sz w:val="24"/>
          <w:szCs w:val="24"/>
        </w:rPr>
        <w:t xml:space="preserve"> </w:t>
      </w:r>
      <w:r w:rsidRPr="00473091">
        <w:rPr>
          <w:sz w:val="24"/>
          <w:szCs w:val="24"/>
        </w:rPr>
        <w:t>elif</w:t>
      </w:r>
      <w:r w:rsidRPr="00473091">
        <w:rPr>
          <w:spacing w:val="-8"/>
          <w:sz w:val="24"/>
          <w:szCs w:val="24"/>
        </w:rPr>
        <w:t xml:space="preserve"> </w:t>
      </w:r>
      <w:proofErr w:type="spellStart"/>
      <w:r w:rsidRPr="00473091">
        <w:rPr>
          <w:sz w:val="24"/>
          <w:szCs w:val="24"/>
        </w:rPr>
        <w:t>classNo</w:t>
      </w:r>
      <w:proofErr w:type="spellEnd"/>
      <w:r w:rsidRPr="00473091">
        <w:rPr>
          <w:sz w:val="24"/>
          <w:szCs w:val="24"/>
        </w:rPr>
        <w:t xml:space="preserve"> ==</w:t>
      </w:r>
      <w:r w:rsidRPr="00473091">
        <w:rPr>
          <w:spacing w:val="-1"/>
          <w:sz w:val="24"/>
          <w:szCs w:val="24"/>
        </w:rPr>
        <w:t xml:space="preserve"> </w:t>
      </w:r>
      <w:r w:rsidRPr="00473091">
        <w:rPr>
          <w:sz w:val="24"/>
          <w:szCs w:val="24"/>
        </w:rPr>
        <w:t>27:</w:t>
      </w:r>
      <w:r w:rsidRPr="00473091">
        <w:rPr>
          <w:spacing w:val="-6"/>
          <w:sz w:val="24"/>
          <w:szCs w:val="24"/>
        </w:rPr>
        <w:t xml:space="preserve"> </w:t>
      </w:r>
      <w:r w:rsidRPr="00473091">
        <w:rPr>
          <w:sz w:val="24"/>
          <w:szCs w:val="24"/>
        </w:rPr>
        <w:t>return</w:t>
      </w:r>
      <w:r w:rsidRPr="00473091">
        <w:rPr>
          <w:spacing w:val="-2"/>
          <w:sz w:val="24"/>
          <w:szCs w:val="24"/>
        </w:rPr>
        <w:t xml:space="preserve"> </w:t>
      </w:r>
      <w:r w:rsidRPr="00473091">
        <w:rPr>
          <w:sz w:val="24"/>
          <w:szCs w:val="24"/>
        </w:rPr>
        <w:t>'Pedestrians'</w:t>
      </w:r>
    </w:p>
    <w:p w:rsidR="00552848" w:rsidRPr="00473091" w:rsidRDefault="00552848" w:rsidP="00552848">
      <w:pPr>
        <w:pStyle w:val="BodyText"/>
        <w:spacing w:before="6" w:line="256" w:lineRule="auto"/>
        <w:ind w:left="383" w:right="4433"/>
        <w:rPr>
          <w:sz w:val="24"/>
          <w:szCs w:val="24"/>
        </w:rPr>
      </w:pPr>
      <w:proofErr w:type="gramStart"/>
      <w:r w:rsidRPr="00473091">
        <w:rPr>
          <w:sz w:val="24"/>
          <w:szCs w:val="24"/>
        </w:rPr>
        <w:t>elif</w:t>
      </w:r>
      <w:proofErr w:type="gramEnd"/>
      <w:r w:rsidRPr="00473091">
        <w:rPr>
          <w:sz w:val="24"/>
          <w:szCs w:val="24"/>
        </w:rPr>
        <w:t xml:space="preserve"> </w:t>
      </w:r>
      <w:proofErr w:type="spellStart"/>
      <w:r w:rsidRPr="00473091">
        <w:rPr>
          <w:sz w:val="24"/>
          <w:szCs w:val="24"/>
        </w:rPr>
        <w:t>classNo</w:t>
      </w:r>
      <w:proofErr w:type="spellEnd"/>
      <w:r w:rsidRPr="00473091">
        <w:rPr>
          <w:sz w:val="24"/>
          <w:szCs w:val="24"/>
        </w:rPr>
        <w:t xml:space="preserve"> == 28: return 'Children crossing'</w:t>
      </w:r>
      <w:r w:rsidRPr="00473091">
        <w:rPr>
          <w:spacing w:val="1"/>
          <w:sz w:val="24"/>
          <w:szCs w:val="24"/>
        </w:rPr>
        <w:t xml:space="preserve"> </w:t>
      </w:r>
      <w:r w:rsidRPr="00473091">
        <w:rPr>
          <w:sz w:val="24"/>
          <w:szCs w:val="24"/>
        </w:rPr>
        <w:t xml:space="preserve">elif </w:t>
      </w:r>
      <w:proofErr w:type="spellStart"/>
      <w:r w:rsidRPr="00473091">
        <w:rPr>
          <w:sz w:val="24"/>
          <w:szCs w:val="24"/>
        </w:rPr>
        <w:t>classNo</w:t>
      </w:r>
      <w:proofErr w:type="spellEnd"/>
      <w:r w:rsidRPr="00473091">
        <w:rPr>
          <w:sz w:val="24"/>
          <w:szCs w:val="24"/>
        </w:rPr>
        <w:t xml:space="preserve"> == 29: return 'Bicycles crossing'</w:t>
      </w:r>
      <w:r w:rsidRPr="00473091">
        <w:rPr>
          <w:spacing w:val="1"/>
          <w:sz w:val="24"/>
          <w:szCs w:val="24"/>
        </w:rPr>
        <w:t xml:space="preserve"> </w:t>
      </w:r>
      <w:r w:rsidRPr="00473091">
        <w:rPr>
          <w:sz w:val="24"/>
          <w:szCs w:val="24"/>
        </w:rPr>
        <w:t>elif</w:t>
      </w:r>
      <w:r w:rsidRPr="00473091">
        <w:rPr>
          <w:spacing w:val="-9"/>
          <w:sz w:val="24"/>
          <w:szCs w:val="24"/>
        </w:rPr>
        <w:t xml:space="preserve"> </w:t>
      </w:r>
      <w:proofErr w:type="spellStart"/>
      <w:r w:rsidRPr="00473091">
        <w:rPr>
          <w:sz w:val="24"/>
          <w:szCs w:val="24"/>
        </w:rPr>
        <w:t>classNo</w:t>
      </w:r>
      <w:proofErr w:type="spellEnd"/>
      <w:r w:rsidRPr="00473091">
        <w:rPr>
          <w:spacing w:val="-2"/>
          <w:sz w:val="24"/>
          <w:szCs w:val="24"/>
        </w:rPr>
        <w:t xml:space="preserve"> </w:t>
      </w:r>
      <w:r w:rsidRPr="00473091">
        <w:rPr>
          <w:sz w:val="24"/>
          <w:szCs w:val="24"/>
        </w:rPr>
        <w:t>==</w:t>
      </w:r>
      <w:r w:rsidRPr="00473091">
        <w:rPr>
          <w:spacing w:val="-2"/>
          <w:sz w:val="24"/>
          <w:szCs w:val="24"/>
        </w:rPr>
        <w:t xml:space="preserve"> </w:t>
      </w:r>
      <w:r w:rsidRPr="00473091">
        <w:rPr>
          <w:sz w:val="24"/>
          <w:szCs w:val="24"/>
        </w:rPr>
        <w:t>30:</w:t>
      </w:r>
      <w:r w:rsidRPr="00473091">
        <w:rPr>
          <w:spacing w:val="-7"/>
          <w:sz w:val="24"/>
          <w:szCs w:val="24"/>
        </w:rPr>
        <w:t xml:space="preserve"> </w:t>
      </w:r>
      <w:r w:rsidRPr="00473091">
        <w:rPr>
          <w:sz w:val="24"/>
          <w:szCs w:val="24"/>
        </w:rPr>
        <w:t>return</w:t>
      </w:r>
      <w:r w:rsidRPr="00473091">
        <w:rPr>
          <w:spacing w:val="-3"/>
          <w:sz w:val="24"/>
          <w:szCs w:val="24"/>
        </w:rPr>
        <w:t xml:space="preserve"> </w:t>
      </w:r>
      <w:r w:rsidRPr="00473091">
        <w:rPr>
          <w:sz w:val="24"/>
          <w:szCs w:val="24"/>
        </w:rPr>
        <w:t>'Beware</w:t>
      </w:r>
      <w:r w:rsidRPr="00473091">
        <w:rPr>
          <w:spacing w:val="-2"/>
          <w:sz w:val="24"/>
          <w:szCs w:val="24"/>
        </w:rPr>
        <w:t xml:space="preserve"> </w:t>
      </w:r>
      <w:r w:rsidRPr="00473091">
        <w:rPr>
          <w:sz w:val="24"/>
          <w:szCs w:val="24"/>
        </w:rPr>
        <w:t>of</w:t>
      </w:r>
      <w:r w:rsidRPr="00473091">
        <w:rPr>
          <w:spacing w:val="-4"/>
          <w:sz w:val="24"/>
          <w:szCs w:val="24"/>
        </w:rPr>
        <w:t xml:space="preserve"> </w:t>
      </w:r>
      <w:r w:rsidRPr="00473091">
        <w:rPr>
          <w:sz w:val="24"/>
          <w:szCs w:val="24"/>
        </w:rPr>
        <w:t>ice/snow'</w:t>
      </w:r>
    </w:p>
    <w:p w:rsidR="00552848" w:rsidRPr="00473091" w:rsidRDefault="00552848" w:rsidP="00552848">
      <w:pPr>
        <w:pStyle w:val="BodyText"/>
        <w:spacing w:before="4"/>
        <w:ind w:left="383"/>
        <w:rPr>
          <w:sz w:val="24"/>
          <w:szCs w:val="24"/>
        </w:rPr>
      </w:pPr>
      <w:proofErr w:type="gramStart"/>
      <w:r w:rsidRPr="00473091">
        <w:rPr>
          <w:sz w:val="24"/>
          <w:szCs w:val="24"/>
        </w:rPr>
        <w:t>elif</w:t>
      </w:r>
      <w:proofErr w:type="gramEnd"/>
      <w:r w:rsidRPr="00473091">
        <w:rPr>
          <w:spacing w:val="-10"/>
          <w:sz w:val="24"/>
          <w:szCs w:val="24"/>
        </w:rPr>
        <w:t xml:space="preserve"> </w:t>
      </w:r>
      <w:proofErr w:type="spellStart"/>
      <w:r w:rsidRPr="00473091">
        <w:rPr>
          <w:sz w:val="24"/>
          <w:szCs w:val="24"/>
        </w:rPr>
        <w:t>classNo</w:t>
      </w:r>
      <w:proofErr w:type="spellEnd"/>
      <w:r w:rsidRPr="00473091">
        <w:rPr>
          <w:spacing w:val="-2"/>
          <w:sz w:val="24"/>
          <w:szCs w:val="24"/>
        </w:rPr>
        <w:t xml:space="preserve"> </w:t>
      </w:r>
      <w:r w:rsidRPr="00473091">
        <w:rPr>
          <w:sz w:val="24"/>
          <w:szCs w:val="24"/>
        </w:rPr>
        <w:t>==</w:t>
      </w:r>
      <w:r w:rsidRPr="00473091">
        <w:rPr>
          <w:spacing w:val="-3"/>
          <w:sz w:val="24"/>
          <w:szCs w:val="24"/>
        </w:rPr>
        <w:t xml:space="preserve"> </w:t>
      </w:r>
      <w:r w:rsidRPr="00473091">
        <w:rPr>
          <w:sz w:val="24"/>
          <w:szCs w:val="24"/>
        </w:rPr>
        <w:t>31:</w:t>
      </w:r>
      <w:r w:rsidRPr="00473091">
        <w:rPr>
          <w:spacing w:val="-8"/>
          <w:sz w:val="24"/>
          <w:szCs w:val="24"/>
        </w:rPr>
        <w:t xml:space="preserve"> </w:t>
      </w:r>
      <w:r w:rsidRPr="00473091">
        <w:rPr>
          <w:sz w:val="24"/>
          <w:szCs w:val="24"/>
        </w:rPr>
        <w:t>return</w:t>
      </w:r>
      <w:r w:rsidRPr="00473091">
        <w:rPr>
          <w:spacing w:val="-3"/>
          <w:sz w:val="24"/>
          <w:szCs w:val="24"/>
        </w:rPr>
        <w:t xml:space="preserve"> </w:t>
      </w:r>
      <w:r w:rsidRPr="00473091">
        <w:rPr>
          <w:sz w:val="24"/>
          <w:szCs w:val="24"/>
        </w:rPr>
        <w:t>'Wild</w:t>
      </w:r>
      <w:r w:rsidRPr="00473091">
        <w:rPr>
          <w:spacing w:val="-4"/>
          <w:sz w:val="24"/>
          <w:szCs w:val="24"/>
        </w:rPr>
        <w:t xml:space="preserve"> </w:t>
      </w:r>
      <w:r w:rsidRPr="00473091">
        <w:rPr>
          <w:sz w:val="24"/>
          <w:szCs w:val="24"/>
        </w:rPr>
        <w:t>animals</w:t>
      </w:r>
      <w:r w:rsidRPr="00473091">
        <w:rPr>
          <w:spacing w:val="3"/>
          <w:sz w:val="24"/>
          <w:szCs w:val="24"/>
        </w:rPr>
        <w:t xml:space="preserve"> </w:t>
      </w:r>
      <w:r w:rsidRPr="00473091">
        <w:rPr>
          <w:sz w:val="24"/>
          <w:szCs w:val="24"/>
        </w:rPr>
        <w:t>crossing'</w:t>
      </w:r>
    </w:p>
    <w:p w:rsidR="00552848" w:rsidRPr="00473091" w:rsidRDefault="00552848" w:rsidP="00552848">
      <w:pPr>
        <w:pStyle w:val="BodyText"/>
        <w:spacing w:before="24" w:line="261" w:lineRule="auto"/>
        <w:ind w:left="383" w:right="2578"/>
        <w:rPr>
          <w:sz w:val="24"/>
          <w:szCs w:val="24"/>
        </w:rPr>
      </w:pPr>
      <w:proofErr w:type="gramStart"/>
      <w:r w:rsidRPr="00473091">
        <w:rPr>
          <w:sz w:val="24"/>
          <w:szCs w:val="24"/>
        </w:rPr>
        <w:t>elif</w:t>
      </w:r>
      <w:proofErr w:type="gramEnd"/>
      <w:r w:rsidRPr="00473091">
        <w:rPr>
          <w:spacing w:val="-8"/>
          <w:sz w:val="24"/>
          <w:szCs w:val="24"/>
        </w:rPr>
        <w:t xml:space="preserve"> </w:t>
      </w:r>
      <w:proofErr w:type="spellStart"/>
      <w:r w:rsidRPr="00473091">
        <w:rPr>
          <w:sz w:val="24"/>
          <w:szCs w:val="24"/>
        </w:rPr>
        <w:t>classNo</w:t>
      </w:r>
      <w:proofErr w:type="spellEnd"/>
      <w:r w:rsidRPr="00473091">
        <w:rPr>
          <w:spacing w:val="-1"/>
          <w:sz w:val="24"/>
          <w:szCs w:val="24"/>
        </w:rPr>
        <w:t xml:space="preserve"> </w:t>
      </w:r>
      <w:r w:rsidRPr="00473091">
        <w:rPr>
          <w:sz w:val="24"/>
          <w:szCs w:val="24"/>
        </w:rPr>
        <w:t>== 32:</w:t>
      </w:r>
      <w:r w:rsidRPr="00473091">
        <w:rPr>
          <w:spacing w:val="-7"/>
          <w:sz w:val="24"/>
          <w:szCs w:val="24"/>
        </w:rPr>
        <w:t xml:space="preserve"> </w:t>
      </w:r>
      <w:r w:rsidRPr="00473091">
        <w:rPr>
          <w:sz w:val="24"/>
          <w:szCs w:val="24"/>
        </w:rPr>
        <w:t>return</w:t>
      </w:r>
      <w:r w:rsidRPr="00473091">
        <w:rPr>
          <w:spacing w:val="-1"/>
          <w:sz w:val="24"/>
          <w:szCs w:val="24"/>
        </w:rPr>
        <w:t xml:space="preserve"> </w:t>
      </w:r>
      <w:r w:rsidRPr="00473091">
        <w:rPr>
          <w:sz w:val="24"/>
          <w:szCs w:val="24"/>
        </w:rPr>
        <w:t>'End</w:t>
      </w:r>
      <w:r w:rsidRPr="00473091">
        <w:rPr>
          <w:spacing w:val="-2"/>
          <w:sz w:val="24"/>
          <w:szCs w:val="24"/>
        </w:rPr>
        <w:t xml:space="preserve"> </w:t>
      </w:r>
      <w:r w:rsidRPr="00473091">
        <w:rPr>
          <w:sz w:val="24"/>
          <w:szCs w:val="24"/>
        </w:rPr>
        <w:t>of</w:t>
      </w:r>
      <w:r w:rsidRPr="00473091">
        <w:rPr>
          <w:spacing w:val="-7"/>
          <w:sz w:val="24"/>
          <w:szCs w:val="24"/>
        </w:rPr>
        <w:t xml:space="preserve"> </w:t>
      </w:r>
      <w:r w:rsidRPr="00473091">
        <w:rPr>
          <w:sz w:val="24"/>
          <w:szCs w:val="24"/>
        </w:rPr>
        <w:t>all</w:t>
      </w:r>
      <w:r w:rsidRPr="00473091">
        <w:rPr>
          <w:spacing w:val="-8"/>
          <w:sz w:val="24"/>
          <w:szCs w:val="24"/>
        </w:rPr>
        <w:t xml:space="preserve"> </w:t>
      </w:r>
      <w:r w:rsidRPr="00473091">
        <w:rPr>
          <w:sz w:val="24"/>
          <w:szCs w:val="24"/>
        </w:rPr>
        <w:t>speed</w:t>
      </w:r>
      <w:r w:rsidRPr="00473091">
        <w:rPr>
          <w:spacing w:val="-2"/>
          <w:sz w:val="24"/>
          <w:szCs w:val="24"/>
        </w:rPr>
        <w:t xml:space="preserve"> </w:t>
      </w:r>
      <w:r w:rsidRPr="00473091">
        <w:rPr>
          <w:sz w:val="24"/>
          <w:szCs w:val="24"/>
        </w:rPr>
        <w:t>and</w:t>
      </w:r>
      <w:r w:rsidRPr="00473091">
        <w:rPr>
          <w:spacing w:val="-1"/>
          <w:sz w:val="24"/>
          <w:szCs w:val="24"/>
        </w:rPr>
        <w:t xml:space="preserve"> </w:t>
      </w:r>
      <w:r w:rsidRPr="00473091">
        <w:rPr>
          <w:sz w:val="24"/>
          <w:szCs w:val="24"/>
        </w:rPr>
        <w:t>passing</w:t>
      </w:r>
      <w:r w:rsidRPr="00473091">
        <w:rPr>
          <w:spacing w:val="-2"/>
          <w:sz w:val="24"/>
          <w:szCs w:val="24"/>
        </w:rPr>
        <w:t xml:space="preserve"> </w:t>
      </w:r>
      <w:r w:rsidRPr="00473091">
        <w:rPr>
          <w:sz w:val="24"/>
          <w:szCs w:val="24"/>
        </w:rPr>
        <w:t>limits'</w:t>
      </w:r>
      <w:r w:rsidRPr="00473091">
        <w:rPr>
          <w:spacing w:val="-67"/>
          <w:sz w:val="24"/>
          <w:szCs w:val="24"/>
        </w:rPr>
        <w:t xml:space="preserve"> </w:t>
      </w:r>
      <w:r w:rsidRPr="00473091">
        <w:rPr>
          <w:sz w:val="24"/>
          <w:szCs w:val="24"/>
        </w:rPr>
        <w:t>elif</w:t>
      </w:r>
      <w:r w:rsidRPr="00473091">
        <w:rPr>
          <w:spacing w:val="-6"/>
          <w:sz w:val="24"/>
          <w:szCs w:val="24"/>
        </w:rPr>
        <w:t xml:space="preserve"> </w:t>
      </w:r>
      <w:proofErr w:type="spellStart"/>
      <w:r w:rsidRPr="00473091">
        <w:rPr>
          <w:sz w:val="24"/>
          <w:szCs w:val="24"/>
        </w:rPr>
        <w:t>classNo</w:t>
      </w:r>
      <w:proofErr w:type="spellEnd"/>
      <w:r w:rsidRPr="00473091">
        <w:rPr>
          <w:spacing w:val="2"/>
          <w:sz w:val="24"/>
          <w:szCs w:val="24"/>
        </w:rPr>
        <w:t xml:space="preserve"> </w:t>
      </w:r>
      <w:r w:rsidRPr="00473091">
        <w:rPr>
          <w:sz w:val="24"/>
          <w:szCs w:val="24"/>
        </w:rPr>
        <w:t>==</w:t>
      </w:r>
      <w:r w:rsidRPr="00473091">
        <w:rPr>
          <w:spacing w:val="1"/>
          <w:sz w:val="24"/>
          <w:szCs w:val="24"/>
        </w:rPr>
        <w:t xml:space="preserve"> </w:t>
      </w:r>
      <w:r w:rsidRPr="00473091">
        <w:rPr>
          <w:sz w:val="24"/>
          <w:szCs w:val="24"/>
        </w:rPr>
        <w:t>33:</w:t>
      </w:r>
      <w:r w:rsidRPr="00473091">
        <w:rPr>
          <w:spacing w:val="-4"/>
          <w:sz w:val="24"/>
          <w:szCs w:val="24"/>
        </w:rPr>
        <w:t xml:space="preserve"> </w:t>
      </w:r>
      <w:r w:rsidRPr="00473091">
        <w:rPr>
          <w:sz w:val="24"/>
          <w:szCs w:val="24"/>
        </w:rPr>
        <w:t>return 'Turn</w:t>
      </w:r>
      <w:r w:rsidRPr="00473091">
        <w:rPr>
          <w:spacing w:val="-3"/>
          <w:sz w:val="24"/>
          <w:szCs w:val="24"/>
        </w:rPr>
        <w:t xml:space="preserve"> </w:t>
      </w:r>
      <w:r w:rsidRPr="00473091">
        <w:rPr>
          <w:sz w:val="24"/>
          <w:szCs w:val="24"/>
        </w:rPr>
        <w:t>right</w:t>
      </w:r>
      <w:r w:rsidRPr="00473091">
        <w:rPr>
          <w:spacing w:val="-1"/>
          <w:sz w:val="24"/>
          <w:szCs w:val="24"/>
        </w:rPr>
        <w:t xml:space="preserve"> </w:t>
      </w:r>
      <w:r w:rsidRPr="00473091">
        <w:rPr>
          <w:sz w:val="24"/>
          <w:szCs w:val="24"/>
        </w:rPr>
        <w:t>ahead'</w:t>
      </w:r>
    </w:p>
    <w:p w:rsidR="00552848" w:rsidRPr="00473091" w:rsidRDefault="00552848" w:rsidP="00552848">
      <w:pPr>
        <w:pStyle w:val="BodyText"/>
        <w:spacing w:line="256" w:lineRule="auto"/>
        <w:ind w:left="383" w:right="5024"/>
        <w:rPr>
          <w:sz w:val="24"/>
          <w:szCs w:val="24"/>
        </w:rPr>
      </w:pPr>
      <w:proofErr w:type="gramStart"/>
      <w:r w:rsidRPr="00473091">
        <w:rPr>
          <w:sz w:val="24"/>
          <w:szCs w:val="24"/>
        </w:rPr>
        <w:t>elif</w:t>
      </w:r>
      <w:proofErr w:type="gramEnd"/>
      <w:r w:rsidRPr="00473091">
        <w:rPr>
          <w:sz w:val="24"/>
          <w:szCs w:val="24"/>
        </w:rPr>
        <w:t xml:space="preserve"> </w:t>
      </w:r>
      <w:proofErr w:type="spellStart"/>
      <w:r w:rsidRPr="00473091">
        <w:rPr>
          <w:sz w:val="24"/>
          <w:szCs w:val="24"/>
        </w:rPr>
        <w:t>classNo</w:t>
      </w:r>
      <w:proofErr w:type="spellEnd"/>
      <w:r w:rsidRPr="00473091">
        <w:rPr>
          <w:sz w:val="24"/>
          <w:szCs w:val="24"/>
        </w:rPr>
        <w:t xml:space="preserve"> == 34: return 'Turn left ahead'</w:t>
      </w:r>
      <w:r w:rsidRPr="00473091">
        <w:rPr>
          <w:spacing w:val="-67"/>
          <w:sz w:val="24"/>
          <w:szCs w:val="24"/>
        </w:rPr>
        <w:t xml:space="preserve"> </w:t>
      </w:r>
      <w:r w:rsidRPr="00473091">
        <w:rPr>
          <w:sz w:val="24"/>
          <w:szCs w:val="24"/>
        </w:rPr>
        <w:t>elif</w:t>
      </w:r>
      <w:r w:rsidRPr="00473091">
        <w:rPr>
          <w:spacing w:val="-7"/>
          <w:sz w:val="24"/>
          <w:szCs w:val="24"/>
        </w:rPr>
        <w:t xml:space="preserve"> </w:t>
      </w:r>
      <w:proofErr w:type="spellStart"/>
      <w:r w:rsidRPr="00473091">
        <w:rPr>
          <w:sz w:val="24"/>
          <w:szCs w:val="24"/>
        </w:rPr>
        <w:t>classNo</w:t>
      </w:r>
      <w:proofErr w:type="spellEnd"/>
      <w:r w:rsidRPr="00473091">
        <w:rPr>
          <w:sz w:val="24"/>
          <w:szCs w:val="24"/>
        </w:rPr>
        <w:t xml:space="preserve"> == 35:</w:t>
      </w:r>
      <w:r w:rsidRPr="00473091">
        <w:rPr>
          <w:spacing w:val="-5"/>
          <w:sz w:val="24"/>
          <w:szCs w:val="24"/>
        </w:rPr>
        <w:t xml:space="preserve"> </w:t>
      </w:r>
      <w:r w:rsidRPr="00473091">
        <w:rPr>
          <w:sz w:val="24"/>
          <w:szCs w:val="24"/>
        </w:rPr>
        <w:t>return</w:t>
      </w:r>
      <w:r w:rsidRPr="00473091">
        <w:rPr>
          <w:spacing w:val="-1"/>
          <w:sz w:val="24"/>
          <w:szCs w:val="24"/>
        </w:rPr>
        <w:t xml:space="preserve"> </w:t>
      </w:r>
      <w:r w:rsidRPr="00473091">
        <w:rPr>
          <w:sz w:val="24"/>
          <w:szCs w:val="24"/>
        </w:rPr>
        <w:t>'Ahead</w:t>
      </w:r>
      <w:r w:rsidRPr="00473091">
        <w:rPr>
          <w:spacing w:val="-1"/>
          <w:sz w:val="24"/>
          <w:szCs w:val="24"/>
        </w:rPr>
        <w:t xml:space="preserve"> </w:t>
      </w:r>
      <w:r w:rsidRPr="00473091">
        <w:rPr>
          <w:sz w:val="24"/>
          <w:szCs w:val="24"/>
        </w:rPr>
        <w:t>only'</w:t>
      </w:r>
    </w:p>
    <w:p w:rsidR="00552848" w:rsidRPr="00473091" w:rsidRDefault="00552848" w:rsidP="00552848">
      <w:pPr>
        <w:pStyle w:val="BodyText"/>
        <w:spacing w:line="259" w:lineRule="auto"/>
        <w:ind w:left="383" w:right="4433"/>
        <w:rPr>
          <w:sz w:val="24"/>
          <w:szCs w:val="24"/>
        </w:rPr>
      </w:pPr>
      <w:proofErr w:type="gramStart"/>
      <w:r w:rsidRPr="00473091">
        <w:rPr>
          <w:sz w:val="24"/>
          <w:szCs w:val="24"/>
        </w:rPr>
        <w:t>elif</w:t>
      </w:r>
      <w:proofErr w:type="gramEnd"/>
      <w:r w:rsidRPr="00473091">
        <w:rPr>
          <w:spacing w:val="-9"/>
          <w:sz w:val="24"/>
          <w:szCs w:val="24"/>
        </w:rPr>
        <w:t xml:space="preserve"> </w:t>
      </w:r>
      <w:proofErr w:type="spellStart"/>
      <w:r w:rsidRPr="00473091">
        <w:rPr>
          <w:sz w:val="24"/>
          <w:szCs w:val="24"/>
        </w:rPr>
        <w:t>classNo</w:t>
      </w:r>
      <w:proofErr w:type="spellEnd"/>
      <w:r w:rsidRPr="00473091">
        <w:rPr>
          <w:spacing w:val="-1"/>
          <w:sz w:val="24"/>
          <w:szCs w:val="24"/>
        </w:rPr>
        <w:t xml:space="preserve"> </w:t>
      </w:r>
      <w:r w:rsidRPr="00473091">
        <w:rPr>
          <w:sz w:val="24"/>
          <w:szCs w:val="24"/>
        </w:rPr>
        <w:t>==</w:t>
      </w:r>
      <w:r w:rsidRPr="00473091">
        <w:rPr>
          <w:spacing w:val="-2"/>
          <w:sz w:val="24"/>
          <w:szCs w:val="24"/>
        </w:rPr>
        <w:t xml:space="preserve"> </w:t>
      </w:r>
      <w:r w:rsidRPr="00473091">
        <w:rPr>
          <w:sz w:val="24"/>
          <w:szCs w:val="24"/>
        </w:rPr>
        <w:t>36:</w:t>
      </w:r>
      <w:r w:rsidRPr="00473091">
        <w:rPr>
          <w:spacing w:val="-8"/>
          <w:sz w:val="24"/>
          <w:szCs w:val="24"/>
        </w:rPr>
        <w:t xml:space="preserve"> </w:t>
      </w:r>
      <w:r w:rsidRPr="00473091">
        <w:rPr>
          <w:sz w:val="24"/>
          <w:szCs w:val="24"/>
        </w:rPr>
        <w:t>return</w:t>
      </w:r>
      <w:r w:rsidRPr="00473091">
        <w:rPr>
          <w:spacing w:val="-2"/>
          <w:sz w:val="24"/>
          <w:szCs w:val="24"/>
        </w:rPr>
        <w:t xml:space="preserve"> </w:t>
      </w:r>
      <w:r w:rsidRPr="00473091">
        <w:rPr>
          <w:sz w:val="24"/>
          <w:szCs w:val="24"/>
        </w:rPr>
        <w:t>'Go</w:t>
      </w:r>
      <w:r w:rsidRPr="00473091">
        <w:rPr>
          <w:spacing w:val="-2"/>
          <w:sz w:val="24"/>
          <w:szCs w:val="24"/>
        </w:rPr>
        <w:t xml:space="preserve"> </w:t>
      </w:r>
      <w:r w:rsidRPr="00473091">
        <w:rPr>
          <w:sz w:val="24"/>
          <w:szCs w:val="24"/>
        </w:rPr>
        <w:t>straight</w:t>
      </w:r>
      <w:r w:rsidRPr="00473091">
        <w:rPr>
          <w:spacing w:val="-2"/>
          <w:sz w:val="24"/>
          <w:szCs w:val="24"/>
        </w:rPr>
        <w:t xml:space="preserve"> </w:t>
      </w:r>
      <w:r w:rsidRPr="00473091">
        <w:rPr>
          <w:sz w:val="24"/>
          <w:szCs w:val="24"/>
        </w:rPr>
        <w:t>or</w:t>
      </w:r>
      <w:r w:rsidRPr="00473091">
        <w:rPr>
          <w:spacing w:val="-4"/>
          <w:sz w:val="24"/>
          <w:szCs w:val="24"/>
        </w:rPr>
        <w:t xml:space="preserve"> </w:t>
      </w:r>
      <w:r w:rsidRPr="00473091">
        <w:rPr>
          <w:sz w:val="24"/>
          <w:szCs w:val="24"/>
        </w:rPr>
        <w:t>right'</w:t>
      </w:r>
      <w:r w:rsidRPr="00473091">
        <w:rPr>
          <w:spacing w:val="-67"/>
          <w:sz w:val="24"/>
          <w:szCs w:val="24"/>
        </w:rPr>
        <w:t xml:space="preserve"> </w:t>
      </w:r>
      <w:r w:rsidRPr="00473091">
        <w:rPr>
          <w:sz w:val="24"/>
          <w:szCs w:val="24"/>
        </w:rPr>
        <w:t xml:space="preserve">elif </w:t>
      </w:r>
      <w:proofErr w:type="spellStart"/>
      <w:r w:rsidRPr="00473091">
        <w:rPr>
          <w:sz w:val="24"/>
          <w:szCs w:val="24"/>
        </w:rPr>
        <w:t>classNo</w:t>
      </w:r>
      <w:proofErr w:type="spellEnd"/>
      <w:r w:rsidRPr="00473091">
        <w:rPr>
          <w:sz w:val="24"/>
          <w:szCs w:val="24"/>
        </w:rPr>
        <w:t xml:space="preserve"> == 37: return 'Go straight or left'</w:t>
      </w:r>
      <w:r w:rsidRPr="00473091">
        <w:rPr>
          <w:spacing w:val="1"/>
          <w:sz w:val="24"/>
          <w:szCs w:val="24"/>
        </w:rPr>
        <w:t xml:space="preserve"> </w:t>
      </w:r>
      <w:r w:rsidRPr="00473091">
        <w:rPr>
          <w:sz w:val="24"/>
          <w:szCs w:val="24"/>
        </w:rPr>
        <w:t>elif</w:t>
      </w:r>
      <w:r w:rsidRPr="00473091">
        <w:rPr>
          <w:spacing w:val="-7"/>
          <w:sz w:val="24"/>
          <w:szCs w:val="24"/>
        </w:rPr>
        <w:t xml:space="preserve"> </w:t>
      </w:r>
      <w:proofErr w:type="spellStart"/>
      <w:r w:rsidRPr="00473091">
        <w:rPr>
          <w:sz w:val="24"/>
          <w:szCs w:val="24"/>
        </w:rPr>
        <w:t>classNo</w:t>
      </w:r>
      <w:proofErr w:type="spellEnd"/>
      <w:r w:rsidRPr="00473091">
        <w:rPr>
          <w:spacing w:val="1"/>
          <w:sz w:val="24"/>
          <w:szCs w:val="24"/>
        </w:rPr>
        <w:t xml:space="preserve"> </w:t>
      </w:r>
      <w:r w:rsidRPr="00473091">
        <w:rPr>
          <w:sz w:val="24"/>
          <w:szCs w:val="24"/>
        </w:rPr>
        <w:t>==</w:t>
      </w:r>
      <w:r w:rsidRPr="00473091">
        <w:rPr>
          <w:spacing w:val="1"/>
          <w:sz w:val="24"/>
          <w:szCs w:val="24"/>
        </w:rPr>
        <w:t xml:space="preserve"> </w:t>
      </w:r>
      <w:r w:rsidRPr="00473091">
        <w:rPr>
          <w:sz w:val="24"/>
          <w:szCs w:val="24"/>
        </w:rPr>
        <w:t>38:</w:t>
      </w:r>
      <w:r w:rsidRPr="00473091">
        <w:rPr>
          <w:spacing w:val="-5"/>
          <w:sz w:val="24"/>
          <w:szCs w:val="24"/>
        </w:rPr>
        <w:t xml:space="preserve"> </w:t>
      </w:r>
      <w:r w:rsidRPr="00473091">
        <w:rPr>
          <w:sz w:val="24"/>
          <w:szCs w:val="24"/>
        </w:rPr>
        <w:t>return</w:t>
      </w:r>
      <w:r w:rsidRPr="00473091">
        <w:rPr>
          <w:spacing w:val="-1"/>
          <w:sz w:val="24"/>
          <w:szCs w:val="24"/>
        </w:rPr>
        <w:t xml:space="preserve"> </w:t>
      </w:r>
      <w:r w:rsidRPr="00473091">
        <w:rPr>
          <w:sz w:val="24"/>
          <w:szCs w:val="24"/>
        </w:rPr>
        <w:t>'Keep right'</w:t>
      </w:r>
    </w:p>
    <w:p w:rsidR="00552848" w:rsidRPr="00473091" w:rsidRDefault="00552848" w:rsidP="00552848">
      <w:pPr>
        <w:pStyle w:val="BodyText"/>
        <w:spacing w:line="321" w:lineRule="exact"/>
        <w:ind w:left="383"/>
        <w:rPr>
          <w:sz w:val="24"/>
          <w:szCs w:val="24"/>
        </w:rPr>
      </w:pPr>
      <w:proofErr w:type="gramStart"/>
      <w:r w:rsidRPr="00473091">
        <w:rPr>
          <w:sz w:val="24"/>
          <w:szCs w:val="24"/>
        </w:rPr>
        <w:t>elif</w:t>
      </w:r>
      <w:proofErr w:type="gramEnd"/>
      <w:r w:rsidRPr="00473091">
        <w:rPr>
          <w:spacing w:val="-9"/>
          <w:sz w:val="24"/>
          <w:szCs w:val="24"/>
        </w:rPr>
        <w:t xml:space="preserve"> </w:t>
      </w:r>
      <w:proofErr w:type="spellStart"/>
      <w:r w:rsidRPr="00473091">
        <w:rPr>
          <w:sz w:val="24"/>
          <w:szCs w:val="24"/>
        </w:rPr>
        <w:t>classNo</w:t>
      </w:r>
      <w:proofErr w:type="spellEnd"/>
      <w:r w:rsidRPr="00473091">
        <w:rPr>
          <w:spacing w:val="-2"/>
          <w:sz w:val="24"/>
          <w:szCs w:val="24"/>
        </w:rPr>
        <w:t xml:space="preserve"> </w:t>
      </w:r>
      <w:r w:rsidRPr="00473091">
        <w:rPr>
          <w:sz w:val="24"/>
          <w:szCs w:val="24"/>
        </w:rPr>
        <w:t>==</w:t>
      </w:r>
      <w:r w:rsidRPr="00473091">
        <w:rPr>
          <w:spacing w:val="-2"/>
          <w:sz w:val="24"/>
          <w:szCs w:val="24"/>
        </w:rPr>
        <w:t xml:space="preserve"> </w:t>
      </w:r>
      <w:r w:rsidRPr="00473091">
        <w:rPr>
          <w:sz w:val="24"/>
          <w:szCs w:val="24"/>
        </w:rPr>
        <w:t>39:</w:t>
      </w:r>
      <w:r w:rsidRPr="00473091">
        <w:rPr>
          <w:spacing w:val="-8"/>
          <w:sz w:val="24"/>
          <w:szCs w:val="24"/>
        </w:rPr>
        <w:t xml:space="preserve"> </w:t>
      </w:r>
      <w:r w:rsidRPr="00473091">
        <w:rPr>
          <w:sz w:val="24"/>
          <w:szCs w:val="24"/>
        </w:rPr>
        <w:t>return</w:t>
      </w:r>
      <w:r w:rsidRPr="00473091">
        <w:rPr>
          <w:spacing w:val="-3"/>
          <w:sz w:val="24"/>
          <w:szCs w:val="24"/>
        </w:rPr>
        <w:t xml:space="preserve"> </w:t>
      </w:r>
      <w:r w:rsidRPr="00473091">
        <w:rPr>
          <w:sz w:val="24"/>
          <w:szCs w:val="24"/>
        </w:rPr>
        <w:t>'Keep</w:t>
      </w:r>
      <w:r w:rsidRPr="00473091">
        <w:rPr>
          <w:spacing w:val="2"/>
          <w:sz w:val="24"/>
          <w:szCs w:val="24"/>
        </w:rPr>
        <w:t xml:space="preserve"> </w:t>
      </w:r>
      <w:r w:rsidRPr="00473091">
        <w:rPr>
          <w:sz w:val="24"/>
          <w:szCs w:val="24"/>
        </w:rPr>
        <w:t>left'</w:t>
      </w:r>
    </w:p>
    <w:p w:rsidR="00552848" w:rsidRPr="00473091" w:rsidRDefault="00552848" w:rsidP="00552848">
      <w:pPr>
        <w:pStyle w:val="BodyText"/>
        <w:spacing w:before="20" w:line="261" w:lineRule="auto"/>
        <w:ind w:left="383" w:right="3880"/>
        <w:rPr>
          <w:sz w:val="24"/>
          <w:szCs w:val="24"/>
        </w:rPr>
      </w:pPr>
      <w:proofErr w:type="gramStart"/>
      <w:r w:rsidRPr="00473091">
        <w:rPr>
          <w:sz w:val="24"/>
          <w:szCs w:val="24"/>
        </w:rPr>
        <w:t>elif</w:t>
      </w:r>
      <w:proofErr w:type="gramEnd"/>
      <w:r w:rsidRPr="00473091">
        <w:rPr>
          <w:spacing w:val="-10"/>
          <w:sz w:val="24"/>
          <w:szCs w:val="24"/>
        </w:rPr>
        <w:t xml:space="preserve"> </w:t>
      </w:r>
      <w:proofErr w:type="spellStart"/>
      <w:r w:rsidRPr="00473091">
        <w:rPr>
          <w:sz w:val="24"/>
          <w:szCs w:val="24"/>
        </w:rPr>
        <w:t>classNo</w:t>
      </w:r>
      <w:proofErr w:type="spellEnd"/>
      <w:r w:rsidRPr="00473091">
        <w:rPr>
          <w:spacing w:val="-3"/>
          <w:sz w:val="24"/>
          <w:szCs w:val="24"/>
        </w:rPr>
        <w:t xml:space="preserve"> </w:t>
      </w:r>
      <w:r w:rsidRPr="00473091">
        <w:rPr>
          <w:sz w:val="24"/>
          <w:szCs w:val="24"/>
        </w:rPr>
        <w:t>==</w:t>
      </w:r>
      <w:r w:rsidRPr="00473091">
        <w:rPr>
          <w:spacing w:val="-2"/>
          <w:sz w:val="24"/>
          <w:szCs w:val="24"/>
        </w:rPr>
        <w:t xml:space="preserve"> </w:t>
      </w:r>
      <w:r w:rsidRPr="00473091">
        <w:rPr>
          <w:sz w:val="24"/>
          <w:szCs w:val="24"/>
        </w:rPr>
        <w:t>40:</w:t>
      </w:r>
      <w:r w:rsidRPr="00473091">
        <w:rPr>
          <w:spacing w:val="-9"/>
          <w:sz w:val="24"/>
          <w:szCs w:val="24"/>
        </w:rPr>
        <w:t xml:space="preserve"> </w:t>
      </w:r>
      <w:r w:rsidRPr="00473091">
        <w:rPr>
          <w:sz w:val="24"/>
          <w:szCs w:val="24"/>
        </w:rPr>
        <w:t>return</w:t>
      </w:r>
      <w:r w:rsidRPr="00473091">
        <w:rPr>
          <w:spacing w:val="-3"/>
          <w:sz w:val="24"/>
          <w:szCs w:val="24"/>
        </w:rPr>
        <w:t xml:space="preserve"> </w:t>
      </w:r>
      <w:r w:rsidRPr="00473091">
        <w:rPr>
          <w:sz w:val="24"/>
          <w:szCs w:val="24"/>
        </w:rPr>
        <w:t>'Roundabout</w:t>
      </w:r>
      <w:r w:rsidRPr="00473091">
        <w:rPr>
          <w:spacing w:val="-4"/>
          <w:sz w:val="24"/>
          <w:szCs w:val="24"/>
        </w:rPr>
        <w:t xml:space="preserve"> </w:t>
      </w:r>
      <w:r w:rsidRPr="00473091">
        <w:rPr>
          <w:sz w:val="24"/>
          <w:szCs w:val="24"/>
        </w:rPr>
        <w:t>mandatory'</w:t>
      </w:r>
      <w:r w:rsidRPr="00473091">
        <w:rPr>
          <w:spacing w:val="-67"/>
          <w:sz w:val="24"/>
          <w:szCs w:val="24"/>
        </w:rPr>
        <w:t xml:space="preserve"> </w:t>
      </w:r>
      <w:r w:rsidRPr="00473091">
        <w:rPr>
          <w:sz w:val="24"/>
          <w:szCs w:val="24"/>
        </w:rPr>
        <w:t>elif</w:t>
      </w:r>
      <w:r w:rsidRPr="00473091">
        <w:rPr>
          <w:spacing w:val="-7"/>
          <w:sz w:val="24"/>
          <w:szCs w:val="24"/>
        </w:rPr>
        <w:t xml:space="preserve"> </w:t>
      </w:r>
      <w:proofErr w:type="spellStart"/>
      <w:r w:rsidRPr="00473091">
        <w:rPr>
          <w:sz w:val="24"/>
          <w:szCs w:val="24"/>
        </w:rPr>
        <w:t>classNo</w:t>
      </w:r>
      <w:proofErr w:type="spellEnd"/>
      <w:r w:rsidRPr="00473091">
        <w:rPr>
          <w:spacing w:val="1"/>
          <w:sz w:val="24"/>
          <w:szCs w:val="24"/>
        </w:rPr>
        <w:t xml:space="preserve"> </w:t>
      </w:r>
      <w:r w:rsidRPr="00473091">
        <w:rPr>
          <w:sz w:val="24"/>
          <w:szCs w:val="24"/>
        </w:rPr>
        <w:t>== 41:</w:t>
      </w:r>
      <w:r w:rsidRPr="00473091">
        <w:rPr>
          <w:spacing w:val="-5"/>
          <w:sz w:val="24"/>
          <w:szCs w:val="24"/>
        </w:rPr>
        <w:t xml:space="preserve"> </w:t>
      </w:r>
      <w:r w:rsidRPr="00473091">
        <w:rPr>
          <w:sz w:val="24"/>
          <w:szCs w:val="24"/>
        </w:rPr>
        <w:t>return</w:t>
      </w:r>
      <w:r w:rsidRPr="00473091">
        <w:rPr>
          <w:spacing w:val="-1"/>
          <w:sz w:val="24"/>
          <w:szCs w:val="24"/>
        </w:rPr>
        <w:t xml:space="preserve"> </w:t>
      </w:r>
      <w:r w:rsidRPr="00473091">
        <w:rPr>
          <w:sz w:val="24"/>
          <w:szCs w:val="24"/>
        </w:rPr>
        <w:t>'End of</w:t>
      </w:r>
      <w:r w:rsidRPr="00473091">
        <w:rPr>
          <w:spacing w:val="-2"/>
          <w:sz w:val="24"/>
          <w:szCs w:val="24"/>
        </w:rPr>
        <w:t xml:space="preserve"> </w:t>
      </w:r>
      <w:r w:rsidRPr="00473091">
        <w:rPr>
          <w:sz w:val="24"/>
          <w:szCs w:val="24"/>
        </w:rPr>
        <w:t>no passing'</w:t>
      </w:r>
    </w:p>
    <w:p w:rsidR="00552848" w:rsidRPr="00473091" w:rsidRDefault="00552848" w:rsidP="00552848">
      <w:pPr>
        <w:pStyle w:val="BodyText"/>
        <w:spacing w:line="247" w:lineRule="auto"/>
        <w:ind w:left="100" w:right="1838" w:firstLine="283"/>
        <w:rPr>
          <w:sz w:val="24"/>
          <w:szCs w:val="24"/>
        </w:rPr>
      </w:pPr>
      <w:proofErr w:type="gramStart"/>
      <w:r w:rsidRPr="00473091">
        <w:rPr>
          <w:sz w:val="24"/>
          <w:szCs w:val="24"/>
        </w:rPr>
        <w:t>elif</w:t>
      </w:r>
      <w:proofErr w:type="gramEnd"/>
      <w:r w:rsidRPr="00473091">
        <w:rPr>
          <w:spacing w:val="45"/>
          <w:sz w:val="24"/>
          <w:szCs w:val="24"/>
        </w:rPr>
        <w:t xml:space="preserve"> </w:t>
      </w:r>
      <w:proofErr w:type="spellStart"/>
      <w:r w:rsidRPr="00473091">
        <w:rPr>
          <w:sz w:val="24"/>
          <w:szCs w:val="24"/>
        </w:rPr>
        <w:t>classNo</w:t>
      </w:r>
      <w:proofErr w:type="spellEnd"/>
      <w:r w:rsidRPr="00473091">
        <w:rPr>
          <w:spacing w:val="52"/>
          <w:sz w:val="24"/>
          <w:szCs w:val="24"/>
        </w:rPr>
        <w:t xml:space="preserve"> </w:t>
      </w:r>
      <w:r w:rsidRPr="00473091">
        <w:rPr>
          <w:sz w:val="24"/>
          <w:szCs w:val="24"/>
        </w:rPr>
        <w:t>==</w:t>
      </w:r>
      <w:r w:rsidRPr="00473091">
        <w:rPr>
          <w:spacing w:val="52"/>
          <w:sz w:val="24"/>
          <w:szCs w:val="24"/>
        </w:rPr>
        <w:t xml:space="preserve"> </w:t>
      </w:r>
      <w:r w:rsidRPr="00473091">
        <w:rPr>
          <w:sz w:val="24"/>
          <w:szCs w:val="24"/>
        </w:rPr>
        <w:t>42:</w:t>
      </w:r>
      <w:r w:rsidRPr="00473091">
        <w:rPr>
          <w:spacing w:val="46"/>
          <w:sz w:val="24"/>
          <w:szCs w:val="24"/>
        </w:rPr>
        <w:t xml:space="preserve"> </w:t>
      </w:r>
      <w:r w:rsidRPr="00473091">
        <w:rPr>
          <w:sz w:val="24"/>
          <w:szCs w:val="24"/>
        </w:rPr>
        <w:t>return</w:t>
      </w:r>
      <w:r w:rsidRPr="00473091">
        <w:rPr>
          <w:spacing w:val="51"/>
          <w:sz w:val="24"/>
          <w:szCs w:val="24"/>
        </w:rPr>
        <w:t xml:space="preserve"> </w:t>
      </w:r>
      <w:r w:rsidRPr="00473091">
        <w:rPr>
          <w:sz w:val="24"/>
          <w:szCs w:val="24"/>
        </w:rPr>
        <w:t>'End</w:t>
      </w:r>
      <w:r w:rsidRPr="00473091">
        <w:rPr>
          <w:spacing w:val="52"/>
          <w:sz w:val="24"/>
          <w:szCs w:val="24"/>
        </w:rPr>
        <w:t xml:space="preserve"> </w:t>
      </w:r>
      <w:r w:rsidRPr="00473091">
        <w:rPr>
          <w:sz w:val="24"/>
          <w:szCs w:val="24"/>
        </w:rPr>
        <w:t>of</w:t>
      </w:r>
      <w:r w:rsidRPr="00473091">
        <w:rPr>
          <w:spacing w:val="45"/>
          <w:sz w:val="24"/>
          <w:szCs w:val="24"/>
        </w:rPr>
        <w:t xml:space="preserve"> </w:t>
      </w:r>
      <w:r w:rsidRPr="00473091">
        <w:rPr>
          <w:sz w:val="24"/>
          <w:szCs w:val="24"/>
        </w:rPr>
        <w:t>no</w:t>
      </w:r>
      <w:r w:rsidRPr="00473091">
        <w:rPr>
          <w:spacing w:val="51"/>
          <w:sz w:val="24"/>
          <w:szCs w:val="24"/>
        </w:rPr>
        <w:t xml:space="preserve"> </w:t>
      </w:r>
      <w:r w:rsidRPr="00473091">
        <w:rPr>
          <w:sz w:val="24"/>
          <w:szCs w:val="24"/>
        </w:rPr>
        <w:t>passing</w:t>
      </w:r>
      <w:r w:rsidRPr="00473091">
        <w:rPr>
          <w:spacing w:val="46"/>
          <w:sz w:val="24"/>
          <w:szCs w:val="24"/>
        </w:rPr>
        <w:t xml:space="preserve"> </w:t>
      </w:r>
      <w:r w:rsidRPr="00473091">
        <w:rPr>
          <w:sz w:val="24"/>
          <w:szCs w:val="24"/>
        </w:rPr>
        <w:t>by</w:t>
      </w:r>
      <w:r w:rsidRPr="00473091">
        <w:rPr>
          <w:spacing w:val="52"/>
          <w:sz w:val="24"/>
          <w:szCs w:val="24"/>
        </w:rPr>
        <w:t xml:space="preserve"> </w:t>
      </w:r>
      <w:proofErr w:type="spellStart"/>
      <w:r w:rsidRPr="00473091">
        <w:rPr>
          <w:sz w:val="24"/>
          <w:szCs w:val="24"/>
        </w:rPr>
        <w:t>vechiles</w:t>
      </w:r>
      <w:proofErr w:type="spellEnd"/>
      <w:r w:rsidRPr="00473091">
        <w:rPr>
          <w:spacing w:val="53"/>
          <w:sz w:val="24"/>
          <w:szCs w:val="24"/>
        </w:rPr>
        <w:t xml:space="preserve"> </w:t>
      </w:r>
      <w:r w:rsidRPr="00473091">
        <w:rPr>
          <w:sz w:val="24"/>
          <w:szCs w:val="24"/>
        </w:rPr>
        <w:t>over</w:t>
      </w:r>
      <w:r w:rsidRPr="00473091">
        <w:rPr>
          <w:spacing w:val="50"/>
          <w:sz w:val="24"/>
          <w:szCs w:val="24"/>
        </w:rPr>
        <w:t xml:space="preserve"> </w:t>
      </w:r>
      <w:r w:rsidRPr="00473091">
        <w:rPr>
          <w:sz w:val="24"/>
          <w:szCs w:val="24"/>
        </w:rPr>
        <w:t>3.5</w:t>
      </w:r>
      <w:r w:rsidRPr="00473091">
        <w:rPr>
          <w:spacing w:val="-67"/>
          <w:sz w:val="24"/>
          <w:szCs w:val="24"/>
        </w:rPr>
        <w:t xml:space="preserve"> </w:t>
      </w:r>
      <w:r w:rsidRPr="00473091">
        <w:rPr>
          <w:sz w:val="24"/>
          <w:szCs w:val="24"/>
        </w:rPr>
        <w:t>metric</w:t>
      </w:r>
      <w:r w:rsidRPr="00473091">
        <w:rPr>
          <w:spacing w:val="1"/>
          <w:sz w:val="24"/>
          <w:szCs w:val="24"/>
        </w:rPr>
        <w:t xml:space="preserve"> </w:t>
      </w:r>
      <w:r w:rsidRPr="00473091">
        <w:rPr>
          <w:sz w:val="24"/>
          <w:szCs w:val="24"/>
        </w:rPr>
        <w:t>tons'</w:t>
      </w:r>
    </w:p>
    <w:p w:rsidR="00552848" w:rsidRPr="00473091" w:rsidRDefault="00552848" w:rsidP="00552848">
      <w:pPr>
        <w:pStyle w:val="BodyText"/>
        <w:spacing w:before="9"/>
        <w:ind w:left="100"/>
        <w:rPr>
          <w:sz w:val="24"/>
          <w:szCs w:val="24"/>
        </w:rPr>
      </w:pPr>
      <w:proofErr w:type="gramStart"/>
      <w:r w:rsidRPr="00473091">
        <w:rPr>
          <w:sz w:val="24"/>
          <w:szCs w:val="24"/>
        </w:rPr>
        <w:t>while</w:t>
      </w:r>
      <w:proofErr w:type="gramEnd"/>
      <w:r w:rsidRPr="00473091">
        <w:rPr>
          <w:spacing w:val="-6"/>
          <w:sz w:val="24"/>
          <w:szCs w:val="24"/>
        </w:rPr>
        <w:t xml:space="preserve"> </w:t>
      </w:r>
      <w:r w:rsidRPr="00473091">
        <w:rPr>
          <w:sz w:val="24"/>
          <w:szCs w:val="24"/>
        </w:rPr>
        <w:t>True:</w:t>
      </w:r>
    </w:p>
    <w:p w:rsidR="00552848" w:rsidRPr="00473091" w:rsidRDefault="00552848" w:rsidP="00552848">
      <w:pPr>
        <w:pStyle w:val="BodyText"/>
        <w:spacing w:before="28"/>
        <w:ind w:left="383"/>
        <w:rPr>
          <w:sz w:val="24"/>
          <w:szCs w:val="24"/>
        </w:rPr>
      </w:pPr>
      <w:r w:rsidRPr="00473091">
        <w:rPr>
          <w:sz w:val="24"/>
          <w:szCs w:val="24"/>
        </w:rPr>
        <w:t>#</w:t>
      </w:r>
      <w:r w:rsidRPr="00473091">
        <w:rPr>
          <w:spacing w:val="-4"/>
          <w:sz w:val="24"/>
          <w:szCs w:val="24"/>
        </w:rPr>
        <w:t xml:space="preserve"> </w:t>
      </w:r>
      <w:r w:rsidRPr="00473091">
        <w:rPr>
          <w:sz w:val="24"/>
          <w:szCs w:val="24"/>
        </w:rPr>
        <w:t>READ</w:t>
      </w:r>
      <w:r w:rsidRPr="00473091">
        <w:rPr>
          <w:spacing w:val="-2"/>
          <w:sz w:val="24"/>
          <w:szCs w:val="24"/>
        </w:rPr>
        <w:t xml:space="preserve"> </w:t>
      </w:r>
      <w:r w:rsidRPr="00473091">
        <w:rPr>
          <w:sz w:val="24"/>
          <w:szCs w:val="24"/>
        </w:rPr>
        <w:t>IMAGE</w:t>
      </w:r>
    </w:p>
    <w:p w:rsidR="00552848" w:rsidRPr="00473091" w:rsidRDefault="00552848" w:rsidP="00552848">
      <w:pPr>
        <w:pStyle w:val="BodyText"/>
        <w:spacing w:before="24"/>
        <w:ind w:left="383"/>
        <w:rPr>
          <w:sz w:val="24"/>
          <w:szCs w:val="24"/>
        </w:rPr>
      </w:pPr>
      <w:proofErr w:type="gramStart"/>
      <w:r w:rsidRPr="00473091">
        <w:rPr>
          <w:sz w:val="24"/>
          <w:szCs w:val="24"/>
        </w:rPr>
        <w:t>success</w:t>
      </w:r>
      <w:proofErr w:type="gramEnd"/>
      <w:r w:rsidRPr="00473091">
        <w:rPr>
          <w:sz w:val="24"/>
          <w:szCs w:val="24"/>
        </w:rPr>
        <w:t>,</w:t>
      </w:r>
      <w:r w:rsidRPr="00473091">
        <w:rPr>
          <w:spacing w:val="-7"/>
          <w:sz w:val="24"/>
          <w:szCs w:val="24"/>
        </w:rPr>
        <w:t xml:space="preserve"> </w:t>
      </w:r>
      <w:proofErr w:type="spellStart"/>
      <w:r w:rsidRPr="00473091">
        <w:rPr>
          <w:sz w:val="24"/>
          <w:szCs w:val="24"/>
        </w:rPr>
        <w:t>imgOrignal</w:t>
      </w:r>
      <w:proofErr w:type="spellEnd"/>
      <w:r w:rsidRPr="00473091">
        <w:rPr>
          <w:spacing w:val="-9"/>
          <w:sz w:val="24"/>
          <w:szCs w:val="24"/>
        </w:rPr>
        <w:t xml:space="preserve"> </w:t>
      </w:r>
      <w:r w:rsidRPr="00473091">
        <w:rPr>
          <w:sz w:val="24"/>
          <w:szCs w:val="24"/>
        </w:rPr>
        <w:t>=</w:t>
      </w:r>
      <w:r w:rsidRPr="00473091">
        <w:rPr>
          <w:spacing w:val="-4"/>
          <w:sz w:val="24"/>
          <w:szCs w:val="24"/>
        </w:rPr>
        <w:t xml:space="preserve"> </w:t>
      </w:r>
      <w:proofErr w:type="spellStart"/>
      <w:r w:rsidRPr="00473091">
        <w:rPr>
          <w:sz w:val="24"/>
          <w:szCs w:val="24"/>
        </w:rPr>
        <w:t>cap.read</w:t>
      </w:r>
      <w:proofErr w:type="spellEnd"/>
      <w:r w:rsidRPr="00473091">
        <w:rPr>
          <w:sz w:val="24"/>
          <w:szCs w:val="24"/>
        </w:rPr>
        <w:t>()</w:t>
      </w:r>
    </w:p>
    <w:p w:rsidR="00552848" w:rsidRPr="00473091" w:rsidRDefault="00552848" w:rsidP="00552848">
      <w:pPr>
        <w:pStyle w:val="BodyText"/>
        <w:ind w:left="383"/>
        <w:rPr>
          <w:sz w:val="24"/>
          <w:szCs w:val="24"/>
        </w:rPr>
      </w:pPr>
      <w:r w:rsidRPr="00473091">
        <w:rPr>
          <w:sz w:val="24"/>
          <w:szCs w:val="24"/>
        </w:rPr>
        <w:t>#</w:t>
      </w:r>
      <w:r w:rsidRPr="00473091">
        <w:rPr>
          <w:spacing w:val="-4"/>
          <w:sz w:val="24"/>
          <w:szCs w:val="24"/>
        </w:rPr>
        <w:t xml:space="preserve"> </w:t>
      </w:r>
      <w:r w:rsidRPr="00473091">
        <w:rPr>
          <w:sz w:val="24"/>
          <w:szCs w:val="24"/>
        </w:rPr>
        <w:t>PROCESS</w:t>
      </w:r>
      <w:r w:rsidRPr="00473091">
        <w:rPr>
          <w:spacing w:val="-4"/>
          <w:sz w:val="24"/>
          <w:szCs w:val="24"/>
        </w:rPr>
        <w:t xml:space="preserve"> </w:t>
      </w:r>
      <w:r w:rsidRPr="00473091">
        <w:rPr>
          <w:sz w:val="24"/>
          <w:szCs w:val="24"/>
        </w:rPr>
        <w:t>IMAGE</w:t>
      </w:r>
    </w:p>
    <w:p w:rsidR="00552848" w:rsidRPr="00473091" w:rsidRDefault="00552848" w:rsidP="00552848">
      <w:pPr>
        <w:pStyle w:val="BodyText"/>
        <w:spacing w:before="24" w:line="259" w:lineRule="auto"/>
        <w:ind w:left="383" w:right="6298"/>
        <w:rPr>
          <w:sz w:val="24"/>
          <w:szCs w:val="24"/>
        </w:rPr>
      </w:pPr>
      <w:proofErr w:type="spellStart"/>
      <w:proofErr w:type="gramStart"/>
      <w:r w:rsidRPr="00473091">
        <w:rPr>
          <w:sz w:val="24"/>
          <w:szCs w:val="24"/>
        </w:rPr>
        <w:t>img</w:t>
      </w:r>
      <w:proofErr w:type="spellEnd"/>
      <w:proofErr w:type="gramEnd"/>
      <w:r w:rsidRPr="00473091">
        <w:rPr>
          <w:sz w:val="24"/>
          <w:szCs w:val="24"/>
        </w:rPr>
        <w:t xml:space="preserve"> = </w:t>
      </w:r>
      <w:proofErr w:type="spellStart"/>
      <w:r w:rsidRPr="00473091">
        <w:rPr>
          <w:sz w:val="24"/>
          <w:szCs w:val="24"/>
        </w:rPr>
        <w:t>np.asarray</w:t>
      </w:r>
      <w:proofErr w:type="spellEnd"/>
      <w:r w:rsidRPr="00473091">
        <w:rPr>
          <w:sz w:val="24"/>
          <w:szCs w:val="24"/>
        </w:rPr>
        <w:t>(</w:t>
      </w:r>
      <w:proofErr w:type="spellStart"/>
      <w:r w:rsidRPr="00473091">
        <w:rPr>
          <w:sz w:val="24"/>
          <w:szCs w:val="24"/>
        </w:rPr>
        <w:t>imgOrignal</w:t>
      </w:r>
      <w:proofErr w:type="spellEnd"/>
      <w:r w:rsidRPr="00473091">
        <w:rPr>
          <w:sz w:val="24"/>
          <w:szCs w:val="24"/>
        </w:rPr>
        <w:t>)</w:t>
      </w:r>
      <w:r w:rsidRPr="00473091">
        <w:rPr>
          <w:spacing w:val="1"/>
          <w:sz w:val="24"/>
          <w:szCs w:val="24"/>
        </w:rPr>
        <w:t xml:space="preserve"> </w:t>
      </w:r>
      <w:proofErr w:type="spellStart"/>
      <w:r w:rsidRPr="00473091">
        <w:rPr>
          <w:sz w:val="24"/>
          <w:szCs w:val="24"/>
        </w:rPr>
        <w:t>img</w:t>
      </w:r>
      <w:proofErr w:type="spellEnd"/>
      <w:r w:rsidRPr="00473091">
        <w:rPr>
          <w:spacing w:val="-7"/>
          <w:sz w:val="24"/>
          <w:szCs w:val="24"/>
        </w:rPr>
        <w:t xml:space="preserve"> </w:t>
      </w:r>
      <w:r w:rsidRPr="00473091">
        <w:rPr>
          <w:sz w:val="24"/>
          <w:szCs w:val="24"/>
        </w:rPr>
        <w:t>=</w:t>
      </w:r>
      <w:r w:rsidRPr="00473091">
        <w:rPr>
          <w:spacing w:val="-6"/>
          <w:sz w:val="24"/>
          <w:szCs w:val="24"/>
        </w:rPr>
        <w:t xml:space="preserve"> </w:t>
      </w:r>
      <w:r w:rsidRPr="00473091">
        <w:rPr>
          <w:sz w:val="24"/>
          <w:szCs w:val="24"/>
        </w:rPr>
        <w:t>cv2.resize(</w:t>
      </w:r>
      <w:proofErr w:type="spellStart"/>
      <w:r w:rsidRPr="00473091">
        <w:rPr>
          <w:sz w:val="24"/>
          <w:szCs w:val="24"/>
        </w:rPr>
        <w:t>img</w:t>
      </w:r>
      <w:proofErr w:type="spellEnd"/>
      <w:r w:rsidRPr="00473091">
        <w:rPr>
          <w:sz w:val="24"/>
          <w:szCs w:val="24"/>
        </w:rPr>
        <w:t>,</w:t>
      </w:r>
      <w:r w:rsidRPr="00473091">
        <w:rPr>
          <w:spacing w:val="-4"/>
          <w:sz w:val="24"/>
          <w:szCs w:val="24"/>
        </w:rPr>
        <w:t xml:space="preserve"> </w:t>
      </w:r>
      <w:r w:rsidRPr="00473091">
        <w:rPr>
          <w:sz w:val="24"/>
          <w:szCs w:val="24"/>
        </w:rPr>
        <w:t>(32,</w:t>
      </w:r>
      <w:r w:rsidRPr="00473091">
        <w:rPr>
          <w:spacing w:val="-4"/>
          <w:sz w:val="24"/>
          <w:szCs w:val="24"/>
        </w:rPr>
        <w:t xml:space="preserve"> </w:t>
      </w:r>
      <w:r w:rsidRPr="00473091">
        <w:rPr>
          <w:sz w:val="24"/>
          <w:szCs w:val="24"/>
        </w:rPr>
        <w:t>32))</w:t>
      </w:r>
      <w:r w:rsidRPr="00473091">
        <w:rPr>
          <w:spacing w:val="-67"/>
          <w:sz w:val="24"/>
          <w:szCs w:val="24"/>
        </w:rPr>
        <w:t xml:space="preserve"> </w:t>
      </w:r>
      <w:proofErr w:type="spellStart"/>
      <w:r w:rsidRPr="00473091">
        <w:rPr>
          <w:sz w:val="24"/>
          <w:szCs w:val="24"/>
        </w:rPr>
        <w:t>img</w:t>
      </w:r>
      <w:proofErr w:type="spellEnd"/>
      <w:r w:rsidRPr="00473091">
        <w:rPr>
          <w:spacing w:val="-2"/>
          <w:sz w:val="24"/>
          <w:szCs w:val="24"/>
        </w:rPr>
        <w:t xml:space="preserve"> </w:t>
      </w:r>
      <w:r w:rsidRPr="00473091">
        <w:rPr>
          <w:sz w:val="24"/>
          <w:szCs w:val="24"/>
        </w:rPr>
        <w:t>= preprocessing(</w:t>
      </w:r>
      <w:proofErr w:type="spellStart"/>
      <w:r w:rsidRPr="00473091">
        <w:rPr>
          <w:sz w:val="24"/>
          <w:szCs w:val="24"/>
        </w:rPr>
        <w:t>img</w:t>
      </w:r>
      <w:proofErr w:type="spellEnd"/>
      <w:r w:rsidRPr="00473091">
        <w:rPr>
          <w:sz w:val="24"/>
          <w:szCs w:val="24"/>
        </w:rPr>
        <w:t>)</w:t>
      </w:r>
    </w:p>
    <w:p w:rsidR="00552848" w:rsidRPr="00473091" w:rsidRDefault="00552848" w:rsidP="00552848">
      <w:pPr>
        <w:pStyle w:val="BodyText"/>
        <w:spacing w:line="256" w:lineRule="auto"/>
        <w:ind w:left="383" w:right="5571"/>
        <w:rPr>
          <w:sz w:val="24"/>
          <w:szCs w:val="24"/>
        </w:rPr>
      </w:pPr>
      <w:proofErr w:type="gramStart"/>
      <w:r w:rsidRPr="00473091">
        <w:rPr>
          <w:sz w:val="24"/>
          <w:szCs w:val="24"/>
        </w:rPr>
        <w:t>cv2.imshow(</w:t>
      </w:r>
      <w:proofErr w:type="gramEnd"/>
      <w:r w:rsidRPr="00473091">
        <w:rPr>
          <w:sz w:val="24"/>
          <w:szCs w:val="24"/>
        </w:rPr>
        <w:t>"Processed</w:t>
      </w:r>
      <w:r w:rsidRPr="00473091">
        <w:rPr>
          <w:spacing w:val="-16"/>
          <w:sz w:val="24"/>
          <w:szCs w:val="24"/>
        </w:rPr>
        <w:t xml:space="preserve"> </w:t>
      </w:r>
      <w:r w:rsidRPr="00473091">
        <w:rPr>
          <w:sz w:val="24"/>
          <w:szCs w:val="24"/>
        </w:rPr>
        <w:t>Image",</w:t>
      </w:r>
      <w:r w:rsidRPr="00473091">
        <w:rPr>
          <w:spacing w:val="-10"/>
          <w:sz w:val="24"/>
          <w:szCs w:val="24"/>
        </w:rPr>
        <w:t xml:space="preserve"> </w:t>
      </w:r>
      <w:proofErr w:type="spellStart"/>
      <w:r w:rsidRPr="00473091">
        <w:rPr>
          <w:sz w:val="24"/>
          <w:szCs w:val="24"/>
        </w:rPr>
        <w:t>img</w:t>
      </w:r>
      <w:proofErr w:type="spellEnd"/>
      <w:r w:rsidRPr="00473091">
        <w:rPr>
          <w:sz w:val="24"/>
          <w:szCs w:val="24"/>
        </w:rPr>
        <w:t>)</w:t>
      </w:r>
      <w:r w:rsidRPr="00473091">
        <w:rPr>
          <w:spacing w:val="-67"/>
          <w:sz w:val="24"/>
          <w:szCs w:val="24"/>
        </w:rPr>
        <w:t xml:space="preserve"> </w:t>
      </w:r>
      <w:proofErr w:type="spellStart"/>
      <w:r w:rsidRPr="00473091">
        <w:rPr>
          <w:sz w:val="24"/>
          <w:szCs w:val="24"/>
        </w:rPr>
        <w:t>img</w:t>
      </w:r>
      <w:proofErr w:type="spellEnd"/>
      <w:r w:rsidRPr="00473091">
        <w:rPr>
          <w:spacing w:val="-1"/>
          <w:sz w:val="24"/>
          <w:szCs w:val="24"/>
        </w:rPr>
        <w:t xml:space="preserve"> </w:t>
      </w:r>
      <w:r w:rsidRPr="00473091">
        <w:rPr>
          <w:sz w:val="24"/>
          <w:szCs w:val="24"/>
        </w:rPr>
        <w:t>=</w:t>
      </w:r>
      <w:r w:rsidRPr="00473091">
        <w:rPr>
          <w:spacing w:val="-1"/>
          <w:sz w:val="24"/>
          <w:szCs w:val="24"/>
        </w:rPr>
        <w:t xml:space="preserve"> </w:t>
      </w:r>
      <w:proofErr w:type="spellStart"/>
      <w:r w:rsidRPr="00473091">
        <w:rPr>
          <w:sz w:val="24"/>
          <w:szCs w:val="24"/>
        </w:rPr>
        <w:t>img.reshape</w:t>
      </w:r>
      <w:proofErr w:type="spellEnd"/>
      <w:r w:rsidRPr="00473091">
        <w:rPr>
          <w:sz w:val="24"/>
          <w:szCs w:val="24"/>
        </w:rPr>
        <w:t>(1,</w:t>
      </w:r>
      <w:r w:rsidRPr="00473091">
        <w:rPr>
          <w:spacing w:val="2"/>
          <w:sz w:val="24"/>
          <w:szCs w:val="24"/>
        </w:rPr>
        <w:t xml:space="preserve"> </w:t>
      </w:r>
      <w:r w:rsidRPr="00473091">
        <w:rPr>
          <w:sz w:val="24"/>
          <w:szCs w:val="24"/>
        </w:rPr>
        <w:t>32,</w:t>
      </w:r>
      <w:r w:rsidRPr="00473091">
        <w:rPr>
          <w:spacing w:val="2"/>
          <w:sz w:val="24"/>
          <w:szCs w:val="24"/>
        </w:rPr>
        <w:t xml:space="preserve"> </w:t>
      </w:r>
      <w:r w:rsidRPr="00473091">
        <w:rPr>
          <w:sz w:val="24"/>
          <w:szCs w:val="24"/>
        </w:rPr>
        <w:t>32,</w:t>
      </w:r>
      <w:r w:rsidRPr="00473091">
        <w:rPr>
          <w:spacing w:val="2"/>
          <w:sz w:val="24"/>
          <w:szCs w:val="24"/>
        </w:rPr>
        <w:t xml:space="preserve"> </w:t>
      </w:r>
      <w:r w:rsidRPr="00473091">
        <w:rPr>
          <w:sz w:val="24"/>
          <w:szCs w:val="24"/>
        </w:rPr>
        <w:t>1)</w:t>
      </w:r>
    </w:p>
    <w:p w:rsidR="00552848" w:rsidRPr="00473091" w:rsidRDefault="00552848" w:rsidP="00552848">
      <w:pPr>
        <w:pStyle w:val="BodyText"/>
        <w:spacing w:before="6"/>
        <w:ind w:left="383"/>
        <w:rPr>
          <w:sz w:val="24"/>
          <w:szCs w:val="24"/>
        </w:rPr>
      </w:pPr>
      <w:proofErr w:type="gramStart"/>
      <w:r w:rsidRPr="00473091">
        <w:rPr>
          <w:sz w:val="24"/>
          <w:szCs w:val="24"/>
        </w:rPr>
        <w:t>cv2.putText(</w:t>
      </w:r>
      <w:proofErr w:type="spellStart"/>
      <w:proofErr w:type="gramEnd"/>
      <w:r w:rsidRPr="00473091">
        <w:rPr>
          <w:sz w:val="24"/>
          <w:szCs w:val="24"/>
        </w:rPr>
        <w:t>imgOrignal</w:t>
      </w:r>
      <w:proofErr w:type="spellEnd"/>
      <w:r w:rsidRPr="00473091">
        <w:rPr>
          <w:sz w:val="24"/>
          <w:szCs w:val="24"/>
        </w:rPr>
        <w:t>,</w:t>
      </w:r>
      <w:r w:rsidRPr="00473091">
        <w:rPr>
          <w:spacing w:val="14"/>
          <w:sz w:val="24"/>
          <w:szCs w:val="24"/>
        </w:rPr>
        <w:t xml:space="preserve"> </w:t>
      </w:r>
      <w:r w:rsidRPr="00473091">
        <w:rPr>
          <w:sz w:val="24"/>
          <w:szCs w:val="24"/>
        </w:rPr>
        <w:t>"CLASS:</w:t>
      </w:r>
      <w:r w:rsidRPr="00473091">
        <w:rPr>
          <w:spacing w:val="11"/>
          <w:sz w:val="24"/>
          <w:szCs w:val="24"/>
        </w:rPr>
        <w:t xml:space="preserve"> </w:t>
      </w:r>
      <w:r w:rsidRPr="00473091">
        <w:rPr>
          <w:sz w:val="24"/>
          <w:szCs w:val="24"/>
        </w:rPr>
        <w:t>"</w:t>
      </w:r>
      <w:r w:rsidRPr="00473091">
        <w:rPr>
          <w:spacing w:val="9"/>
          <w:sz w:val="24"/>
          <w:szCs w:val="24"/>
        </w:rPr>
        <w:t xml:space="preserve"> </w:t>
      </w:r>
      <w:r w:rsidRPr="00473091">
        <w:rPr>
          <w:sz w:val="24"/>
          <w:szCs w:val="24"/>
        </w:rPr>
        <w:t>,</w:t>
      </w:r>
      <w:r w:rsidRPr="00473091">
        <w:rPr>
          <w:spacing w:val="14"/>
          <w:sz w:val="24"/>
          <w:szCs w:val="24"/>
        </w:rPr>
        <w:t xml:space="preserve"> </w:t>
      </w:r>
      <w:r w:rsidRPr="00473091">
        <w:rPr>
          <w:sz w:val="24"/>
          <w:szCs w:val="24"/>
        </w:rPr>
        <w:t>(20,</w:t>
      </w:r>
      <w:r w:rsidRPr="00473091">
        <w:rPr>
          <w:spacing w:val="14"/>
          <w:sz w:val="24"/>
          <w:szCs w:val="24"/>
        </w:rPr>
        <w:t xml:space="preserve"> </w:t>
      </w:r>
      <w:r w:rsidRPr="00473091">
        <w:rPr>
          <w:sz w:val="24"/>
          <w:szCs w:val="24"/>
        </w:rPr>
        <w:t>35),</w:t>
      </w:r>
      <w:r w:rsidRPr="00473091">
        <w:rPr>
          <w:spacing w:val="14"/>
          <w:sz w:val="24"/>
          <w:szCs w:val="24"/>
        </w:rPr>
        <w:t xml:space="preserve"> </w:t>
      </w:r>
      <w:r w:rsidRPr="00473091">
        <w:rPr>
          <w:sz w:val="24"/>
          <w:szCs w:val="24"/>
        </w:rPr>
        <w:t>font,</w:t>
      </w:r>
      <w:r w:rsidRPr="00473091">
        <w:rPr>
          <w:spacing w:val="14"/>
          <w:sz w:val="24"/>
          <w:szCs w:val="24"/>
        </w:rPr>
        <w:t xml:space="preserve"> </w:t>
      </w:r>
      <w:r w:rsidRPr="00473091">
        <w:rPr>
          <w:sz w:val="24"/>
          <w:szCs w:val="24"/>
        </w:rPr>
        <w:t>0.75,</w:t>
      </w:r>
      <w:r w:rsidRPr="00473091">
        <w:rPr>
          <w:spacing w:val="14"/>
          <w:sz w:val="24"/>
          <w:szCs w:val="24"/>
        </w:rPr>
        <w:t xml:space="preserve"> </w:t>
      </w:r>
      <w:r w:rsidRPr="00473091">
        <w:rPr>
          <w:sz w:val="24"/>
          <w:szCs w:val="24"/>
        </w:rPr>
        <w:t>(0,</w:t>
      </w:r>
      <w:r w:rsidRPr="00473091">
        <w:rPr>
          <w:spacing w:val="14"/>
          <w:sz w:val="24"/>
          <w:szCs w:val="24"/>
        </w:rPr>
        <w:t xml:space="preserve"> </w:t>
      </w:r>
      <w:r w:rsidRPr="00473091">
        <w:rPr>
          <w:sz w:val="24"/>
          <w:szCs w:val="24"/>
        </w:rPr>
        <w:t>0,</w:t>
      </w:r>
      <w:r w:rsidRPr="00473091">
        <w:rPr>
          <w:spacing w:val="15"/>
          <w:sz w:val="24"/>
          <w:szCs w:val="24"/>
        </w:rPr>
        <w:t xml:space="preserve"> </w:t>
      </w:r>
      <w:r w:rsidRPr="00473091">
        <w:rPr>
          <w:sz w:val="24"/>
          <w:szCs w:val="24"/>
        </w:rPr>
        <w:t>255),</w:t>
      </w:r>
    </w:p>
    <w:p w:rsidR="00552848" w:rsidRDefault="00552848" w:rsidP="00552848">
      <w:pPr>
        <w:pStyle w:val="BodyText"/>
        <w:spacing w:before="9"/>
        <w:ind w:left="100"/>
        <w:rPr>
          <w:sz w:val="24"/>
          <w:szCs w:val="24"/>
        </w:rPr>
      </w:pPr>
      <w:r w:rsidRPr="00473091">
        <w:rPr>
          <w:sz w:val="24"/>
          <w:szCs w:val="24"/>
        </w:rPr>
        <w:t>2,</w:t>
      </w:r>
      <w:r w:rsidRPr="00473091">
        <w:rPr>
          <w:spacing w:val="-2"/>
          <w:sz w:val="24"/>
          <w:szCs w:val="24"/>
        </w:rPr>
        <w:t xml:space="preserve"> </w:t>
      </w:r>
      <w:r w:rsidRPr="00473091">
        <w:rPr>
          <w:sz w:val="24"/>
          <w:szCs w:val="24"/>
        </w:rPr>
        <w:t>cv2.LINE_AA)</w:t>
      </w:r>
    </w:p>
    <w:p w:rsidR="00473091" w:rsidRPr="00473091" w:rsidRDefault="00473091" w:rsidP="00473091">
      <w:pPr>
        <w:pStyle w:val="BodyText"/>
        <w:spacing w:before="75"/>
        <w:rPr>
          <w:sz w:val="24"/>
          <w:szCs w:val="24"/>
        </w:rPr>
      </w:pPr>
      <w:proofErr w:type="gramStart"/>
      <w:r w:rsidRPr="00473091">
        <w:rPr>
          <w:sz w:val="24"/>
          <w:szCs w:val="24"/>
        </w:rPr>
        <w:t>cv2.putText(</w:t>
      </w:r>
      <w:proofErr w:type="spellStart"/>
      <w:proofErr w:type="gramEnd"/>
      <w:r w:rsidRPr="00473091">
        <w:rPr>
          <w:sz w:val="24"/>
          <w:szCs w:val="24"/>
        </w:rPr>
        <w:t>imgOrignal</w:t>
      </w:r>
      <w:proofErr w:type="spellEnd"/>
      <w:r w:rsidRPr="00473091">
        <w:rPr>
          <w:sz w:val="24"/>
          <w:szCs w:val="24"/>
        </w:rPr>
        <w:t>,</w:t>
      </w:r>
      <w:r w:rsidRPr="00473091">
        <w:rPr>
          <w:spacing w:val="25"/>
          <w:sz w:val="24"/>
          <w:szCs w:val="24"/>
        </w:rPr>
        <w:t xml:space="preserve"> </w:t>
      </w:r>
      <w:r w:rsidRPr="00473091">
        <w:rPr>
          <w:sz w:val="24"/>
          <w:szCs w:val="24"/>
        </w:rPr>
        <w:t>"PROBABILITY:</w:t>
      </w:r>
      <w:r w:rsidRPr="00473091">
        <w:rPr>
          <w:spacing w:val="18"/>
          <w:sz w:val="24"/>
          <w:szCs w:val="24"/>
        </w:rPr>
        <w:t xml:space="preserve"> </w:t>
      </w:r>
      <w:r w:rsidRPr="00473091">
        <w:rPr>
          <w:sz w:val="24"/>
          <w:szCs w:val="24"/>
        </w:rPr>
        <w:t>",</w:t>
      </w:r>
      <w:r w:rsidRPr="00473091">
        <w:rPr>
          <w:spacing w:val="26"/>
          <w:sz w:val="24"/>
          <w:szCs w:val="24"/>
        </w:rPr>
        <w:t xml:space="preserve"> </w:t>
      </w:r>
      <w:r w:rsidRPr="00473091">
        <w:rPr>
          <w:sz w:val="24"/>
          <w:szCs w:val="24"/>
        </w:rPr>
        <w:t>(20,</w:t>
      </w:r>
      <w:r w:rsidRPr="00473091">
        <w:rPr>
          <w:spacing w:val="25"/>
          <w:sz w:val="24"/>
          <w:szCs w:val="24"/>
        </w:rPr>
        <w:t xml:space="preserve"> </w:t>
      </w:r>
      <w:r w:rsidRPr="00473091">
        <w:rPr>
          <w:sz w:val="24"/>
          <w:szCs w:val="24"/>
        </w:rPr>
        <w:t>75),</w:t>
      </w:r>
      <w:r w:rsidRPr="00473091">
        <w:rPr>
          <w:spacing w:val="25"/>
          <w:sz w:val="24"/>
          <w:szCs w:val="24"/>
        </w:rPr>
        <w:t xml:space="preserve"> </w:t>
      </w:r>
      <w:r w:rsidRPr="00473091">
        <w:rPr>
          <w:sz w:val="24"/>
          <w:szCs w:val="24"/>
        </w:rPr>
        <w:t>font,</w:t>
      </w:r>
      <w:r w:rsidRPr="00473091">
        <w:rPr>
          <w:spacing w:val="24"/>
          <w:sz w:val="24"/>
          <w:szCs w:val="24"/>
        </w:rPr>
        <w:t xml:space="preserve"> </w:t>
      </w:r>
      <w:r w:rsidRPr="00473091">
        <w:rPr>
          <w:sz w:val="24"/>
          <w:szCs w:val="24"/>
        </w:rPr>
        <w:t>0.75,</w:t>
      </w:r>
      <w:r w:rsidRPr="00473091">
        <w:rPr>
          <w:spacing w:val="26"/>
          <w:sz w:val="24"/>
          <w:szCs w:val="24"/>
        </w:rPr>
        <w:t xml:space="preserve"> </w:t>
      </w:r>
      <w:r w:rsidRPr="00473091">
        <w:rPr>
          <w:sz w:val="24"/>
          <w:szCs w:val="24"/>
        </w:rPr>
        <w:t>(0,</w:t>
      </w:r>
    </w:p>
    <w:p w:rsidR="00473091" w:rsidRPr="00473091" w:rsidRDefault="00473091" w:rsidP="00473091">
      <w:pPr>
        <w:pStyle w:val="BodyText"/>
        <w:spacing w:before="9" w:line="261" w:lineRule="auto"/>
        <w:ind w:left="383" w:right="7108" w:hanging="284"/>
        <w:rPr>
          <w:sz w:val="24"/>
          <w:szCs w:val="24"/>
        </w:rPr>
      </w:pPr>
      <w:r w:rsidRPr="00473091">
        <w:rPr>
          <w:sz w:val="24"/>
          <w:szCs w:val="24"/>
        </w:rPr>
        <w:t>0, 255), 2, cv2.LINE_AA)</w:t>
      </w:r>
      <w:r w:rsidRPr="00473091">
        <w:rPr>
          <w:spacing w:val="-67"/>
          <w:sz w:val="24"/>
          <w:szCs w:val="24"/>
        </w:rPr>
        <w:t xml:space="preserve"> </w:t>
      </w:r>
      <w:r w:rsidRPr="00473091">
        <w:rPr>
          <w:sz w:val="24"/>
          <w:szCs w:val="24"/>
        </w:rPr>
        <w:t>#</w:t>
      </w:r>
      <w:r w:rsidRPr="00473091">
        <w:rPr>
          <w:spacing w:val="-1"/>
          <w:sz w:val="24"/>
          <w:szCs w:val="24"/>
        </w:rPr>
        <w:t xml:space="preserve"> </w:t>
      </w:r>
      <w:r w:rsidRPr="00473091">
        <w:rPr>
          <w:sz w:val="24"/>
          <w:szCs w:val="24"/>
        </w:rPr>
        <w:t>PREDICT</w:t>
      </w:r>
      <w:r w:rsidRPr="00473091">
        <w:rPr>
          <w:spacing w:val="-3"/>
          <w:sz w:val="24"/>
          <w:szCs w:val="24"/>
        </w:rPr>
        <w:t xml:space="preserve"> </w:t>
      </w:r>
      <w:r w:rsidRPr="00473091">
        <w:rPr>
          <w:sz w:val="24"/>
          <w:szCs w:val="24"/>
        </w:rPr>
        <w:t>IMAGE</w:t>
      </w:r>
    </w:p>
    <w:p w:rsidR="00473091" w:rsidRPr="00473091" w:rsidRDefault="00473091" w:rsidP="00473091">
      <w:pPr>
        <w:pStyle w:val="BodyText"/>
        <w:spacing w:line="317" w:lineRule="exact"/>
        <w:ind w:left="383"/>
        <w:rPr>
          <w:sz w:val="24"/>
          <w:szCs w:val="24"/>
        </w:rPr>
      </w:pPr>
      <w:proofErr w:type="gramStart"/>
      <w:r w:rsidRPr="00473091">
        <w:rPr>
          <w:sz w:val="24"/>
          <w:szCs w:val="24"/>
        </w:rPr>
        <w:t>predictions</w:t>
      </w:r>
      <w:proofErr w:type="gramEnd"/>
      <w:r w:rsidRPr="00473091">
        <w:rPr>
          <w:spacing w:val="-9"/>
          <w:sz w:val="24"/>
          <w:szCs w:val="24"/>
        </w:rPr>
        <w:t xml:space="preserve"> </w:t>
      </w:r>
      <w:r w:rsidRPr="00473091">
        <w:rPr>
          <w:sz w:val="24"/>
          <w:szCs w:val="24"/>
        </w:rPr>
        <w:t>=</w:t>
      </w:r>
      <w:r w:rsidRPr="00473091">
        <w:rPr>
          <w:spacing w:val="-5"/>
          <w:sz w:val="24"/>
          <w:szCs w:val="24"/>
        </w:rPr>
        <w:t xml:space="preserve"> </w:t>
      </w:r>
      <w:proofErr w:type="spellStart"/>
      <w:r w:rsidRPr="00473091">
        <w:rPr>
          <w:sz w:val="24"/>
          <w:szCs w:val="24"/>
        </w:rPr>
        <w:t>model.predict</w:t>
      </w:r>
      <w:proofErr w:type="spellEnd"/>
      <w:r w:rsidRPr="00473091">
        <w:rPr>
          <w:sz w:val="24"/>
          <w:szCs w:val="24"/>
        </w:rPr>
        <w:t>(</w:t>
      </w:r>
      <w:proofErr w:type="spellStart"/>
      <w:r w:rsidRPr="00473091">
        <w:rPr>
          <w:sz w:val="24"/>
          <w:szCs w:val="24"/>
        </w:rPr>
        <w:t>img</w:t>
      </w:r>
      <w:proofErr w:type="spellEnd"/>
      <w:r w:rsidRPr="00473091">
        <w:rPr>
          <w:sz w:val="24"/>
          <w:szCs w:val="24"/>
        </w:rPr>
        <w:t>)</w:t>
      </w:r>
    </w:p>
    <w:p w:rsidR="00473091" w:rsidRPr="00473091" w:rsidRDefault="00473091" w:rsidP="00473091">
      <w:pPr>
        <w:pStyle w:val="BodyText"/>
        <w:spacing w:before="24" w:line="256" w:lineRule="auto"/>
        <w:ind w:left="383" w:right="3880"/>
        <w:rPr>
          <w:sz w:val="24"/>
          <w:szCs w:val="24"/>
        </w:rPr>
      </w:pPr>
      <w:proofErr w:type="spellStart"/>
      <w:proofErr w:type="gramStart"/>
      <w:r w:rsidRPr="00473091">
        <w:rPr>
          <w:sz w:val="24"/>
          <w:szCs w:val="24"/>
        </w:rPr>
        <w:t>classIndex</w:t>
      </w:r>
      <w:proofErr w:type="spellEnd"/>
      <w:proofErr w:type="gramEnd"/>
      <w:r w:rsidRPr="00473091">
        <w:rPr>
          <w:spacing w:val="-18"/>
          <w:sz w:val="24"/>
          <w:szCs w:val="24"/>
        </w:rPr>
        <w:t xml:space="preserve"> </w:t>
      </w:r>
      <w:r w:rsidRPr="00473091">
        <w:rPr>
          <w:sz w:val="24"/>
          <w:szCs w:val="24"/>
        </w:rPr>
        <w:t>=</w:t>
      </w:r>
      <w:r w:rsidRPr="00473091">
        <w:rPr>
          <w:spacing w:val="-9"/>
          <w:sz w:val="24"/>
          <w:szCs w:val="24"/>
        </w:rPr>
        <w:t xml:space="preserve"> </w:t>
      </w:r>
      <w:proofErr w:type="spellStart"/>
      <w:r w:rsidRPr="00473091">
        <w:rPr>
          <w:sz w:val="24"/>
          <w:szCs w:val="24"/>
        </w:rPr>
        <w:t>np.argmax</w:t>
      </w:r>
      <w:proofErr w:type="spellEnd"/>
      <w:r w:rsidRPr="00473091">
        <w:rPr>
          <w:sz w:val="24"/>
          <w:szCs w:val="24"/>
        </w:rPr>
        <w:t>(</w:t>
      </w:r>
      <w:proofErr w:type="spellStart"/>
      <w:r w:rsidRPr="00473091">
        <w:rPr>
          <w:sz w:val="24"/>
          <w:szCs w:val="24"/>
        </w:rPr>
        <w:t>model.predict</w:t>
      </w:r>
      <w:proofErr w:type="spellEnd"/>
      <w:r w:rsidRPr="00473091">
        <w:rPr>
          <w:sz w:val="24"/>
          <w:szCs w:val="24"/>
        </w:rPr>
        <w:t>(</w:t>
      </w:r>
      <w:proofErr w:type="spellStart"/>
      <w:r w:rsidRPr="00473091">
        <w:rPr>
          <w:sz w:val="24"/>
          <w:szCs w:val="24"/>
        </w:rPr>
        <w:t>img</w:t>
      </w:r>
      <w:proofErr w:type="spellEnd"/>
      <w:r w:rsidRPr="00473091">
        <w:rPr>
          <w:sz w:val="24"/>
          <w:szCs w:val="24"/>
        </w:rPr>
        <w:t>),axis=1)</w:t>
      </w:r>
      <w:r w:rsidRPr="00473091">
        <w:rPr>
          <w:spacing w:val="-67"/>
          <w:sz w:val="24"/>
          <w:szCs w:val="24"/>
        </w:rPr>
        <w:t xml:space="preserve"> </w:t>
      </w:r>
      <w:proofErr w:type="spellStart"/>
      <w:r w:rsidRPr="00473091">
        <w:rPr>
          <w:sz w:val="24"/>
          <w:szCs w:val="24"/>
        </w:rPr>
        <w:t>probabilityValue</w:t>
      </w:r>
      <w:proofErr w:type="spellEnd"/>
      <w:r w:rsidRPr="00473091">
        <w:rPr>
          <w:sz w:val="24"/>
          <w:szCs w:val="24"/>
        </w:rPr>
        <w:t xml:space="preserve"> =</w:t>
      </w:r>
      <w:proofErr w:type="spellStart"/>
      <w:r w:rsidRPr="00473091">
        <w:rPr>
          <w:sz w:val="24"/>
          <w:szCs w:val="24"/>
        </w:rPr>
        <w:t>np.amax</w:t>
      </w:r>
      <w:proofErr w:type="spellEnd"/>
      <w:r w:rsidRPr="00473091">
        <w:rPr>
          <w:sz w:val="24"/>
          <w:szCs w:val="24"/>
        </w:rPr>
        <w:t>(predictions)</w:t>
      </w:r>
    </w:p>
    <w:p w:rsidR="00473091" w:rsidRPr="00473091" w:rsidRDefault="00473091" w:rsidP="00552848">
      <w:pPr>
        <w:pStyle w:val="BodyText"/>
        <w:spacing w:before="9"/>
        <w:ind w:left="100"/>
        <w:rPr>
          <w:sz w:val="24"/>
          <w:szCs w:val="24"/>
        </w:rPr>
      </w:pPr>
    </w:p>
    <w:p w:rsidR="00552848" w:rsidRPr="0044095D" w:rsidRDefault="00552848" w:rsidP="006E0C87">
      <w:pPr>
        <w:pStyle w:val="BodyText"/>
        <w:spacing w:before="24"/>
        <w:sectPr w:rsidR="00552848" w:rsidRPr="0044095D" w:rsidSect="0007381C">
          <w:pgSz w:w="11910" w:h="16840"/>
          <w:pgMar w:top="1340" w:right="380" w:bottom="1180" w:left="1340" w:header="0" w:footer="918" w:gutter="0"/>
          <w:pgBorders w:offsetFrom="page">
            <w:top w:val="single" w:sz="4" w:space="24" w:color="auto"/>
            <w:left w:val="single" w:sz="4" w:space="24" w:color="auto"/>
            <w:bottom w:val="single" w:sz="4" w:space="24" w:color="auto"/>
            <w:right w:val="single" w:sz="4" w:space="24" w:color="auto"/>
          </w:pgBorders>
          <w:cols w:space="720"/>
        </w:sectPr>
      </w:pPr>
    </w:p>
    <w:p w:rsidR="00473091" w:rsidRPr="00473091" w:rsidRDefault="00473091" w:rsidP="00473091">
      <w:pPr>
        <w:pStyle w:val="BodyText"/>
        <w:spacing w:before="75"/>
      </w:pPr>
      <w:bookmarkStart w:id="56" w:name="CHAPTER-2"/>
      <w:bookmarkEnd w:id="56"/>
      <w:proofErr w:type="gramStart"/>
      <w:r w:rsidRPr="00473091">
        <w:rPr>
          <w:sz w:val="24"/>
          <w:szCs w:val="24"/>
        </w:rPr>
        <w:lastRenderedPageBreak/>
        <w:t>if</w:t>
      </w:r>
      <w:proofErr w:type="gramEnd"/>
      <w:r w:rsidRPr="00473091">
        <w:rPr>
          <w:sz w:val="24"/>
          <w:szCs w:val="24"/>
        </w:rPr>
        <w:t xml:space="preserve"> </w:t>
      </w:r>
      <w:proofErr w:type="spellStart"/>
      <w:r w:rsidRPr="00473091">
        <w:rPr>
          <w:sz w:val="24"/>
          <w:szCs w:val="24"/>
        </w:rPr>
        <w:t>probabilityValue</w:t>
      </w:r>
      <w:proofErr w:type="spellEnd"/>
      <w:r w:rsidRPr="00473091">
        <w:rPr>
          <w:sz w:val="24"/>
          <w:szCs w:val="24"/>
        </w:rPr>
        <w:t xml:space="preserve"> &gt; threshold:</w:t>
      </w:r>
      <w:r w:rsidRPr="00473091">
        <w:rPr>
          <w:spacing w:val="1"/>
          <w:sz w:val="24"/>
          <w:szCs w:val="24"/>
        </w:rPr>
        <w:t xml:space="preserve"> </w:t>
      </w:r>
      <w:r w:rsidRPr="00473091">
        <w:rPr>
          <w:spacing w:val="-1"/>
          <w:sz w:val="24"/>
          <w:szCs w:val="24"/>
        </w:rPr>
        <w:t>cv2.putText(</w:t>
      </w:r>
      <w:proofErr w:type="spellStart"/>
      <w:r w:rsidRPr="00473091">
        <w:rPr>
          <w:spacing w:val="-1"/>
          <w:sz w:val="24"/>
          <w:szCs w:val="24"/>
        </w:rPr>
        <w:t>imgOrignal,str</w:t>
      </w:r>
      <w:proofErr w:type="spellEnd"/>
      <w:r w:rsidRPr="00473091">
        <w:rPr>
          <w:spacing w:val="-1"/>
          <w:sz w:val="24"/>
          <w:szCs w:val="24"/>
        </w:rPr>
        <w:t>(</w:t>
      </w:r>
      <w:proofErr w:type="spellStart"/>
      <w:r w:rsidRPr="00473091">
        <w:rPr>
          <w:spacing w:val="-1"/>
          <w:sz w:val="24"/>
          <w:szCs w:val="24"/>
        </w:rPr>
        <w:t>classIndex</w:t>
      </w:r>
      <w:proofErr w:type="spellEnd"/>
      <w:r w:rsidRPr="00473091">
        <w:rPr>
          <w:spacing w:val="-1"/>
          <w:sz w:val="24"/>
          <w:szCs w:val="24"/>
        </w:rPr>
        <w:t>)+"</w:t>
      </w:r>
    </w:p>
    <w:p w:rsidR="00473091" w:rsidRPr="00473091" w:rsidRDefault="00473091" w:rsidP="00473091">
      <w:pPr>
        <w:pStyle w:val="BodyText"/>
        <w:spacing w:line="302" w:lineRule="exact"/>
        <w:ind w:left="100"/>
        <w:rPr>
          <w:sz w:val="24"/>
          <w:szCs w:val="24"/>
        </w:rPr>
      </w:pPr>
      <w:r w:rsidRPr="00473091">
        <w:rPr>
          <w:sz w:val="24"/>
          <w:szCs w:val="24"/>
        </w:rPr>
        <w:t>"+</w:t>
      </w:r>
      <w:proofErr w:type="spellStart"/>
      <w:proofErr w:type="gramStart"/>
      <w:r w:rsidRPr="00473091">
        <w:rPr>
          <w:sz w:val="24"/>
          <w:szCs w:val="24"/>
        </w:rPr>
        <w:t>str</w:t>
      </w:r>
      <w:proofErr w:type="spellEnd"/>
      <w:r w:rsidRPr="00473091">
        <w:rPr>
          <w:sz w:val="24"/>
          <w:szCs w:val="24"/>
        </w:rPr>
        <w:t>(</w:t>
      </w:r>
      <w:proofErr w:type="spellStart"/>
      <w:proofErr w:type="gramEnd"/>
      <w:r w:rsidRPr="00473091">
        <w:rPr>
          <w:sz w:val="24"/>
          <w:szCs w:val="24"/>
        </w:rPr>
        <w:t>getCalssName</w:t>
      </w:r>
      <w:proofErr w:type="spellEnd"/>
      <w:r w:rsidRPr="00473091">
        <w:rPr>
          <w:sz w:val="24"/>
          <w:szCs w:val="24"/>
        </w:rPr>
        <w:t>(</w:t>
      </w:r>
      <w:proofErr w:type="spellStart"/>
      <w:r w:rsidRPr="00473091">
        <w:rPr>
          <w:sz w:val="24"/>
          <w:szCs w:val="24"/>
        </w:rPr>
        <w:t>classIndex</w:t>
      </w:r>
      <w:proofErr w:type="spellEnd"/>
      <w:r w:rsidRPr="00473091">
        <w:rPr>
          <w:sz w:val="24"/>
          <w:szCs w:val="24"/>
        </w:rPr>
        <w:t>)),</w:t>
      </w:r>
      <w:r w:rsidRPr="00473091">
        <w:rPr>
          <w:spacing w:val="58"/>
          <w:sz w:val="24"/>
          <w:szCs w:val="24"/>
        </w:rPr>
        <w:t xml:space="preserve"> </w:t>
      </w:r>
      <w:r w:rsidRPr="00473091">
        <w:rPr>
          <w:sz w:val="24"/>
          <w:szCs w:val="24"/>
        </w:rPr>
        <w:t>(120,</w:t>
      </w:r>
      <w:r w:rsidRPr="00473091">
        <w:rPr>
          <w:spacing w:val="59"/>
          <w:sz w:val="24"/>
          <w:szCs w:val="24"/>
        </w:rPr>
        <w:t xml:space="preserve"> </w:t>
      </w:r>
      <w:r w:rsidRPr="00473091">
        <w:rPr>
          <w:sz w:val="24"/>
          <w:szCs w:val="24"/>
        </w:rPr>
        <w:t>35),</w:t>
      </w:r>
      <w:r w:rsidRPr="00473091">
        <w:rPr>
          <w:spacing w:val="58"/>
          <w:sz w:val="24"/>
          <w:szCs w:val="24"/>
        </w:rPr>
        <w:t xml:space="preserve"> </w:t>
      </w:r>
      <w:r w:rsidRPr="00473091">
        <w:rPr>
          <w:sz w:val="24"/>
          <w:szCs w:val="24"/>
        </w:rPr>
        <w:t>font,</w:t>
      </w:r>
      <w:r w:rsidRPr="00473091">
        <w:rPr>
          <w:spacing w:val="58"/>
          <w:sz w:val="24"/>
          <w:szCs w:val="24"/>
        </w:rPr>
        <w:t xml:space="preserve"> </w:t>
      </w:r>
      <w:r w:rsidRPr="00473091">
        <w:rPr>
          <w:sz w:val="24"/>
          <w:szCs w:val="24"/>
        </w:rPr>
        <w:t>0.75,</w:t>
      </w:r>
      <w:r w:rsidRPr="00473091">
        <w:rPr>
          <w:spacing w:val="59"/>
          <w:sz w:val="24"/>
          <w:szCs w:val="24"/>
        </w:rPr>
        <w:t xml:space="preserve"> </w:t>
      </w:r>
      <w:r w:rsidRPr="00473091">
        <w:rPr>
          <w:sz w:val="24"/>
          <w:szCs w:val="24"/>
        </w:rPr>
        <w:t>(0,</w:t>
      </w:r>
      <w:r w:rsidRPr="00473091">
        <w:rPr>
          <w:spacing w:val="54"/>
          <w:sz w:val="24"/>
          <w:szCs w:val="24"/>
        </w:rPr>
        <w:t xml:space="preserve"> </w:t>
      </w:r>
      <w:r w:rsidRPr="00473091">
        <w:rPr>
          <w:sz w:val="24"/>
          <w:szCs w:val="24"/>
        </w:rPr>
        <w:t>0,</w:t>
      </w:r>
      <w:r w:rsidRPr="00473091">
        <w:rPr>
          <w:spacing w:val="53"/>
          <w:sz w:val="24"/>
          <w:szCs w:val="24"/>
        </w:rPr>
        <w:t xml:space="preserve"> </w:t>
      </w:r>
      <w:r w:rsidRPr="00473091">
        <w:rPr>
          <w:sz w:val="24"/>
          <w:szCs w:val="24"/>
        </w:rPr>
        <w:t>255),</w:t>
      </w:r>
      <w:r w:rsidRPr="00473091">
        <w:rPr>
          <w:spacing w:val="59"/>
          <w:sz w:val="24"/>
          <w:szCs w:val="24"/>
        </w:rPr>
        <w:t xml:space="preserve"> </w:t>
      </w:r>
      <w:r w:rsidRPr="00473091">
        <w:rPr>
          <w:sz w:val="24"/>
          <w:szCs w:val="24"/>
        </w:rPr>
        <w:t>2,</w:t>
      </w:r>
    </w:p>
    <w:p w:rsidR="00473091" w:rsidRPr="00473091" w:rsidRDefault="00473091" w:rsidP="00473091">
      <w:pPr>
        <w:pStyle w:val="BodyText"/>
        <w:spacing w:before="9"/>
        <w:ind w:left="100"/>
        <w:rPr>
          <w:sz w:val="24"/>
          <w:szCs w:val="24"/>
        </w:rPr>
      </w:pPr>
      <w:r w:rsidRPr="00473091">
        <w:rPr>
          <w:sz w:val="24"/>
          <w:szCs w:val="24"/>
        </w:rPr>
        <w:t>cv2.LINE_AA)</w:t>
      </w:r>
    </w:p>
    <w:p w:rsidR="00552848" w:rsidRPr="00473091" w:rsidRDefault="00552848" w:rsidP="00552848">
      <w:pPr>
        <w:pStyle w:val="BodyText"/>
        <w:spacing w:before="28" w:line="247" w:lineRule="auto"/>
        <w:ind w:left="100" w:right="1824" w:firstLine="566"/>
        <w:rPr>
          <w:sz w:val="24"/>
          <w:szCs w:val="24"/>
        </w:rPr>
      </w:pPr>
      <w:proofErr w:type="gramStart"/>
      <w:r w:rsidRPr="00473091">
        <w:rPr>
          <w:sz w:val="24"/>
          <w:szCs w:val="24"/>
        </w:rPr>
        <w:t>cv2.putText(</w:t>
      </w:r>
      <w:proofErr w:type="spellStart"/>
      <w:proofErr w:type="gramEnd"/>
      <w:r w:rsidRPr="00473091">
        <w:rPr>
          <w:sz w:val="24"/>
          <w:szCs w:val="24"/>
        </w:rPr>
        <w:t>imgOrignal</w:t>
      </w:r>
      <w:proofErr w:type="spellEnd"/>
      <w:r w:rsidRPr="00473091">
        <w:rPr>
          <w:sz w:val="24"/>
          <w:szCs w:val="24"/>
        </w:rPr>
        <w:t>,</w:t>
      </w:r>
      <w:r w:rsidRPr="00473091">
        <w:rPr>
          <w:spacing w:val="29"/>
          <w:sz w:val="24"/>
          <w:szCs w:val="24"/>
        </w:rPr>
        <w:t xml:space="preserve"> </w:t>
      </w:r>
      <w:proofErr w:type="spellStart"/>
      <w:r w:rsidRPr="00473091">
        <w:rPr>
          <w:sz w:val="24"/>
          <w:szCs w:val="24"/>
        </w:rPr>
        <w:t>str</w:t>
      </w:r>
      <w:proofErr w:type="spellEnd"/>
      <w:r w:rsidRPr="00473091">
        <w:rPr>
          <w:sz w:val="24"/>
          <w:szCs w:val="24"/>
        </w:rPr>
        <w:t>(round(</w:t>
      </w:r>
      <w:proofErr w:type="spellStart"/>
      <w:r w:rsidRPr="00473091">
        <w:rPr>
          <w:sz w:val="24"/>
          <w:szCs w:val="24"/>
        </w:rPr>
        <w:t>probabilityValue</w:t>
      </w:r>
      <w:proofErr w:type="spellEnd"/>
      <w:r w:rsidRPr="00473091">
        <w:rPr>
          <w:sz w:val="24"/>
          <w:szCs w:val="24"/>
        </w:rPr>
        <w:t>*100,2)</w:t>
      </w:r>
      <w:r w:rsidRPr="00473091">
        <w:rPr>
          <w:spacing w:val="27"/>
          <w:sz w:val="24"/>
          <w:szCs w:val="24"/>
        </w:rPr>
        <w:t xml:space="preserve"> </w:t>
      </w:r>
      <w:r w:rsidRPr="00473091">
        <w:rPr>
          <w:sz w:val="24"/>
          <w:szCs w:val="24"/>
        </w:rPr>
        <w:t>)+"%",</w:t>
      </w:r>
      <w:r w:rsidRPr="00473091">
        <w:rPr>
          <w:spacing w:val="-67"/>
          <w:sz w:val="24"/>
          <w:szCs w:val="24"/>
        </w:rPr>
        <w:t xml:space="preserve"> </w:t>
      </w:r>
      <w:r w:rsidRPr="00473091">
        <w:rPr>
          <w:sz w:val="24"/>
          <w:szCs w:val="24"/>
        </w:rPr>
        <w:t>(180,</w:t>
      </w:r>
      <w:r w:rsidRPr="00473091">
        <w:rPr>
          <w:spacing w:val="3"/>
          <w:sz w:val="24"/>
          <w:szCs w:val="24"/>
        </w:rPr>
        <w:t xml:space="preserve"> </w:t>
      </w:r>
      <w:r w:rsidRPr="00473091">
        <w:rPr>
          <w:sz w:val="24"/>
          <w:szCs w:val="24"/>
        </w:rPr>
        <w:t>75),</w:t>
      </w:r>
      <w:r w:rsidRPr="00473091">
        <w:rPr>
          <w:spacing w:val="3"/>
          <w:sz w:val="24"/>
          <w:szCs w:val="24"/>
        </w:rPr>
        <w:t xml:space="preserve"> </w:t>
      </w:r>
      <w:r w:rsidRPr="00473091">
        <w:rPr>
          <w:sz w:val="24"/>
          <w:szCs w:val="24"/>
        </w:rPr>
        <w:t>font,</w:t>
      </w:r>
      <w:r w:rsidRPr="00473091">
        <w:rPr>
          <w:spacing w:val="2"/>
          <w:sz w:val="24"/>
          <w:szCs w:val="24"/>
        </w:rPr>
        <w:t xml:space="preserve"> </w:t>
      </w:r>
      <w:r w:rsidRPr="00473091">
        <w:rPr>
          <w:sz w:val="24"/>
          <w:szCs w:val="24"/>
        </w:rPr>
        <w:t>0.75,</w:t>
      </w:r>
      <w:r w:rsidRPr="00473091">
        <w:rPr>
          <w:spacing w:val="3"/>
          <w:sz w:val="24"/>
          <w:szCs w:val="24"/>
        </w:rPr>
        <w:t xml:space="preserve"> </w:t>
      </w:r>
      <w:r w:rsidRPr="00473091">
        <w:rPr>
          <w:sz w:val="24"/>
          <w:szCs w:val="24"/>
        </w:rPr>
        <w:t>(0,</w:t>
      </w:r>
      <w:r w:rsidRPr="00473091">
        <w:rPr>
          <w:spacing w:val="3"/>
          <w:sz w:val="24"/>
          <w:szCs w:val="24"/>
        </w:rPr>
        <w:t xml:space="preserve"> </w:t>
      </w:r>
      <w:r w:rsidRPr="00473091">
        <w:rPr>
          <w:sz w:val="24"/>
          <w:szCs w:val="24"/>
        </w:rPr>
        <w:t>0,</w:t>
      </w:r>
      <w:r w:rsidRPr="00473091">
        <w:rPr>
          <w:spacing w:val="-2"/>
          <w:sz w:val="24"/>
          <w:szCs w:val="24"/>
        </w:rPr>
        <w:t xml:space="preserve"> </w:t>
      </w:r>
      <w:r w:rsidRPr="00473091">
        <w:rPr>
          <w:sz w:val="24"/>
          <w:szCs w:val="24"/>
        </w:rPr>
        <w:t>255),</w:t>
      </w:r>
      <w:r w:rsidRPr="00473091">
        <w:rPr>
          <w:spacing w:val="3"/>
          <w:sz w:val="24"/>
          <w:szCs w:val="24"/>
        </w:rPr>
        <w:t xml:space="preserve"> </w:t>
      </w:r>
      <w:r w:rsidRPr="00473091">
        <w:rPr>
          <w:sz w:val="24"/>
          <w:szCs w:val="24"/>
        </w:rPr>
        <w:t>2,</w:t>
      </w:r>
      <w:r w:rsidRPr="00473091">
        <w:rPr>
          <w:spacing w:val="3"/>
          <w:sz w:val="24"/>
          <w:szCs w:val="24"/>
        </w:rPr>
        <w:t xml:space="preserve"> </w:t>
      </w:r>
      <w:r w:rsidRPr="00473091">
        <w:rPr>
          <w:sz w:val="24"/>
          <w:szCs w:val="24"/>
        </w:rPr>
        <w:t>cv2.LINE_AA)</w:t>
      </w:r>
    </w:p>
    <w:p w:rsidR="00552848" w:rsidRPr="00473091" w:rsidRDefault="00552848" w:rsidP="00552848">
      <w:pPr>
        <w:pStyle w:val="BodyText"/>
        <w:spacing w:before="14"/>
        <w:ind w:left="383"/>
        <w:rPr>
          <w:sz w:val="24"/>
          <w:szCs w:val="24"/>
        </w:rPr>
      </w:pPr>
      <w:proofErr w:type="gramStart"/>
      <w:r w:rsidRPr="00473091">
        <w:rPr>
          <w:sz w:val="24"/>
          <w:szCs w:val="24"/>
        </w:rPr>
        <w:t>cv2.imshow(</w:t>
      </w:r>
      <w:proofErr w:type="gramEnd"/>
      <w:r w:rsidRPr="00473091">
        <w:rPr>
          <w:sz w:val="24"/>
          <w:szCs w:val="24"/>
        </w:rPr>
        <w:t>"Result",</w:t>
      </w:r>
      <w:r w:rsidRPr="00473091">
        <w:rPr>
          <w:spacing w:val="-9"/>
          <w:sz w:val="24"/>
          <w:szCs w:val="24"/>
        </w:rPr>
        <w:t xml:space="preserve"> </w:t>
      </w:r>
      <w:proofErr w:type="spellStart"/>
      <w:r w:rsidRPr="00473091">
        <w:rPr>
          <w:sz w:val="24"/>
          <w:szCs w:val="24"/>
        </w:rPr>
        <w:t>imgOrignal</w:t>
      </w:r>
      <w:proofErr w:type="spellEnd"/>
      <w:r w:rsidRPr="00473091">
        <w:rPr>
          <w:sz w:val="24"/>
          <w:szCs w:val="24"/>
        </w:rPr>
        <w:t>)</w:t>
      </w:r>
    </w:p>
    <w:p w:rsidR="00552848" w:rsidRPr="00473091" w:rsidRDefault="00552848" w:rsidP="00552848">
      <w:pPr>
        <w:pStyle w:val="BodyText"/>
        <w:spacing w:before="6"/>
        <w:rPr>
          <w:sz w:val="24"/>
          <w:szCs w:val="24"/>
        </w:rPr>
      </w:pPr>
    </w:p>
    <w:p w:rsidR="00455220" w:rsidRDefault="00552848" w:rsidP="00552848">
      <w:pPr>
        <w:pStyle w:val="BodyText"/>
        <w:spacing w:before="1" w:line="256" w:lineRule="auto"/>
        <w:ind w:left="667" w:right="4993" w:hanging="284"/>
        <w:rPr>
          <w:sz w:val="24"/>
          <w:szCs w:val="24"/>
        </w:rPr>
      </w:pPr>
      <w:proofErr w:type="gramStart"/>
      <w:r w:rsidRPr="00473091">
        <w:rPr>
          <w:sz w:val="24"/>
          <w:szCs w:val="24"/>
        </w:rPr>
        <w:t>if</w:t>
      </w:r>
      <w:proofErr w:type="gramEnd"/>
      <w:r w:rsidRPr="00473091">
        <w:rPr>
          <w:spacing w:val="-9"/>
          <w:sz w:val="24"/>
          <w:szCs w:val="24"/>
        </w:rPr>
        <w:t xml:space="preserve"> </w:t>
      </w:r>
      <w:r w:rsidRPr="00473091">
        <w:rPr>
          <w:sz w:val="24"/>
          <w:szCs w:val="24"/>
        </w:rPr>
        <w:t>cv2.waitKey(1)</w:t>
      </w:r>
      <w:r w:rsidRPr="00473091">
        <w:rPr>
          <w:spacing w:val="-4"/>
          <w:sz w:val="24"/>
          <w:szCs w:val="24"/>
        </w:rPr>
        <w:t xml:space="preserve"> </w:t>
      </w:r>
      <w:r w:rsidRPr="00473091">
        <w:rPr>
          <w:sz w:val="24"/>
          <w:szCs w:val="24"/>
        </w:rPr>
        <w:t>and</w:t>
      </w:r>
      <w:r w:rsidRPr="00473091">
        <w:rPr>
          <w:spacing w:val="-2"/>
          <w:sz w:val="24"/>
          <w:szCs w:val="24"/>
        </w:rPr>
        <w:t xml:space="preserve"> </w:t>
      </w:r>
      <w:r w:rsidRPr="00473091">
        <w:rPr>
          <w:sz w:val="24"/>
          <w:szCs w:val="24"/>
        </w:rPr>
        <w:t>0xFF</w:t>
      </w:r>
      <w:r w:rsidRPr="00473091">
        <w:rPr>
          <w:spacing w:val="-8"/>
          <w:sz w:val="24"/>
          <w:szCs w:val="24"/>
        </w:rPr>
        <w:t xml:space="preserve"> </w:t>
      </w:r>
      <w:r w:rsidRPr="00473091">
        <w:rPr>
          <w:sz w:val="24"/>
          <w:szCs w:val="24"/>
        </w:rPr>
        <w:t>==</w:t>
      </w:r>
      <w:r w:rsidRPr="00473091">
        <w:rPr>
          <w:spacing w:val="-1"/>
          <w:sz w:val="24"/>
          <w:szCs w:val="24"/>
        </w:rPr>
        <w:t xml:space="preserve"> </w:t>
      </w:r>
      <w:proofErr w:type="spellStart"/>
      <w:r w:rsidRPr="00473091">
        <w:rPr>
          <w:sz w:val="24"/>
          <w:szCs w:val="24"/>
        </w:rPr>
        <w:t>ord</w:t>
      </w:r>
      <w:proofErr w:type="spellEnd"/>
      <w:r w:rsidRPr="00473091">
        <w:rPr>
          <w:sz w:val="24"/>
          <w:szCs w:val="24"/>
        </w:rPr>
        <w:t>('q'):</w:t>
      </w:r>
      <w:r w:rsidRPr="00473091">
        <w:rPr>
          <w:spacing w:val="-67"/>
          <w:sz w:val="24"/>
          <w:szCs w:val="24"/>
        </w:rPr>
        <w:t xml:space="preserve"> </w:t>
      </w:r>
      <w:r w:rsidR="00473091">
        <w:rPr>
          <w:sz w:val="24"/>
          <w:szCs w:val="24"/>
        </w:rPr>
        <w:t>break</w:t>
      </w:r>
    </w:p>
    <w:p w:rsidR="00473091" w:rsidRDefault="00473091" w:rsidP="00552848">
      <w:pPr>
        <w:pStyle w:val="BodyText"/>
        <w:spacing w:before="1" w:line="256" w:lineRule="auto"/>
        <w:ind w:left="667" w:right="4993" w:hanging="284"/>
        <w:rPr>
          <w:sz w:val="24"/>
          <w:szCs w:val="24"/>
        </w:rPr>
      </w:pPr>
    </w:p>
    <w:p w:rsidR="00473091" w:rsidRDefault="00473091" w:rsidP="00473091">
      <w:pPr>
        <w:pStyle w:val="BodyText"/>
        <w:spacing w:before="1" w:line="256" w:lineRule="auto"/>
        <w:ind w:right="4993"/>
        <w:rPr>
          <w:sz w:val="24"/>
          <w:szCs w:val="24"/>
        </w:rPr>
      </w:pPr>
    </w:p>
    <w:p w:rsidR="00473091" w:rsidRPr="00552848" w:rsidRDefault="00473091" w:rsidP="00473091">
      <w:pPr>
        <w:pStyle w:val="BodyText"/>
        <w:rPr>
          <w:b/>
          <w:sz w:val="24"/>
          <w:szCs w:val="24"/>
        </w:rPr>
      </w:pPr>
      <w:r w:rsidRPr="00552848">
        <w:rPr>
          <w:b/>
          <w:sz w:val="24"/>
          <w:szCs w:val="24"/>
        </w:rPr>
        <w:t>RESULT</w:t>
      </w:r>
      <w:r>
        <w:rPr>
          <w:b/>
          <w:sz w:val="24"/>
          <w:szCs w:val="24"/>
        </w:rPr>
        <w:t>:</w:t>
      </w:r>
    </w:p>
    <w:p w:rsidR="00473091" w:rsidRDefault="00473091" w:rsidP="00473091">
      <w:pPr>
        <w:pStyle w:val="BodyText"/>
        <w:spacing w:before="1" w:line="256" w:lineRule="auto"/>
        <w:ind w:right="4993"/>
        <w:rPr>
          <w:sz w:val="24"/>
          <w:szCs w:val="24"/>
        </w:rPr>
      </w:pPr>
    </w:p>
    <w:p w:rsidR="00473091" w:rsidRDefault="00473091" w:rsidP="00473091">
      <w:pPr>
        <w:pStyle w:val="BodyText"/>
        <w:spacing w:before="1" w:line="256" w:lineRule="auto"/>
        <w:ind w:right="4993"/>
        <w:rPr>
          <w:sz w:val="24"/>
          <w:szCs w:val="24"/>
        </w:rPr>
      </w:pPr>
    </w:p>
    <w:p w:rsidR="00473091" w:rsidRDefault="00473091" w:rsidP="00473091">
      <w:pPr>
        <w:pStyle w:val="BodyText"/>
        <w:spacing w:before="1" w:line="256" w:lineRule="auto"/>
        <w:ind w:right="4993"/>
        <w:rPr>
          <w:sz w:val="24"/>
          <w:szCs w:val="24"/>
        </w:rPr>
      </w:pPr>
    </w:p>
    <w:p w:rsidR="00473091" w:rsidRPr="00473091" w:rsidRDefault="00473091" w:rsidP="00473091">
      <w:pPr>
        <w:pStyle w:val="BodyText"/>
        <w:spacing w:before="1" w:line="256" w:lineRule="auto"/>
        <w:ind w:right="4993"/>
        <w:rPr>
          <w:sz w:val="24"/>
          <w:szCs w:val="24"/>
        </w:rPr>
        <w:sectPr w:rsidR="00473091" w:rsidRPr="00473091" w:rsidSect="0007381C">
          <w:pgSz w:w="11910" w:h="16840"/>
          <w:pgMar w:top="1580" w:right="380" w:bottom="1180" w:left="1340" w:header="0" w:footer="918" w:gutter="0"/>
          <w:pgBorders w:offsetFrom="page">
            <w:top w:val="single" w:sz="4" w:space="24" w:color="auto"/>
            <w:left w:val="single" w:sz="4" w:space="24" w:color="auto"/>
            <w:bottom w:val="single" w:sz="4" w:space="24" w:color="auto"/>
            <w:right w:val="single" w:sz="4" w:space="24" w:color="auto"/>
          </w:pgBorders>
          <w:cols w:space="720"/>
        </w:sectPr>
      </w:pPr>
      <w:r w:rsidRPr="00B219A1">
        <w:rPr>
          <w:noProof/>
        </w:rPr>
        <w:drawing>
          <wp:inline distT="0" distB="0" distL="0" distR="0" wp14:anchorId="27A8C06A" wp14:editId="0FEA7382">
            <wp:extent cx="6085840" cy="3633746"/>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68" cy="3695203"/>
                    </a:xfrm>
                    <a:prstGeom prst="rect">
                      <a:avLst/>
                    </a:prstGeom>
                  </pic:spPr>
                </pic:pic>
              </a:graphicData>
            </a:graphic>
          </wp:inline>
        </w:drawing>
      </w:r>
    </w:p>
    <w:p w:rsidR="00455220" w:rsidRDefault="00473091" w:rsidP="00455220">
      <w:pPr>
        <w:pStyle w:val="BodyText"/>
        <w:spacing w:before="7"/>
        <w:rPr>
          <w:sz w:val="15"/>
        </w:rPr>
      </w:pPr>
      <w:bookmarkStart w:id="57" w:name="CHAPTER-3"/>
      <w:bookmarkEnd w:id="57"/>
      <w:r w:rsidRPr="0084137D">
        <w:rPr>
          <w:noProof/>
        </w:rPr>
        <w:lastRenderedPageBreak/>
        <w:drawing>
          <wp:inline distT="0" distB="0" distL="0" distR="0" wp14:anchorId="1B05EAED" wp14:editId="4D1244E3">
            <wp:extent cx="6071190" cy="3283889"/>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4319" cy="3307217"/>
                    </a:xfrm>
                    <a:prstGeom prst="rect">
                      <a:avLst/>
                    </a:prstGeom>
                  </pic:spPr>
                </pic:pic>
              </a:graphicData>
            </a:graphic>
          </wp:inline>
        </w:drawing>
      </w:r>
    </w:p>
    <w:p w:rsidR="00552848" w:rsidRDefault="00552848" w:rsidP="00455220">
      <w:pPr>
        <w:pStyle w:val="BodyText"/>
        <w:spacing w:before="7"/>
        <w:rPr>
          <w:sz w:val="15"/>
        </w:rPr>
      </w:pPr>
    </w:p>
    <w:p w:rsidR="00552848" w:rsidRDefault="00552848" w:rsidP="00455220">
      <w:pPr>
        <w:pStyle w:val="BodyText"/>
        <w:spacing w:before="7"/>
        <w:rPr>
          <w:sz w:val="15"/>
        </w:rPr>
      </w:pPr>
    </w:p>
    <w:p w:rsidR="00552848" w:rsidRDefault="00552848" w:rsidP="00455220">
      <w:pPr>
        <w:pStyle w:val="BodyText"/>
        <w:spacing w:before="7"/>
        <w:rPr>
          <w:sz w:val="15"/>
        </w:rPr>
      </w:pPr>
    </w:p>
    <w:p w:rsidR="00552848" w:rsidRDefault="00552848" w:rsidP="00455220">
      <w:pPr>
        <w:pStyle w:val="BodyText"/>
        <w:spacing w:before="7"/>
        <w:rPr>
          <w:sz w:val="15"/>
        </w:rPr>
      </w:pPr>
    </w:p>
    <w:p w:rsidR="00552848" w:rsidRDefault="00552848" w:rsidP="00455220">
      <w:pPr>
        <w:pStyle w:val="BodyText"/>
        <w:spacing w:before="7"/>
        <w:rPr>
          <w:sz w:val="15"/>
        </w:rPr>
      </w:pPr>
    </w:p>
    <w:p w:rsidR="00455220" w:rsidRDefault="00455220" w:rsidP="00455220">
      <w:pPr>
        <w:rPr>
          <w:sz w:val="28"/>
        </w:rPr>
      </w:pPr>
      <w:bookmarkStart w:id="58" w:name="3.4_Advantages_of_proposed_system"/>
      <w:bookmarkEnd w:id="58"/>
    </w:p>
    <w:p w:rsidR="006E0C87" w:rsidRDefault="006E0C87" w:rsidP="00455220">
      <w:pPr>
        <w:rPr>
          <w:sz w:val="28"/>
        </w:rPr>
      </w:pPr>
    </w:p>
    <w:p w:rsidR="006E0C87" w:rsidRDefault="00473091" w:rsidP="00455220">
      <w:pPr>
        <w:rPr>
          <w:sz w:val="28"/>
        </w:rPr>
        <w:sectPr w:rsidR="006E0C87" w:rsidSect="0007381C">
          <w:pgSz w:w="11910" w:h="16840"/>
          <w:pgMar w:top="1580" w:right="380" w:bottom="1180" w:left="1340" w:header="0" w:footer="918" w:gutter="0"/>
          <w:pgBorders w:offsetFrom="page">
            <w:top w:val="single" w:sz="4" w:space="24" w:color="auto"/>
            <w:left w:val="single" w:sz="4" w:space="24" w:color="auto"/>
            <w:bottom w:val="single" w:sz="4" w:space="24" w:color="auto"/>
            <w:right w:val="single" w:sz="4" w:space="24" w:color="auto"/>
          </w:pgBorders>
          <w:cols w:space="720"/>
        </w:sectPr>
      </w:pPr>
      <w:r w:rsidRPr="00B219A1">
        <w:rPr>
          <w:noProof/>
        </w:rPr>
        <w:drawing>
          <wp:inline distT="0" distB="0" distL="0" distR="0" wp14:anchorId="4FD82E1F" wp14:editId="336E3135">
            <wp:extent cx="6096109" cy="36416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3760" cy="3670163"/>
                    </a:xfrm>
                    <a:prstGeom prst="rect">
                      <a:avLst/>
                    </a:prstGeom>
                  </pic:spPr>
                </pic:pic>
              </a:graphicData>
            </a:graphic>
          </wp:inline>
        </w:drawing>
      </w:r>
    </w:p>
    <w:p w:rsidR="006E0C87" w:rsidRDefault="006E0C87" w:rsidP="006E0C87">
      <w:pPr>
        <w:rPr>
          <w:sz w:val="28"/>
          <w:szCs w:val="28"/>
        </w:rPr>
      </w:pPr>
      <w:bookmarkStart w:id="59" w:name="CHAPTER-4"/>
      <w:bookmarkStart w:id="60" w:name="4.1.1_Class_diagram:"/>
      <w:bookmarkEnd w:id="59"/>
      <w:bookmarkEnd w:id="60"/>
    </w:p>
    <w:p w:rsidR="006E0C87" w:rsidRPr="0084137D" w:rsidRDefault="006E0C87" w:rsidP="006E0C87">
      <w:pPr>
        <w:rPr>
          <w:sz w:val="28"/>
          <w:szCs w:val="28"/>
        </w:rPr>
      </w:pPr>
    </w:p>
    <w:p w:rsidR="006E0C87" w:rsidRPr="0084137D" w:rsidRDefault="00473091" w:rsidP="006E0C87">
      <w:pPr>
        <w:rPr>
          <w:sz w:val="28"/>
          <w:szCs w:val="28"/>
        </w:rPr>
      </w:pPr>
      <w:r w:rsidRPr="0084137D">
        <w:rPr>
          <w:noProof/>
        </w:rPr>
        <w:drawing>
          <wp:inline distT="0" distB="0" distL="0" distR="0" wp14:anchorId="1A5CCCF1" wp14:editId="752EE7A1">
            <wp:extent cx="6470650" cy="349504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0650" cy="3495040"/>
                    </a:xfrm>
                    <a:prstGeom prst="rect">
                      <a:avLst/>
                    </a:prstGeom>
                  </pic:spPr>
                </pic:pic>
              </a:graphicData>
            </a:graphic>
          </wp:inline>
        </w:drawing>
      </w:r>
    </w:p>
    <w:p w:rsidR="006E0C87" w:rsidRPr="0084137D" w:rsidRDefault="006E0C87" w:rsidP="006E0C87">
      <w:pPr>
        <w:rPr>
          <w:sz w:val="28"/>
          <w:szCs w:val="28"/>
        </w:rPr>
      </w:pPr>
    </w:p>
    <w:p w:rsidR="006E0C87" w:rsidRPr="0084137D" w:rsidRDefault="006E0C87" w:rsidP="006E0C87">
      <w:pPr>
        <w:rPr>
          <w:sz w:val="28"/>
          <w:szCs w:val="28"/>
        </w:rPr>
      </w:pPr>
    </w:p>
    <w:p w:rsidR="006E0C87" w:rsidRDefault="006E0C87" w:rsidP="006E0C87">
      <w:pPr>
        <w:rPr>
          <w:sz w:val="28"/>
          <w:szCs w:val="28"/>
        </w:rPr>
      </w:pPr>
    </w:p>
    <w:p w:rsidR="006E0C87" w:rsidRPr="006234CE" w:rsidRDefault="006E0C87" w:rsidP="006E0C87">
      <w:pPr>
        <w:rPr>
          <w:sz w:val="28"/>
          <w:szCs w:val="28"/>
        </w:rPr>
      </w:pPr>
    </w:p>
    <w:p w:rsidR="006E0C87" w:rsidRPr="006234CE" w:rsidRDefault="006E0C87" w:rsidP="006E0C87">
      <w:pPr>
        <w:rPr>
          <w:sz w:val="28"/>
          <w:szCs w:val="28"/>
        </w:rPr>
      </w:pPr>
    </w:p>
    <w:p w:rsidR="006E0C87" w:rsidRPr="006234CE" w:rsidRDefault="006E0C87" w:rsidP="006E0C87">
      <w:pPr>
        <w:rPr>
          <w:sz w:val="28"/>
          <w:szCs w:val="28"/>
        </w:rPr>
      </w:pPr>
    </w:p>
    <w:p w:rsidR="006E0C87" w:rsidRDefault="006E0C87" w:rsidP="006E0C87">
      <w:pPr>
        <w:tabs>
          <w:tab w:val="left" w:pos="2989"/>
        </w:tabs>
        <w:rPr>
          <w:sz w:val="28"/>
          <w:szCs w:val="28"/>
        </w:rPr>
      </w:pPr>
    </w:p>
    <w:p w:rsidR="006E0C87" w:rsidRDefault="006E0C87" w:rsidP="006E0C87">
      <w:pPr>
        <w:tabs>
          <w:tab w:val="left" w:pos="2989"/>
        </w:tabs>
        <w:rPr>
          <w:sz w:val="28"/>
          <w:szCs w:val="28"/>
        </w:rPr>
      </w:pPr>
      <w:r>
        <w:rPr>
          <w:sz w:val="28"/>
          <w:szCs w:val="28"/>
        </w:rPr>
        <w:tab/>
      </w:r>
      <w:r w:rsidR="00473091" w:rsidRPr="00B219A1">
        <w:rPr>
          <w:noProof/>
        </w:rPr>
        <w:drawing>
          <wp:inline distT="0" distB="0" distL="0" distR="0" wp14:anchorId="79C87274" wp14:editId="19DBD197">
            <wp:extent cx="6052820" cy="3347499"/>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6754" cy="3377327"/>
                    </a:xfrm>
                    <a:prstGeom prst="rect">
                      <a:avLst/>
                    </a:prstGeom>
                  </pic:spPr>
                </pic:pic>
              </a:graphicData>
            </a:graphic>
          </wp:inline>
        </w:drawing>
      </w:r>
    </w:p>
    <w:p w:rsidR="00473091" w:rsidRPr="00552848" w:rsidRDefault="00473091" w:rsidP="00473091">
      <w:pPr>
        <w:pStyle w:val="Heading1"/>
        <w:jc w:val="center"/>
        <w:rPr>
          <w:rFonts w:ascii="Times New Roman" w:hAnsi="Times New Roman" w:cs="Times New Roman"/>
          <w:b/>
          <w:color w:val="000000" w:themeColor="text1"/>
        </w:rPr>
      </w:pPr>
      <w:r>
        <w:rPr>
          <w:rFonts w:ascii="Times New Roman" w:eastAsia="Times New Roman" w:hAnsi="Times New Roman" w:cs="Times New Roman"/>
          <w:color w:val="auto"/>
          <w:sz w:val="28"/>
          <w:szCs w:val="28"/>
        </w:rPr>
        <w:lastRenderedPageBreak/>
        <w:t xml:space="preserve">                                                                                                       </w:t>
      </w:r>
      <w:bookmarkStart w:id="61" w:name="_Toc163596428"/>
      <w:r w:rsidRPr="00552848">
        <w:rPr>
          <w:rFonts w:ascii="Times New Roman" w:hAnsi="Times New Roman" w:cs="Times New Roman"/>
          <w:b/>
          <w:color w:val="000000" w:themeColor="text1"/>
        </w:rPr>
        <w:t>CHAPTER</w:t>
      </w:r>
      <w:r w:rsidRPr="00552848">
        <w:rPr>
          <w:rFonts w:ascii="Times New Roman" w:hAnsi="Times New Roman" w:cs="Times New Roman"/>
          <w:b/>
          <w:color w:val="000000" w:themeColor="text1"/>
          <w:spacing w:val="-4"/>
        </w:rPr>
        <w:t xml:space="preserve"> </w:t>
      </w:r>
      <w:r w:rsidRPr="00552848">
        <w:rPr>
          <w:rFonts w:ascii="Times New Roman" w:hAnsi="Times New Roman" w:cs="Times New Roman"/>
          <w:b/>
          <w:color w:val="000000" w:themeColor="text1"/>
        </w:rPr>
        <w:t>6</w:t>
      </w:r>
      <w:bookmarkEnd w:id="61"/>
    </w:p>
    <w:p w:rsidR="00473091" w:rsidRPr="00A97588" w:rsidRDefault="00473091" w:rsidP="00473091"/>
    <w:p w:rsidR="00473091" w:rsidRPr="00773ADD" w:rsidRDefault="00473091" w:rsidP="00473091">
      <w:pPr>
        <w:pStyle w:val="Heading2"/>
        <w:rPr>
          <w:b w:val="0"/>
        </w:rPr>
      </w:pPr>
      <w:r w:rsidRPr="00773ADD">
        <w:rPr>
          <w:b w:val="0"/>
        </w:rPr>
        <w:t xml:space="preserve">                        </w:t>
      </w:r>
      <w:bookmarkStart w:id="62" w:name="_Toc163596429"/>
      <w:r>
        <w:rPr>
          <w:b w:val="0"/>
        </w:rPr>
        <w:t>System Testing</w:t>
      </w:r>
      <w:bookmarkEnd w:id="62"/>
    </w:p>
    <w:p w:rsidR="00473091" w:rsidRDefault="00473091" w:rsidP="007D2680">
      <w:pPr>
        <w:jc w:val="both"/>
      </w:pPr>
    </w:p>
    <w:p w:rsidR="00473091" w:rsidRPr="00773ADD" w:rsidRDefault="00473091" w:rsidP="007D2680">
      <w:pPr>
        <w:jc w:val="both"/>
      </w:pPr>
      <w:r w:rsidRPr="00773ADD">
        <w:t>6.1 Introduction</w:t>
      </w:r>
    </w:p>
    <w:p w:rsidR="00473091" w:rsidRPr="00A97588" w:rsidRDefault="00473091" w:rsidP="007D2680">
      <w:pPr>
        <w:jc w:val="both"/>
      </w:pPr>
    </w:p>
    <w:p w:rsidR="00473091" w:rsidRPr="007D2680" w:rsidRDefault="00473091" w:rsidP="007D2680">
      <w:pPr>
        <w:jc w:val="both"/>
        <w:rPr>
          <w:sz w:val="24"/>
          <w:szCs w:val="24"/>
        </w:rPr>
      </w:pPr>
      <w:r w:rsidRPr="007D2680">
        <w:rPr>
          <w:sz w:val="24"/>
          <w:szCs w:val="24"/>
        </w:rPr>
        <w:t xml:space="preserve">The cause of testing is to detect mistakes. Making an attempt out is the technique of looking for to realize each viable fault or weakness in a piece product. It presents a method to determine the performance of add-ons, sub-assemblies, assemblies and/or a completed product. It is the method of excising program with the intent of constructing certain that the application procedure meets its necessities and client expectations and does no longer fail in an unacceptable </w:t>
      </w:r>
      <w:proofErr w:type="spellStart"/>
      <w:r w:rsidRPr="007D2680">
        <w:rPr>
          <w:sz w:val="24"/>
          <w:szCs w:val="24"/>
        </w:rPr>
        <w:t>process.There</w:t>
      </w:r>
      <w:proofErr w:type="spellEnd"/>
      <w:r w:rsidRPr="007D2680">
        <w:rPr>
          <w:sz w:val="24"/>
          <w:szCs w:val="24"/>
        </w:rPr>
        <w:t xml:space="preserve"> are rather plenty of forms of scan. Each experiment sort addresses a special trying out requirement.</w:t>
      </w:r>
    </w:p>
    <w:p w:rsidR="00473091" w:rsidRPr="007D2680" w:rsidRDefault="00473091" w:rsidP="007D2680">
      <w:pPr>
        <w:jc w:val="both"/>
        <w:rPr>
          <w:b/>
          <w:bCs/>
          <w:sz w:val="24"/>
          <w:szCs w:val="24"/>
        </w:rPr>
      </w:pPr>
      <w:bookmarkStart w:id="63" w:name="6.2_TYPES_OF_TESTS:"/>
      <w:bookmarkStart w:id="64" w:name="_bookmark33"/>
      <w:bookmarkEnd w:id="63"/>
      <w:bookmarkEnd w:id="64"/>
    </w:p>
    <w:p w:rsidR="00473091" w:rsidRPr="003E1BB7" w:rsidRDefault="00473091" w:rsidP="007D2680">
      <w:pPr>
        <w:jc w:val="both"/>
      </w:pPr>
      <w:r w:rsidRPr="003E1BB7">
        <w:t>6.2 Types of Testing</w:t>
      </w:r>
    </w:p>
    <w:p w:rsidR="00473091" w:rsidRDefault="00473091" w:rsidP="007D2680">
      <w:pPr>
        <w:jc w:val="both"/>
        <w:rPr>
          <w:i/>
          <w:sz w:val="24"/>
          <w:szCs w:val="24"/>
        </w:rPr>
      </w:pPr>
    </w:p>
    <w:p w:rsidR="00473091" w:rsidRPr="003E1BB7" w:rsidRDefault="00473091" w:rsidP="007D2680">
      <w:pPr>
        <w:jc w:val="both"/>
        <w:rPr>
          <w:i/>
          <w:sz w:val="24"/>
          <w:szCs w:val="24"/>
        </w:rPr>
      </w:pPr>
      <w:r w:rsidRPr="003E1BB7">
        <w:rPr>
          <w:i/>
          <w:sz w:val="24"/>
          <w:szCs w:val="24"/>
        </w:rPr>
        <w:t>Unit Testing</w:t>
      </w:r>
    </w:p>
    <w:p w:rsidR="00473091" w:rsidRDefault="00473091" w:rsidP="007D2680">
      <w:pPr>
        <w:jc w:val="both"/>
        <w:rPr>
          <w:sz w:val="24"/>
          <w:szCs w:val="24"/>
        </w:rPr>
      </w:pPr>
    </w:p>
    <w:p w:rsidR="00473091" w:rsidRDefault="00473091" w:rsidP="007D2680">
      <w:pPr>
        <w:jc w:val="both"/>
        <w:rPr>
          <w:sz w:val="24"/>
          <w:szCs w:val="24"/>
        </w:rPr>
      </w:pPr>
      <w:r w:rsidRPr="00A97588">
        <w:rPr>
          <w:sz w:val="24"/>
          <w:szCs w:val="24"/>
        </w:rPr>
        <w:t xml:space="preserve">Unit checking out involves the design of scan circumstances that validate that the </w:t>
      </w:r>
      <w:proofErr w:type="gramStart"/>
      <w:r w:rsidRPr="00A97588">
        <w:rPr>
          <w:sz w:val="24"/>
          <w:szCs w:val="24"/>
        </w:rPr>
        <w:t>Internal</w:t>
      </w:r>
      <w:proofErr w:type="gramEnd"/>
      <w:r w:rsidRPr="00A97588">
        <w:rPr>
          <w:sz w:val="24"/>
          <w:szCs w:val="24"/>
        </w:rPr>
        <w:t xml:space="preserve"> application good judgment is functioning safely, and that program inputs produce legitimate outputs. All decision branches and interior code float must be validated. It's the checking out of character application items of the </w:t>
      </w:r>
      <w:proofErr w:type="gramStart"/>
      <w:r w:rsidRPr="00A97588">
        <w:rPr>
          <w:sz w:val="24"/>
          <w:szCs w:val="24"/>
        </w:rPr>
        <w:t>application .</w:t>
      </w:r>
      <w:proofErr w:type="gramEnd"/>
      <w:r w:rsidRPr="00A97588">
        <w:rPr>
          <w:sz w:val="24"/>
          <w:szCs w:val="24"/>
        </w:rPr>
        <w:t xml:space="preserve"> It is achieved after the completion of </w:t>
      </w:r>
      <w:proofErr w:type="gramStart"/>
      <w:r w:rsidRPr="00A97588">
        <w:rPr>
          <w:sz w:val="24"/>
          <w:szCs w:val="24"/>
        </w:rPr>
        <w:t>an</w:t>
      </w:r>
      <w:proofErr w:type="gramEnd"/>
      <w:r w:rsidRPr="00A97588">
        <w:rPr>
          <w:sz w:val="24"/>
          <w:szCs w:val="24"/>
        </w:rPr>
        <w:t xml:space="preserve"> person unit earlier than integration. It is a structural checking out, that relies on competencies of its construction and is invasive. Unit exams participate in common exams at component level and scan a distinct business approach, utility, and/or process configuration. Unit assessments be certain that every specified course of </w:t>
      </w:r>
      <w:proofErr w:type="spellStart"/>
      <w:proofErr w:type="gramStart"/>
      <w:r w:rsidRPr="00A97588">
        <w:rPr>
          <w:sz w:val="24"/>
          <w:szCs w:val="24"/>
        </w:rPr>
        <w:t>a</w:t>
      </w:r>
      <w:proofErr w:type="spellEnd"/>
      <w:proofErr w:type="gramEnd"/>
      <w:r w:rsidRPr="00A97588">
        <w:rPr>
          <w:sz w:val="24"/>
          <w:szCs w:val="24"/>
        </w:rPr>
        <w:t xml:space="preserve"> industry method performs appropriately to the documented requisites and involves clearly outlined inputs and anticipated results.</w:t>
      </w:r>
    </w:p>
    <w:p w:rsidR="00473091" w:rsidRDefault="00473091" w:rsidP="007D2680">
      <w:pPr>
        <w:jc w:val="both"/>
        <w:rPr>
          <w:sz w:val="24"/>
          <w:szCs w:val="24"/>
        </w:rPr>
      </w:pPr>
    </w:p>
    <w:p w:rsidR="00473091" w:rsidRPr="003E1BB7" w:rsidRDefault="00473091" w:rsidP="007D2680">
      <w:pPr>
        <w:jc w:val="both"/>
        <w:rPr>
          <w:i/>
          <w:sz w:val="24"/>
          <w:szCs w:val="24"/>
        </w:rPr>
      </w:pPr>
      <w:r w:rsidRPr="003E1BB7">
        <w:rPr>
          <w:i/>
          <w:sz w:val="24"/>
          <w:szCs w:val="24"/>
        </w:rPr>
        <w:t>Integration Testing:</w:t>
      </w:r>
    </w:p>
    <w:p w:rsidR="00473091" w:rsidRPr="00BA567B" w:rsidRDefault="00473091" w:rsidP="007D2680">
      <w:pPr>
        <w:jc w:val="both"/>
      </w:pPr>
    </w:p>
    <w:p w:rsidR="00473091" w:rsidRPr="00BA567B" w:rsidRDefault="00473091" w:rsidP="007D2680">
      <w:pPr>
        <w:jc w:val="both"/>
        <w:rPr>
          <w:sz w:val="24"/>
          <w:szCs w:val="24"/>
        </w:rPr>
      </w:pPr>
      <w:r w:rsidRPr="00BA567B">
        <w:rPr>
          <w:sz w:val="24"/>
          <w:szCs w:val="24"/>
        </w:rPr>
        <w:t>Integration Testing are designed to scan built-in program accessories to determine within the occasion that they evidently run as one software. Trying out is occasion driven and is more concerned with the fundamental final result of screens or fields. Integration assessments reveal that despite the fact that the accessories had been for my part pleasure, as proven through effectively unit checking out, the combo of accessories is correct and regular. Integration checking out is chiefly aimed at exposing the issues that come up from the performance of different components.</w:t>
      </w:r>
    </w:p>
    <w:p w:rsidR="00473091" w:rsidRPr="00BC0710" w:rsidRDefault="00473091" w:rsidP="007D2680">
      <w:pPr>
        <w:jc w:val="both"/>
        <w:rPr>
          <w:sz w:val="24"/>
          <w:szCs w:val="24"/>
        </w:rPr>
      </w:pPr>
    </w:p>
    <w:p w:rsidR="00473091" w:rsidRPr="003E1BB7" w:rsidRDefault="00473091" w:rsidP="007D2680">
      <w:pPr>
        <w:jc w:val="both"/>
        <w:rPr>
          <w:i/>
          <w:sz w:val="24"/>
          <w:szCs w:val="24"/>
        </w:rPr>
      </w:pPr>
      <w:r w:rsidRPr="003E1BB7">
        <w:rPr>
          <w:i/>
          <w:sz w:val="24"/>
          <w:szCs w:val="24"/>
        </w:rPr>
        <w:t>Functional Testing:</w:t>
      </w:r>
    </w:p>
    <w:p w:rsidR="00473091" w:rsidRPr="00BA567B" w:rsidRDefault="00473091" w:rsidP="007D2680">
      <w:pPr>
        <w:jc w:val="both"/>
      </w:pPr>
    </w:p>
    <w:p w:rsidR="00473091" w:rsidRDefault="00473091" w:rsidP="007D2680">
      <w:pPr>
        <w:jc w:val="both"/>
        <w:rPr>
          <w:sz w:val="24"/>
          <w:szCs w:val="24"/>
        </w:rPr>
      </w:pPr>
      <w:r w:rsidRPr="00BA567B">
        <w:rPr>
          <w:sz w:val="24"/>
          <w:szCs w:val="24"/>
        </w:rPr>
        <w:t>Functional Testing checks provide systematic demonstrations that</w:t>
      </w:r>
      <w:r w:rsidRPr="00BA567B">
        <w:rPr>
          <w:spacing w:val="1"/>
          <w:sz w:val="24"/>
          <w:szCs w:val="24"/>
        </w:rPr>
        <w:t xml:space="preserve"> </w:t>
      </w:r>
      <w:r w:rsidRPr="00BA567B">
        <w:rPr>
          <w:sz w:val="24"/>
          <w:szCs w:val="24"/>
        </w:rPr>
        <w:t>capabilities established are to be had as particular by means of the</w:t>
      </w:r>
      <w:r w:rsidRPr="00BA567B">
        <w:rPr>
          <w:spacing w:val="1"/>
          <w:sz w:val="24"/>
          <w:szCs w:val="24"/>
        </w:rPr>
        <w:t xml:space="preserve"> </w:t>
      </w:r>
      <w:r w:rsidRPr="00BA567B">
        <w:rPr>
          <w:sz w:val="24"/>
          <w:szCs w:val="24"/>
        </w:rPr>
        <w:t>business and technical specifications, method documentation, and</w:t>
      </w:r>
      <w:r w:rsidRPr="00BA567B">
        <w:rPr>
          <w:spacing w:val="1"/>
          <w:sz w:val="24"/>
          <w:szCs w:val="24"/>
        </w:rPr>
        <w:t xml:space="preserve"> </w:t>
      </w:r>
      <w:r w:rsidRPr="00BA567B">
        <w:rPr>
          <w:sz w:val="24"/>
          <w:szCs w:val="24"/>
        </w:rPr>
        <w:t>consumer</w:t>
      </w:r>
      <w:r w:rsidRPr="00BA567B">
        <w:rPr>
          <w:spacing w:val="1"/>
          <w:sz w:val="24"/>
          <w:szCs w:val="24"/>
        </w:rPr>
        <w:t xml:space="preserve"> </w:t>
      </w:r>
      <w:r w:rsidRPr="00BA567B">
        <w:rPr>
          <w:sz w:val="24"/>
          <w:szCs w:val="24"/>
        </w:rPr>
        <w:t>manuals.</w:t>
      </w:r>
      <w:r w:rsidRPr="00BA567B">
        <w:rPr>
          <w:spacing w:val="1"/>
          <w:sz w:val="24"/>
          <w:szCs w:val="24"/>
        </w:rPr>
        <w:t xml:space="preserve"> </w:t>
      </w:r>
      <w:r w:rsidRPr="00BA567B">
        <w:rPr>
          <w:sz w:val="24"/>
          <w:szCs w:val="24"/>
        </w:rPr>
        <w:t>Functional</w:t>
      </w:r>
      <w:r w:rsidRPr="00BA567B">
        <w:rPr>
          <w:spacing w:val="1"/>
          <w:sz w:val="24"/>
          <w:szCs w:val="24"/>
        </w:rPr>
        <w:t xml:space="preserve"> </w:t>
      </w:r>
      <w:r w:rsidRPr="00BA567B">
        <w:rPr>
          <w:sz w:val="24"/>
          <w:szCs w:val="24"/>
        </w:rPr>
        <w:t>testing</w:t>
      </w:r>
      <w:r w:rsidRPr="00BA567B">
        <w:rPr>
          <w:spacing w:val="1"/>
          <w:sz w:val="24"/>
          <w:szCs w:val="24"/>
        </w:rPr>
        <w:t xml:space="preserve"> </w:t>
      </w:r>
      <w:r w:rsidRPr="00BA567B">
        <w:rPr>
          <w:sz w:val="24"/>
          <w:szCs w:val="24"/>
        </w:rPr>
        <w:t>is</w:t>
      </w:r>
      <w:r w:rsidRPr="00BA567B">
        <w:rPr>
          <w:spacing w:val="1"/>
          <w:sz w:val="24"/>
          <w:szCs w:val="24"/>
        </w:rPr>
        <w:t xml:space="preserve"> </w:t>
      </w:r>
      <w:r w:rsidRPr="00BA567B">
        <w:rPr>
          <w:sz w:val="24"/>
          <w:szCs w:val="24"/>
        </w:rPr>
        <w:t>working</w:t>
      </w:r>
      <w:r w:rsidRPr="00BA567B">
        <w:rPr>
          <w:spacing w:val="1"/>
          <w:sz w:val="24"/>
          <w:szCs w:val="24"/>
        </w:rPr>
        <w:t xml:space="preserve"> </w:t>
      </w:r>
      <w:r w:rsidRPr="00BA567B">
        <w:rPr>
          <w:sz w:val="24"/>
          <w:szCs w:val="24"/>
        </w:rPr>
        <w:t>on</w:t>
      </w:r>
      <w:r w:rsidRPr="00BA567B">
        <w:rPr>
          <w:spacing w:val="1"/>
          <w:sz w:val="24"/>
          <w:szCs w:val="24"/>
        </w:rPr>
        <w:t xml:space="preserve"> </w:t>
      </w:r>
      <w:r w:rsidRPr="00BA567B">
        <w:rPr>
          <w:sz w:val="24"/>
          <w:szCs w:val="24"/>
        </w:rPr>
        <w:t>below</w:t>
      </w:r>
      <w:r w:rsidRPr="00BA567B">
        <w:rPr>
          <w:spacing w:val="1"/>
          <w:sz w:val="24"/>
          <w:szCs w:val="24"/>
        </w:rPr>
        <w:t xml:space="preserve"> </w:t>
      </w:r>
      <w:r w:rsidRPr="00BA567B">
        <w:rPr>
          <w:sz w:val="24"/>
          <w:szCs w:val="24"/>
        </w:rPr>
        <w:t>mentioned data:</w:t>
      </w:r>
    </w:p>
    <w:p w:rsidR="00473091" w:rsidRPr="00A97588" w:rsidRDefault="00473091" w:rsidP="007D2680">
      <w:pPr>
        <w:jc w:val="both"/>
        <w:rPr>
          <w:sz w:val="24"/>
          <w:szCs w:val="24"/>
        </w:rPr>
      </w:pPr>
    </w:p>
    <w:p w:rsidR="00473091" w:rsidRDefault="00473091" w:rsidP="007D2680">
      <w:pPr>
        <w:jc w:val="both"/>
      </w:pPr>
    </w:p>
    <w:p w:rsidR="006E0C87" w:rsidRDefault="006E0C87" w:rsidP="007D2680">
      <w:pPr>
        <w:jc w:val="both"/>
      </w:pPr>
    </w:p>
    <w:p w:rsidR="006E0C87" w:rsidRDefault="006E0C87" w:rsidP="007D2680">
      <w:pPr>
        <w:jc w:val="both"/>
      </w:pPr>
    </w:p>
    <w:p w:rsidR="00473091" w:rsidRDefault="00473091" w:rsidP="007D2680">
      <w:pPr>
        <w:jc w:val="both"/>
        <w:rPr>
          <w:sz w:val="24"/>
          <w:szCs w:val="24"/>
        </w:rPr>
      </w:pPr>
      <w:r w:rsidRPr="00BA567B">
        <w:rPr>
          <w:sz w:val="24"/>
          <w:szCs w:val="24"/>
        </w:rPr>
        <w:t>Legitimate</w:t>
      </w:r>
      <w:r w:rsidRPr="00BA567B">
        <w:rPr>
          <w:spacing w:val="13"/>
          <w:sz w:val="24"/>
          <w:szCs w:val="24"/>
        </w:rPr>
        <w:t xml:space="preserve"> </w:t>
      </w:r>
      <w:r w:rsidRPr="00BA567B">
        <w:rPr>
          <w:sz w:val="24"/>
          <w:szCs w:val="24"/>
        </w:rPr>
        <w:t>input:</w:t>
      </w:r>
      <w:r w:rsidRPr="00BA567B">
        <w:rPr>
          <w:spacing w:val="18"/>
          <w:sz w:val="24"/>
          <w:szCs w:val="24"/>
        </w:rPr>
        <w:t xml:space="preserve"> </w:t>
      </w:r>
      <w:r w:rsidRPr="00BA567B">
        <w:rPr>
          <w:sz w:val="24"/>
          <w:szCs w:val="24"/>
        </w:rPr>
        <w:t>Identified</w:t>
      </w:r>
      <w:r w:rsidRPr="00BA567B">
        <w:rPr>
          <w:spacing w:val="16"/>
          <w:sz w:val="24"/>
          <w:szCs w:val="24"/>
        </w:rPr>
        <w:t xml:space="preserve"> </w:t>
      </w:r>
      <w:r w:rsidRPr="00BA567B">
        <w:rPr>
          <w:sz w:val="24"/>
          <w:szCs w:val="24"/>
        </w:rPr>
        <w:t>lessons</w:t>
      </w:r>
      <w:r w:rsidRPr="00BA567B">
        <w:rPr>
          <w:spacing w:val="12"/>
          <w:sz w:val="24"/>
          <w:szCs w:val="24"/>
        </w:rPr>
        <w:t xml:space="preserve"> </w:t>
      </w:r>
      <w:r w:rsidRPr="00BA567B">
        <w:rPr>
          <w:sz w:val="24"/>
          <w:szCs w:val="24"/>
        </w:rPr>
        <w:t>of</w:t>
      </w:r>
      <w:r w:rsidRPr="00BA567B">
        <w:rPr>
          <w:spacing w:val="10"/>
          <w:sz w:val="24"/>
          <w:szCs w:val="24"/>
        </w:rPr>
        <w:t xml:space="preserve"> </w:t>
      </w:r>
      <w:r w:rsidRPr="00BA567B">
        <w:rPr>
          <w:sz w:val="24"/>
          <w:szCs w:val="24"/>
        </w:rPr>
        <w:t>legitimate</w:t>
      </w:r>
      <w:r w:rsidRPr="00BA567B">
        <w:rPr>
          <w:spacing w:val="16"/>
          <w:sz w:val="24"/>
          <w:szCs w:val="24"/>
        </w:rPr>
        <w:t xml:space="preserve"> </w:t>
      </w:r>
      <w:r w:rsidRPr="00BA567B">
        <w:rPr>
          <w:sz w:val="24"/>
          <w:szCs w:val="24"/>
        </w:rPr>
        <w:t>input</w:t>
      </w:r>
      <w:r w:rsidRPr="00BA567B">
        <w:rPr>
          <w:spacing w:val="10"/>
          <w:sz w:val="24"/>
          <w:szCs w:val="24"/>
        </w:rPr>
        <w:t xml:space="preserve"> </w:t>
      </w:r>
      <w:r w:rsidRPr="00BA567B">
        <w:rPr>
          <w:sz w:val="24"/>
          <w:szCs w:val="24"/>
        </w:rPr>
        <w:t>ought</w:t>
      </w:r>
      <w:r w:rsidRPr="00BA567B">
        <w:rPr>
          <w:spacing w:val="11"/>
          <w:sz w:val="24"/>
          <w:szCs w:val="24"/>
        </w:rPr>
        <w:t xml:space="preserve"> </w:t>
      </w:r>
      <w:r w:rsidRPr="00BA567B">
        <w:rPr>
          <w:sz w:val="24"/>
          <w:szCs w:val="24"/>
        </w:rPr>
        <w:t>to</w:t>
      </w:r>
      <w:r w:rsidRPr="00BA567B">
        <w:rPr>
          <w:spacing w:val="-67"/>
          <w:sz w:val="24"/>
          <w:szCs w:val="24"/>
        </w:rPr>
        <w:t xml:space="preserve"> </w:t>
      </w:r>
      <w:r w:rsidRPr="00BA567B">
        <w:rPr>
          <w:sz w:val="24"/>
          <w:szCs w:val="24"/>
        </w:rPr>
        <w:t>be</w:t>
      </w:r>
      <w:r w:rsidRPr="00BA567B">
        <w:rPr>
          <w:spacing w:val="1"/>
          <w:sz w:val="24"/>
          <w:szCs w:val="24"/>
        </w:rPr>
        <w:t xml:space="preserve"> </w:t>
      </w:r>
      <w:r w:rsidRPr="00BA567B">
        <w:rPr>
          <w:sz w:val="24"/>
          <w:szCs w:val="24"/>
        </w:rPr>
        <w:t>accredited.</w:t>
      </w:r>
    </w:p>
    <w:p w:rsidR="00473091" w:rsidRPr="00BA567B" w:rsidRDefault="00473091" w:rsidP="007D2680">
      <w:pPr>
        <w:jc w:val="both"/>
        <w:rPr>
          <w:sz w:val="24"/>
          <w:szCs w:val="24"/>
        </w:rPr>
      </w:pPr>
    </w:p>
    <w:p w:rsidR="00473091" w:rsidRDefault="00473091" w:rsidP="007D2680">
      <w:pPr>
        <w:jc w:val="both"/>
        <w:rPr>
          <w:sz w:val="24"/>
          <w:szCs w:val="24"/>
        </w:rPr>
      </w:pPr>
      <w:r w:rsidRPr="00BA567B">
        <w:rPr>
          <w:sz w:val="24"/>
          <w:szCs w:val="24"/>
        </w:rPr>
        <w:t>Invalid</w:t>
      </w:r>
      <w:r w:rsidRPr="00BA567B">
        <w:rPr>
          <w:spacing w:val="17"/>
          <w:sz w:val="24"/>
          <w:szCs w:val="24"/>
        </w:rPr>
        <w:t xml:space="preserve"> </w:t>
      </w:r>
      <w:proofErr w:type="gramStart"/>
      <w:r w:rsidRPr="00BA567B">
        <w:rPr>
          <w:sz w:val="24"/>
          <w:szCs w:val="24"/>
        </w:rPr>
        <w:t>enter</w:t>
      </w:r>
      <w:r w:rsidRPr="00BA567B">
        <w:rPr>
          <w:spacing w:val="17"/>
          <w:sz w:val="24"/>
          <w:szCs w:val="24"/>
        </w:rPr>
        <w:t xml:space="preserve"> </w:t>
      </w:r>
      <w:r w:rsidRPr="00BA567B">
        <w:rPr>
          <w:sz w:val="24"/>
          <w:szCs w:val="24"/>
        </w:rPr>
        <w:t>:</w:t>
      </w:r>
      <w:proofErr w:type="gramEnd"/>
      <w:r w:rsidRPr="00BA567B">
        <w:rPr>
          <w:sz w:val="24"/>
          <w:szCs w:val="24"/>
        </w:rPr>
        <w:t xml:space="preserve"> recognized</w:t>
      </w:r>
      <w:r w:rsidRPr="00BA567B">
        <w:rPr>
          <w:spacing w:val="14"/>
          <w:sz w:val="24"/>
          <w:szCs w:val="24"/>
        </w:rPr>
        <w:t xml:space="preserve"> </w:t>
      </w:r>
      <w:r w:rsidRPr="00BA567B">
        <w:rPr>
          <w:sz w:val="24"/>
          <w:szCs w:val="24"/>
        </w:rPr>
        <w:t>lessons</w:t>
      </w:r>
      <w:r w:rsidRPr="00BA567B">
        <w:rPr>
          <w:spacing w:val="15"/>
          <w:sz w:val="24"/>
          <w:szCs w:val="24"/>
        </w:rPr>
        <w:t xml:space="preserve"> </w:t>
      </w:r>
      <w:r w:rsidRPr="00BA567B">
        <w:rPr>
          <w:sz w:val="24"/>
          <w:szCs w:val="24"/>
        </w:rPr>
        <w:t>of</w:t>
      </w:r>
      <w:r w:rsidRPr="00BA567B">
        <w:rPr>
          <w:spacing w:val="12"/>
          <w:sz w:val="24"/>
          <w:szCs w:val="24"/>
        </w:rPr>
        <w:t xml:space="preserve"> </w:t>
      </w:r>
      <w:r w:rsidRPr="00BA567B">
        <w:rPr>
          <w:sz w:val="24"/>
          <w:szCs w:val="24"/>
        </w:rPr>
        <w:t>unacceptable</w:t>
      </w:r>
      <w:r w:rsidRPr="00BA567B">
        <w:rPr>
          <w:spacing w:val="13"/>
          <w:sz w:val="24"/>
          <w:szCs w:val="24"/>
        </w:rPr>
        <w:t xml:space="preserve"> </w:t>
      </w:r>
      <w:r w:rsidRPr="00BA567B">
        <w:rPr>
          <w:sz w:val="24"/>
          <w:szCs w:val="24"/>
        </w:rPr>
        <w:t>effort</w:t>
      </w:r>
      <w:r w:rsidRPr="00BA567B">
        <w:rPr>
          <w:spacing w:val="18"/>
          <w:sz w:val="24"/>
          <w:szCs w:val="24"/>
        </w:rPr>
        <w:t xml:space="preserve"> </w:t>
      </w:r>
      <w:r w:rsidRPr="00BA567B">
        <w:rPr>
          <w:sz w:val="24"/>
          <w:szCs w:val="24"/>
        </w:rPr>
        <w:t>must</w:t>
      </w:r>
      <w:r w:rsidRPr="00BA567B">
        <w:rPr>
          <w:spacing w:val="13"/>
          <w:sz w:val="24"/>
          <w:szCs w:val="24"/>
        </w:rPr>
        <w:t xml:space="preserve"> </w:t>
      </w:r>
      <w:r w:rsidRPr="00BA567B">
        <w:rPr>
          <w:sz w:val="24"/>
          <w:szCs w:val="24"/>
        </w:rPr>
        <w:t>be</w:t>
      </w:r>
      <w:r w:rsidRPr="00BA567B">
        <w:rPr>
          <w:spacing w:val="-67"/>
          <w:sz w:val="24"/>
          <w:szCs w:val="24"/>
        </w:rPr>
        <w:t xml:space="preserve"> </w:t>
      </w:r>
      <w:r w:rsidRPr="00BA567B">
        <w:rPr>
          <w:sz w:val="24"/>
          <w:szCs w:val="24"/>
        </w:rPr>
        <w:t>rejected.</w:t>
      </w:r>
    </w:p>
    <w:p w:rsidR="00473091" w:rsidRPr="00BA567B" w:rsidRDefault="00473091" w:rsidP="007D2680">
      <w:pPr>
        <w:jc w:val="both"/>
        <w:rPr>
          <w:sz w:val="24"/>
          <w:szCs w:val="24"/>
        </w:rPr>
      </w:pPr>
    </w:p>
    <w:p w:rsidR="00473091" w:rsidRDefault="00473091" w:rsidP="007D2680">
      <w:pPr>
        <w:jc w:val="both"/>
        <w:rPr>
          <w:sz w:val="24"/>
          <w:szCs w:val="24"/>
        </w:rPr>
      </w:pPr>
      <w:proofErr w:type="gramStart"/>
      <w:r w:rsidRPr="00BA567B">
        <w:rPr>
          <w:sz w:val="24"/>
          <w:szCs w:val="24"/>
        </w:rPr>
        <w:t>Capabilities</w:t>
      </w:r>
      <w:r w:rsidRPr="00BA567B">
        <w:rPr>
          <w:spacing w:val="63"/>
          <w:sz w:val="24"/>
          <w:szCs w:val="24"/>
        </w:rPr>
        <w:t xml:space="preserve"> </w:t>
      </w:r>
      <w:r w:rsidRPr="00BA567B">
        <w:rPr>
          <w:sz w:val="24"/>
          <w:szCs w:val="24"/>
        </w:rPr>
        <w:t>:</w:t>
      </w:r>
      <w:proofErr w:type="gramEnd"/>
      <w:r w:rsidRPr="00BA567B">
        <w:rPr>
          <w:spacing w:val="-10"/>
          <w:sz w:val="24"/>
          <w:szCs w:val="24"/>
        </w:rPr>
        <w:t xml:space="preserve"> </w:t>
      </w:r>
      <w:r w:rsidRPr="00BA567B">
        <w:rPr>
          <w:sz w:val="24"/>
          <w:szCs w:val="24"/>
        </w:rPr>
        <w:t>Recognized features</w:t>
      </w:r>
      <w:r w:rsidRPr="00BA567B">
        <w:rPr>
          <w:spacing w:val="-3"/>
          <w:sz w:val="24"/>
          <w:szCs w:val="24"/>
        </w:rPr>
        <w:t xml:space="preserve"> </w:t>
      </w:r>
      <w:r w:rsidRPr="00BA567B">
        <w:rPr>
          <w:sz w:val="24"/>
          <w:szCs w:val="24"/>
        </w:rPr>
        <w:t>ought</w:t>
      </w:r>
      <w:r w:rsidRPr="00BA567B">
        <w:rPr>
          <w:spacing w:val="-4"/>
          <w:sz w:val="24"/>
          <w:szCs w:val="24"/>
        </w:rPr>
        <w:t xml:space="preserve"> </w:t>
      </w:r>
      <w:r w:rsidRPr="00BA567B">
        <w:rPr>
          <w:sz w:val="24"/>
          <w:szCs w:val="24"/>
        </w:rPr>
        <w:t>to</w:t>
      </w:r>
      <w:r w:rsidRPr="00BA567B">
        <w:rPr>
          <w:spacing w:val="-5"/>
          <w:sz w:val="24"/>
          <w:szCs w:val="24"/>
        </w:rPr>
        <w:t xml:space="preserve"> </w:t>
      </w:r>
      <w:r w:rsidRPr="00BA567B">
        <w:rPr>
          <w:sz w:val="24"/>
          <w:szCs w:val="24"/>
        </w:rPr>
        <w:t>be</w:t>
      </w:r>
      <w:r w:rsidRPr="00BA567B">
        <w:rPr>
          <w:spacing w:val="-4"/>
          <w:sz w:val="24"/>
          <w:szCs w:val="24"/>
        </w:rPr>
        <w:t xml:space="preserve"> </w:t>
      </w:r>
      <w:r w:rsidRPr="00BA567B">
        <w:rPr>
          <w:sz w:val="24"/>
          <w:szCs w:val="24"/>
        </w:rPr>
        <w:t>exercised.</w:t>
      </w:r>
    </w:p>
    <w:p w:rsidR="00473091" w:rsidRPr="00BA567B" w:rsidRDefault="00473091" w:rsidP="007D2680">
      <w:pPr>
        <w:jc w:val="both"/>
        <w:rPr>
          <w:sz w:val="24"/>
          <w:szCs w:val="24"/>
        </w:rPr>
      </w:pPr>
    </w:p>
    <w:p w:rsidR="00473091" w:rsidRDefault="00473091" w:rsidP="007D2680">
      <w:pPr>
        <w:jc w:val="both"/>
        <w:rPr>
          <w:sz w:val="24"/>
          <w:szCs w:val="24"/>
        </w:rPr>
      </w:pPr>
      <w:proofErr w:type="gramStart"/>
      <w:r w:rsidRPr="00BA567B">
        <w:rPr>
          <w:sz w:val="24"/>
          <w:szCs w:val="24"/>
        </w:rPr>
        <w:t>Output :</w:t>
      </w:r>
      <w:proofErr w:type="gramEnd"/>
      <w:r w:rsidRPr="00BA567B">
        <w:rPr>
          <w:spacing w:val="9"/>
          <w:sz w:val="24"/>
          <w:szCs w:val="24"/>
        </w:rPr>
        <w:t xml:space="preserve"> </w:t>
      </w:r>
      <w:r w:rsidRPr="00BA567B">
        <w:rPr>
          <w:sz w:val="24"/>
          <w:szCs w:val="24"/>
        </w:rPr>
        <w:t>Recognized</w:t>
      </w:r>
      <w:r w:rsidRPr="00BA567B">
        <w:rPr>
          <w:spacing w:val="15"/>
          <w:sz w:val="24"/>
          <w:szCs w:val="24"/>
        </w:rPr>
        <w:t xml:space="preserve"> </w:t>
      </w:r>
      <w:r w:rsidRPr="00BA567B">
        <w:rPr>
          <w:sz w:val="24"/>
          <w:szCs w:val="24"/>
        </w:rPr>
        <w:t>courses</w:t>
      </w:r>
      <w:r w:rsidRPr="00BA567B">
        <w:rPr>
          <w:spacing w:val="17"/>
          <w:sz w:val="24"/>
          <w:szCs w:val="24"/>
        </w:rPr>
        <w:t xml:space="preserve"> </w:t>
      </w:r>
      <w:r w:rsidRPr="00BA567B">
        <w:rPr>
          <w:sz w:val="24"/>
          <w:szCs w:val="24"/>
        </w:rPr>
        <w:t>of</w:t>
      </w:r>
      <w:r w:rsidRPr="00BA567B">
        <w:rPr>
          <w:spacing w:val="8"/>
          <w:sz w:val="24"/>
          <w:szCs w:val="24"/>
        </w:rPr>
        <w:t xml:space="preserve"> </w:t>
      </w:r>
      <w:r w:rsidRPr="00BA567B">
        <w:rPr>
          <w:sz w:val="24"/>
          <w:szCs w:val="24"/>
        </w:rPr>
        <w:t>software</w:t>
      </w:r>
      <w:r w:rsidRPr="00BA567B">
        <w:rPr>
          <w:spacing w:val="16"/>
          <w:sz w:val="24"/>
          <w:szCs w:val="24"/>
        </w:rPr>
        <w:t xml:space="preserve"> </w:t>
      </w:r>
      <w:r w:rsidRPr="00BA567B">
        <w:rPr>
          <w:sz w:val="24"/>
          <w:szCs w:val="24"/>
        </w:rPr>
        <w:t>outputs</w:t>
      </w:r>
      <w:r w:rsidRPr="00BA567B">
        <w:rPr>
          <w:spacing w:val="16"/>
          <w:sz w:val="24"/>
          <w:szCs w:val="24"/>
        </w:rPr>
        <w:t xml:space="preserve"> </w:t>
      </w:r>
      <w:r w:rsidRPr="00BA567B">
        <w:rPr>
          <w:sz w:val="24"/>
          <w:szCs w:val="24"/>
        </w:rPr>
        <w:t>have</w:t>
      </w:r>
      <w:r w:rsidRPr="00BA567B">
        <w:rPr>
          <w:spacing w:val="20"/>
          <w:sz w:val="24"/>
          <w:szCs w:val="24"/>
        </w:rPr>
        <w:t xml:space="preserve"> </w:t>
      </w:r>
      <w:r w:rsidRPr="00BA567B">
        <w:rPr>
          <w:sz w:val="24"/>
          <w:szCs w:val="24"/>
        </w:rPr>
        <w:t>got</w:t>
      </w:r>
      <w:r w:rsidRPr="00BA567B">
        <w:rPr>
          <w:spacing w:val="14"/>
          <w:sz w:val="24"/>
          <w:szCs w:val="24"/>
        </w:rPr>
        <w:t xml:space="preserve"> </w:t>
      </w:r>
      <w:r w:rsidRPr="00BA567B">
        <w:rPr>
          <w:sz w:val="24"/>
          <w:szCs w:val="24"/>
        </w:rPr>
        <w:t>to</w:t>
      </w:r>
      <w:r w:rsidRPr="00BA567B">
        <w:rPr>
          <w:spacing w:val="-67"/>
          <w:sz w:val="24"/>
          <w:szCs w:val="24"/>
        </w:rPr>
        <w:t xml:space="preserve"> </w:t>
      </w:r>
      <w:r w:rsidRPr="00BA567B">
        <w:rPr>
          <w:sz w:val="24"/>
          <w:szCs w:val="24"/>
        </w:rPr>
        <w:t>be</w:t>
      </w:r>
      <w:r w:rsidRPr="00BA567B">
        <w:rPr>
          <w:spacing w:val="1"/>
          <w:sz w:val="24"/>
          <w:szCs w:val="24"/>
        </w:rPr>
        <w:t xml:space="preserve"> </w:t>
      </w:r>
      <w:r w:rsidRPr="00BA567B">
        <w:rPr>
          <w:sz w:val="24"/>
          <w:szCs w:val="24"/>
        </w:rPr>
        <w:t>exercised.</w:t>
      </w:r>
    </w:p>
    <w:p w:rsidR="00473091" w:rsidRPr="00BA567B" w:rsidRDefault="00473091" w:rsidP="007D2680">
      <w:pPr>
        <w:jc w:val="both"/>
        <w:rPr>
          <w:sz w:val="24"/>
          <w:szCs w:val="24"/>
        </w:rPr>
      </w:pPr>
    </w:p>
    <w:p w:rsidR="00473091" w:rsidRPr="00BA567B" w:rsidRDefault="00473091" w:rsidP="007D2680">
      <w:pPr>
        <w:jc w:val="both"/>
        <w:rPr>
          <w:sz w:val="24"/>
          <w:szCs w:val="24"/>
        </w:rPr>
      </w:pPr>
      <w:r w:rsidRPr="00BA567B">
        <w:rPr>
          <w:sz w:val="24"/>
          <w:szCs w:val="24"/>
        </w:rPr>
        <w:t>Systems/Procedures:</w:t>
      </w:r>
      <w:r w:rsidRPr="00BA567B">
        <w:rPr>
          <w:spacing w:val="6"/>
          <w:sz w:val="24"/>
          <w:szCs w:val="24"/>
        </w:rPr>
        <w:t xml:space="preserve"> </w:t>
      </w:r>
      <w:r w:rsidRPr="00BA567B">
        <w:rPr>
          <w:sz w:val="24"/>
          <w:szCs w:val="24"/>
        </w:rPr>
        <w:t>performance</w:t>
      </w:r>
      <w:r w:rsidRPr="00BA567B">
        <w:rPr>
          <w:spacing w:val="12"/>
          <w:sz w:val="24"/>
          <w:szCs w:val="24"/>
        </w:rPr>
        <w:t xml:space="preserve"> </w:t>
      </w:r>
      <w:r w:rsidRPr="00BA567B">
        <w:rPr>
          <w:sz w:val="24"/>
          <w:szCs w:val="24"/>
        </w:rPr>
        <w:t>of</w:t>
      </w:r>
      <w:r w:rsidRPr="00BA567B">
        <w:rPr>
          <w:spacing w:val="10"/>
          <w:sz w:val="24"/>
          <w:szCs w:val="24"/>
        </w:rPr>
        <w:t xml:space="preserve"> </w:t>
      </w:r>
      <w:r w:rsidRPr="00BA567B">
        <w:rPr>
          <w:sz w:val="24"/>
          <w:szCs w:val="24"/>
        </w:rPr>
        <w:t>the</w:t>
      </w:r>
      <w:r w:rsidRPr="00BA567B">
        <w:rPr>
          <w:spacing w:val="12"/>
          <w:sz w:val="24"/>
          <w:szCs w:val="24"/>
        </w:rPr>
        <w:t xml:space="preserve"> </w:t>
      </w:r>
      <w:r w:rsidRPr="00BA567B">
        <w:rPr>
          <w:sz w:val="24"/>
          <w:szCs w:val="24"/>
        </w:rPr>
        <w:t>system</w:t>
      </w:r>
      <w:r w:rsidRPr="00BA567B">
        <w:rPr>
          <w:spacing w:val="10"/>
          <w:sz w:val="24"/>
          <w:szCs w:val="24"/>
        </w:rPr>
        <w:t xml:space="preserve"> </w:t>
      </w:r>
      <w:r w:rsidRPr="00BA567B">
        <w:rPr>
          <w:sz w:val="24"/>
          <w:szCs w:val="24"/>
        </w:rPr>
        <w:t>here</w:t>
      </w:r>
      <w:r w:rsidRPr="00BA567B">
        <w:rPr>
          <w:spacing w:val="12"/>
          <w:sz w:val="24"/>
          <w:szCs w:val="24"/>
        </w:rPr>
        <w:t xml:space="preserve"> </w:t>
      </w:r>
      <w:r w:rsidRPr="00BA567B">
        <w:rPr>
          <w:sz w:val="24"/>
          <w:szCs w:val="24"/>
        </w:rPr>
        <w:t>was</w:t>
      </w:r>
      <w:r w:rsidRPr="00BA567B">
        <w:rPr>
          <w:spacing w:val="-67"/>
          <w:sz w:val="24"/>
          <w:szCs w:val="24"/>
        </w:rPr>
        <w:t xml:space="preserve"> </w:t>
      </w:r>
      <w:r w:rsidRPr="00BA567B">
        <w:rPr>
          <w:sz w:val="24"/>
          <w:szCs w:val="24"/>
        </w:rPr>
        <w:t>invoked</w:t>
      </w:r>
    </w:p>
    <w:p w:rsidR="00473091" w:rsidRPr="00BA567B" w:rsidRDefault="00473091" w:rsidP="007D2680">
      <w:pPr>
        <w:jc w:val="both"/>
        <w:rPr>
          <w:sz w:val="24"/>
          <w:szCs w:val="24"/>
        </w:rPr>
      </w:pPr>
      <w:r w:rsidRPr="00BA567B">
        <w:rPr>
          <w:sz w:val="24"/>
          <w:szCs w:val="24"/>
        </w:rPr>
        <w:softHyphen/>
      </w:r>
      <w:r w:rsidRPr="00BA567B">
        <w:rPr>
          <w:sz w:val="24"/>
          <w:szCs w:val="24"/>
        </w:rPr>
        <w:softHyphen/>
      </w:r>
    </w:p>
    <w:p w:rsidR="00473091" w:rsidRDefault="00473091" w:rsidP="007D2680">
      <w:pPr>
        <w:jc w:val="both"/>
        <w:rPr>
          <w:sz w:val="24"/>
          <w:szCs w:val="24"/>
        </w:rPr>
      </w:pPr>
      <w:r w:rsidRPr="00BA567B">
        <w:rPr>
          <w:sz w:val="24"/>
          <w:szCs w:val="24"/>
        </w:rPr>
        <w:t>Individual</w:t>
      </w:r>
      <w:r w:rsidRPr="00BA567B">
        <w:rPr>
          <w:spacing w:val="1"/>
          <w:sz w:val="24"/>
          <w:szCs w:val="24"/>
        </w:rPr>
        <w:t xml:space="preserve"> </w:t>
      </w:r>
      <w:r w:rsidRPr="00BA567B">
        <w:rPr>
          <w:sz w:val="24"/>
          <w:szCs w:val="24"/>
        </w:rPr>
        <w:t>and</w:t>
      </w:r>
      <w:r w:rsidRPr="00BA567B">
        <w:rPr>
          <w:spacing w:val="1"/>
          <w:sz w:val="24"/>
          <w:szCs w:val="24"/>
        </w:rPr>
        <w:t xml:space="preserve"> </w:t>
      </w:r>
      <w:r w:rsidRPr="00BA567B">
        <w:rPr>
          <w:sz w:val="24"/>
          <w:szCs w:val="24"/>
        </w:rPr>
        <w:t>team</w:t>
      </w:r>
      <w:r w:rsidRPr="00BA567B">
        <w:rPr>
          <w:spacing w:val="1"/>
          <w:sz w:val="24"/>
          <w:szCs w:val="24"/>
        </w:rPr>
        <w:t xml:space="preserve"> </w:t>
      </w:r>
      <w:r w:rsidRPr="00BA567B">
        <w:rPr>
          <w:sz w:val="24"/>
          <w:szCs w:val="24"/>
        </w:rPr>
        <w:t>work</w:t>
      </w:r>
      <w:r w:rsidRPr="00BA567B">
        <w:rPr>
          <w:spacing w:val="1"/>
          <w:sz w:val="24"/>
          <w:szCs w:val="24"/>
        </w:rPr>
        <w:t xml:space="preserve"> </w:t>
      </w:r>
      <w:r w:rsidRPr="00BA567B">
        <w:rPr>
          <w:sz w:val="24"/>
          <w:szCs w:val="24"/>
        </w:rPr>
        <w:t>of</w:t>
      </w:r>
      <w:r w:rsidRPr="00BA567B">
        <w:rPr>
          <w:spacing w:val="1"/>
          <w:sz w:val="24"/>
          <w:szCs w:val="24"/>
        </w:rPr>
        <w:t xml:space="preserve"> </w:t>
      </w:r>
      <w:r w:rsidRPr="00BA567B">
        <w:rPr>
          <w:sz w:val="24"/>
          <w:szCs w:val="24"/>
        </w:rPr>
        <w:t>useful</w:t>
      </w:r>
      <w:r w:rsidRPr="00BA567B">
        <w:rPr>
          <w:spacing w:val="1"/>
          <w:sz w:val="24"/>
          <w:szCs w:val="24"/>
        </w:rPr>
        <w:t xml:space="preserve"> </w:t>
      </w:r>
      <w:r w:rsidRPr="00BA567B">
        <w:rPr>
          <w:sz w:val="24"/>
          <w:szCs w:val="24"/>
        </w:rPr>
        <w:t>checks</w:t>
      </w:r>
      <w:r w:rsidRPr="00BA567B">
        <w:rPr>
          <w:spacing w:val="1"/>
          <w:sz w:val="24"/>
          <w:szCs w:val="24"/>
        </w:rPr>
        <w:t xml:space="preserve"> </w:t>
      </w:r>
      <w:r w:rsidRPr="00BA567B">
        <w:rPr>
          <w:sz w:val="24"/>
          <w:szCs w:val="24"/>
        </w:rPr>
        <w:t>is</w:t>
      </w:r>
      <w:r w:rsidRPr="00BA567B">
        <w:rPr>
          <w:spacing w:val="1"/>
          <w:sz w:val="24"/>
          <w:szCs w:val="24"/>
        </w:rPr>
        <w:t xml:space="preserve"> </w:t>
      </w:r>
      <w:r w:rsidRPr="00BA567B">
        <w:rPr>
          <w:sz w:val="24"/>
          <w:szCs w:val="24"/>
        </w:rPr>
        <w:t>fascinated</w:t>
      </w:r>
      <w:r w:rsidRPr="00BA567B">
        <w:rPr>
          <w:spacing w:val="1"/>
          <w:sz w:val="24"/>
          <w:szCs w:val="24"/>
        </w:rPr>
        <w:t xml:space="preserve"> </w:t>
      </w:r>
      <w:r w:rsidRPr="00BA567B">
        <w:rPr>
          <w:sz w:val="24"/>
          <w:szCs w:val="24"/>
        </w:rPr>
        <w:t>by</w:t>
      </w:r>
      <w:r w:rsidRPr="00BA567B">
        <w:rPr>
          <w:spacing w:val="1"/>
          <w:sz w:val="24"/>
          <w:szCs w:val="24"/>
        </w:rPr>
        <w:t xml:space="preserve"> </w:t>
      </w:r>
      <w:r w:rsidRPr="00BA567B">
        <w:rPr>
          <w:sz w:val="24"/>
          <w:szCs w:val="24"/>
        </w:rPr>
        <w:t>specifications,</w:t>
      </w:r>
      <w:r w:rsidRPr="00BA567B">
        <w:rPr>
          <w:spacing w:val="1"/>
          <w:sz w:val="24"/>
          <w:szCs w:val="24"/>
        </w:rPr>
        <w:t xml:space="preserve"> </w:t>
      </w:r>
      <w:r w:rsidRPr="00BA567B">
        <w:rPr>
          <w:sz w:val="24"/>
          <w:szCs w:val="24"/>
        </w:rPr>
        <w:t>key</w:t>
      </w:r>
      <w:r w:rsidRPr="00BA567B">
        <w:rPr>
          <w:spacing w:val="1"/>
          <w:sz w:val="24"/>
          <w:szCs w:val="24"/>
        </w:rPr>
        <w:t xml:space="preserve"> </w:t>
      </w:r>
      <w:r w:rsidRPr="00BA567B">
        <w:rPr>
          <w:sz w:val="24"/>
          <w:szCs w:val="24"/>
        </w:rPr>
        <w:t>capabilities,</w:t>
      </w:r>
      <w:r w:rsidRPr="00BA567B">
        <w:rPr>
          <w:spacing w:val="1"/>
          <w:sz w:val="24"/>
          <w:szCs w:val="24"/>
        </w:rPr>
        <w:t xml:space="preserve"> </w:t>
      </w:r>
      <w:r w:rsidRPr="00BA567B">
        <w:rPr>
          <w:sz w:val="24"/>
          <w:szCs w:val="24"/>
        </w:rPr>
        <w:t>or</w:t>
      </w:r>
      <w:r w:rsidRPr="00BA567B">
        <w:rPr>
          <w:spacing w:val="1"/>
          <w:sz w:val="24"/>
          <w:szCs w:val="24"/>
        </w:rPr>
        <w:t xml:space="preserve"> </w:t>
      </w:r>
      <w:r w:rsidRPr="00BA567B">
        <w:rPr>
          <w:sz w:val="24"/>
          <w:szCs w:val="24"/>
        </w:rPr>
        <w:t>special</w:t>
      </w:r>
      <w:r w:rsidRPr="00BA567B">
        <w:rPr>
          <w:spacing w:val="1"/>
          <w:sz w:val="24"/>
          <w:szCs w:val="24"/>
        </w:rPr>
        <w:t xml:space="preserve"> </w:t>
      </w:r>
      <w:r w:rsidRPr="00BA567B">
        <w:rPr>
          <w:sz w:val="24"/>
          <w:szCs w:val="24"/>
        </w:rPr>
        <w:t>scan</w:t>
      </w:r>
      <w:r w:rsidRPr="00BA567B">
        <w:rPr>
          <w:spacing w:val="71"/>
          <w:sz w:val="24"/>
          <w:szCs w:val="24"/>
        </w:rPr>
        <w:t xml:space="preserve"> </w:t>
      </w:r>
      <w:r w:rsidRPr="00BA567B">
        <w:rPr>
          <w:sz w:val="24"/>
          <w:szCs w:val="24"/>
        </w:rPr>
        <w:t>instances.</w:t>
      </w:r>
      <w:r w:rsidRPr="00BA567B">
        <w:rPr>
          <w:spacing w:val="1"/>
          <w:sz w:val="24"/>
          <w:szCs w:val="24"/>
        </w:rPr>
        <w:t xml:space="preserve"> </w:t>
      </w:r>
      <w:r w:rsidRPr="00BA567B">
        <w:rPr>
          <w:sz w:val="24"/>
          <w:szCs w:val="24"/>
        </w:rPr>
        <w:t>Moreover, systematic insurance plan concerning establish business</w:t>
      </w:r>
      <w:r w:rsidRPr="00BA567B">
        <w:rPr>
          <w:spacing w:val="1"/>
          <w:sz w:val="24"/>
          <w:szCs w:val="24"/>
        </w:rPr>
        <w:t xml:space="preserve"> </w:t>
      </w:r>
      <w:r w:rsidRPr="00BA567B">
        <w:rPr>
          <w:sz w:val="24"/>
          <w:szCs w:val="24"/>
        </w:rPr>
        <w:t>method</w:t>
      </w:r>
      <w:r w:rsidRPr="00BA567B">
        <w:rPr>
          <w:spacing w:val="1"/>
          <w:sz w:val="24"/>
          <w:szCs w:val="24"/>
        </w:rPr>
        <w:t xml:space="preserve"> </w:t>
      </w:r>
      <w:r w:rsidRPr="00BA567B">
        <w:rPr>
          <w:sz w:val="24"/>
          <w:szCs w:val="24"/>
        </w:rPr>
        <w:t>flows; data fields, predefined processes, and successive</w:t>
      </w:r>
      <w:r w:rsidRPr="00BA567B">
        <w:rPr>
          <w:spacing w:val="1"/>
          <w:sz w:val="24"/>
          <w:szCs w:val="24"/>
        </w:rPr>
        <w:t xml:space="preserve"> </w:t>
      </w:r>
      <w:r w:rsidRPr="00BA567B">
        <w:rPr>
          <w:sz w:val="24"/>
          <w:szCs w:val="24"/>
        </w:rPr>
        <w:t>strategies have to be regarded for trying out. Before useful trying</w:t>
      </w:r>
      <w:r w:rsidRPr="00BA567B">
        <w:rPr>
          <w:spacing w:val="1"/>
          <w:sz w:val="24"/>
          <w:szCs w:val="24"/>
        </w:rPr>
        <w:t xml:space="preserve"> </w:t>
      </w:r>
      <w:r w:rsidRPr="00BA567B">
        <w:rPr>
          <w:sz w:val="24"/>
          <w:szCs w:val="24"/>
        </w:rPr>
        <w:t>out is whole, extra checks are recognized and the strong price of</w:t>
      </w:r>
      <w:r w:rsidRPr="00BA567B">
        <w:rPr>
          <w:spacing w:val="1"/>
          <w:sz w:val="24"/>
          <w:szCs w:val="24"/>
        </w:rPr>
        <w:t xml:space="preserve"> </w:t>
      </w:r>
      <w:r w:rsidRPr="00BA567B">
        <w:rPr>
          <w:sz w:val="24"/>
          <w:szCs w:val="24"/>
        </w:rPr>
        <w:t>present checks</w:t>
      </w:r>
      <w:r w:rsidRPr="00BA567B">
        <w:rPr>
          <w:spacing w:val="3"/>
          <w:sz w:val="24"/>
          <w:szCs w:val="24"/>
        </w:rPr>
        <w:t xml:space="preserve"> </w:t>
      </w:r>
      <w:r w:rsidRPr="00BA567B">
        <w:rPr>
          <w:sz w:val="24"/>
          <w:szCs w:val="24"/>
        </w:rPr>
        <w:t>be</w:t>
      </w:r>
      <w:r w:rsidRPr="00BA567B">
        <w:rPr>
          <w:spacing w:val="1"/>
          <w:sz w:val="24"/>
          <w:szCs w:val="24"/>
        </w:rPr>
        <w:t xml:space="preserve"> </w:t>
      </w:r>
      <w:proofErr w:type="spellStart"/>
      <w:r w:rsidRPr="00BA567B">
        <w:rPr>
          <w:sz w:val="24"/>
          <w:szCs w:val="24"/>
        </w:rPr>
        <w:t>strongminded</w:t>
      </w:r>
      <w:proofErr w:type="spellEnd"/>
      <w:r w:rsidRPr="00BA567B">
        <w:rPr>
          <w:sz w:val="24"/>
          <w:szCs w:val="24"/>
        </w:rPr>
        <w:t>.</w:t>
      </w:r>
    </w:p>
    <w:p w:rsidR="00473091" w:rsidRPr="003E1BB7" w:rsidRDefault="00473091" w:rsidP="007D2680">
      <w:pPr>
        <w:jc w:val="both"/>
        <w:rPr>
          <w:i/>
          <w:sz w:val="24"/>
          <w:szCs w:val="24"/>
        </w:rPr>
      </w:pPr>
      <w:r w:rsidRPr="003E1BB7">
        <w:rPr>
          <w:i/>
          <w:sz w:val="24"/>
          <w:szCs w:val="24"/>
        </w:rPr>
        <w:t>System Testing:</w:t>
      </w:r>
    </w:p>
    <w:p w:rsidR="00473091" w:rsidRDefault="00473091" w:rsidP="007D2680">
      <w:pPr>
        <w:jc w:val="both"/>
        <w:rPr>
          <w:sz w:val="24"/>
          <w:szCs w:val="24"/>
        </w:rPr>
      </w:pPr>
    </w:p>
    <w:p w:rsidR="00473091" w:rsidRDefault="00473091" w:rsidP="007D2680">
      <w:pPr>
        <w:jc w:val="both"/>
        <w:rPr>
          <w:sz w:val="24"/>
          <w:szCs w:val="24"/>
        </w:rPr>
      </w:pPr>
      <w:r>
        <w:rPr>
          <w:sz w:val="24"/>
          <w:szCs w:val="24"/>
        </w:rPr>
        <w:t>S</w:t>
      </w:r>
      <w:r w:rsidRPr="00BA567B">
        <w:rPr>
          <w:sz w:val="24"/>
          <w:szCs w:val="24"/>
        </w:rPr>
        <w:t>cheme difficult ensure so as to the whole included agenda process meets principles. It exams a pattern to make sure identified and predictable outcome. An illustration of procedure testing is the configuration oriented approach integration scan. System testing is based on approach descriptions and flows, emphasizing pre-driven system links and integration aspects.</w:t>
      </w:r>
    </w:p>
    <w:p w:rsidR="00473091" w:rsidRPr="00BA567B" w:rsidRDefault="00473091" w:rsidP="007D2680">
      <w:pPr>
        <w:jc w:val="both"/>
        <w:rPr>
          <w:sz w:val="24"/>
          <w:szCs w:val="24"/>
        </w:rPr>
      </w:pPr>
    </w:p>
    <w:p w:rsidR="00473091" w:rsidRDefault="00473091" w:rsidP="007D2680">
      <w:pPr>
        <w:jc w:val="both"/>
        <w:rPr>
          <w:i/>
          <w:sz w:val="24"/>
          <w:szCs w:val="24"/>
        </w:rPr>
      </w:pPr>
      <w:r w:rsidRPr="003E1BB7">
        <w:rPr>
          <w:i/>
          <w:sz w:val="24"/>
          <w:szCs w:val="24"/>
        </w:rPr>
        <w:t>White Box Testing</w:t>
      </w:r>
      <w:r>
        <w:rPr>
          <w:i/>
          <w:sz w:val="24"/>
          <w:szCs w:val="24"/>
        </w:rPr>
        <w:t>:</w:t>
      </w:r>
    </w:p>
    <w:p w:rsidR="00473091" w:rsidRPr="003E1BB7" w:rsidRDefault="00473091" w:rsidP="007D2680">
      <w:pPr>
        <w:jc w:val="both"/>
      </w:pPr>
    </w:p>
    <w:p w:rsidR="00473091" w:rsidRDefault="00473091" w:rsidP="007D2680">
      <w:pPr>
        <w:jc w:val="both"/>
        <w:rPr>
          <w:sz w:val="24"/>
          <w:szCs w:val="24"/>
        </w:rPr>
      </w:pPr>
      <w:r w:rsidRPr="00BA567B">
        <w:rPr>
          <w:sz w:val="24"/>
          <w:szCs w:val="24"/>
        </w:rPr>
        <w:t>This testing is a trying out wherein where the application tester has competencies of the interior workings, constitution and software language, or at least its cause. It's rationale. It's used to test areas that can't be reached from a black box stage.</w:t>
      </w:r>
    </w:p>
    <w:p w:rsidR="00473091" w:rsidRDefault="00473091" w:rsidP="007D2680">
      <w:pPr>
        <w:jc w:val="both"/>
        <w:rPr>
          <w:sz w:val="24"/>
          <w:szCs w:val="24"/>
        </w:rPr>
      </w:pPr>
    </w:p>
    <w:p w:rsidR="00473091" w:rsidRDefault="00473091" w:rsidP="007D2680">
      <w:pPr>
        <w:jc w:val="both"/>
        <w:rPr>
          <w:i/>
          <w:sz w:val="24"/>
          <w:szCs w:val="24"/>
        </w:rPr>
      </w:pPr>
      <w:r w:rsidRPr="003E1BB7">
        <w:rPr>
          <w:rStyle w:val="Heading4Char"/>
          <w:rFonts w:ascii="Times New Roman" w:hAnsi="Times New Roman" w:cs="Times New Roman"/>
          <w:i w:val="0"/>
          <w:color w:val="auto"/>
          <w:sz w:val="24"/>
          <w:szCs w:val="24"/>
        </w:rPr>
        <w:t>Black Box Testing</w:t>
      </w:r>
      <w:r w:rsidRPr="003E1BB7">
        <w:rPr>
          <w:i/>
          <w:sz w:val="24"/>
          <w:szCs w:val="24"/>
        </w:rPr>
        <w:t>:</w:t>
      </w:r>
    </w:p>
    <w:p w:rsidR="00473091" w:rsidRPr="003E1BB7" w:rsidRDefault="00473091" w:rsidP="007D2680">
      <w:pPr>
        <w:jc w:val="both"/>
        <w:rPr>
          <w:i/>
          <w:sz w:val="24"/>
          <w:szCs w:val="24"/>
        </w:rPr>
      </w:pPr>
    </w:p>
    <w:p w:rsidR="00473091" w:rsidRPr="00BA567B" w:rsidRDefault="00473091" w:rsidP="007D2680">
      <w:pPr>
        <w:jc w:val="both"/>
        <w:rPr>
          <w:sz w:val="24"/>
          <w:szCs w:val="24"/>
        </w:rPr>
      </w:pPr>
      <w:r w:rsidRPr="00BA567B">
        <w:rPr>
          <w:sz w:val="24"/>
          <w:szCs w:val="24"/>
        </w:rPr>
        <w:t>This is testing the software with none advantage of the inside workings, establishment or words of the unit life form veteran. Black field checks, as most other sorts of</w:t>
      </w:r>
    </w:p>
    <w:p w:rsidR="00473091" w:rsidRDefault="00473091" w:rsidP="007D2680">
      <w:pPr>
        <w:jc w:val="both"/>
        <w:rPr>
          <w:sz w:val="24"/>
        </w:rPr>
      </w:pPr>
    </w:p>
    <w:p w:rsidR="00473091" w:rsidRPr="003E1BB7" w:rsidRDefault="00473091" w:rsidP="007D2680">
      <w:pPr>
        <w:jc w:val="both"/>
      </w:pPr>
      <w:bookmarkStart w:id="65" w:name="6.3_LEVELS_OF_TESTING"/>
      <w:bookmarkStart w:id="66" w:name="_bookmark34"/>
      <w:bookmarkEnd w:id="65"/>
      <w:bookmarkEnd w:id="66"/>
      <w:r w:rsidRPr="003E1BB7">
        <w:t>6.3 L</w:t>
      </w:r>
      <w:r>
        <w:t>evels of Testing</w:t>
      </w:r>
    </w:p>
    <w:p w:rsidR="00473091" w:rsidRDefault="00473091" w:rsidP="007D2680">
      <w:pPr>
        <w:jc w:val="both"/>
        <w:rPr>
          <w:i/>
          <w:sz w:val="24"/>
          <w:szCs w:val="24"/>
        </w:rPr>
      </w:pPr>
    </w:p>
    <w:p w:rsidR="00473091" w:rsidRPr="003E1BB7" w:rsidRDefault="00473091" w:rsidP="007D2680">
      <w:pPr>
        <w:jc w:val="both"/>
        <w:rPr>
          <w:i/>
          <w:sz w:val="24"/>
          <w:szCs w:val="24"/>
        </w:rPr>
      </w:pPr>
      <w:r w:rsidRPr="003E1BB7">
        <w:rPr>
          <w:i/>
          <w:sz w:val="24"/>
          <w:szCs w:val="24"/>
        </w:rPr>
        <w:t>Unit Testing Strategy:</w:t>
      </w:r>
    </w:p>
    <w:p w:rsidR="00473091" w:rsidRPr="00BA567B" w:rsidRDefault="00473091" w:rsidP="007D2680">
      <w:pPr>
        <w:jc w:val="both"/>
      </w:pPr>
    </w:p>
    <w:p w:rsidR="00473091" w:rsidRPr="00BA567B" w:rsidRDefault="00473091" w:rsidP="007D2680">
      <w:pPr>
        <w:jc w:val="both"/>
        <w:rPr>
          <w:sz w:val="24"/>
          <w:szCs w:val="24"/>
        </w:rPr>
      </w:pPr>
      <w:r w:rsidRPr="00BA567B">
        <w:rPr>
          <w:sz w:val="24"/>
          <w:szCs w:val="24"/>
        </w:rPr>
        <w:t>Unit checking out is most commonly performed as a part of a mixed code and unit experiment part of the software lifecycle, though it be not exceptional for coding and unit checking out to be performed as two targeted phases.</w:t>
      </w:r>
    </w:p>
    <w:p w:rsidR="00473091" w:rsidRDefault="00473091" w:rsidP="007D2680">
      <w:pPr>
        <w:jc w:val="both"/>
      </w:pPr>
    </w:p>
    <w:p w:rsidR="00473091" w:rsidRPr="00F230AB" w:rsidRDefault="00473091" w:rsidP="007D2680">
      <w:pPr>
        <w:jc w:val="both"/>
        <w:rPr>
          <w:i/>
          <w:sz w:val="24"/>
          <w:szCs w:val="24"/>
        </w:rPr>
      </w:pPr>
      <w:r w:rsidRPr="00F230AB">
        <w:rPr>
          <w:i/>
          <w:sz w:val="24"/>
          <w:szCs w:val="24"/>
        </w:rPr>
        <w:t>Test</w:t>
      </w:r>
      <w:r w:rsidRPr="00F230AB">
        <w:rPr>
          <w:i/>
          <w:spacing w:val="-2"/>
          <w:sz w:val="24"/>
          <w:szCs w:val="24"/>
        </w:rPr>
        <w:t xml:space="preserve"> </w:t>
      </w:r>
      <w:r w:rsidRPr="00F230AB">
        <w:rPr>
          <w:i/>
          <w:sz w:val="24"/>
          <w:szCs w:val="24"/>
        </w:rPr>
        <w:t>Strategy</w:t>
      </w:r>
      <w:r w:rsidRPr="00F230AB">
        <w:rPr>
          <w:i/>
          <w:spacing w:val="-10"/>
          <w:sz w:val="24"/>
          <w:szCs w:val="24"/>
        </w:rPr>
        <w:t xml:space="preserve"> </w:t>
      </w:r>
      <w:proofErr w:type="gramStart"/>
      <w:r w:rsidRPr="00F230AB">
        <w:rPr>
          <w:i/>
          <w:sz w:val="24"/>
          <w:szCs w:val="24"/>
        </w:rPr>
        <w:t>And</w:t>
      </w:r>
      <w:proofErr w:type="gramEnd"/>
      <w:r w:rsidRPr="00F230AB">
        <w:rPr>
          <w:i/>
          <w:sz w:val="24"/>
          <w:szCs w:val="24"/>
        </w:rPr>
        <w:t xml:space="preserve"> Approach:</w:t>
      </w:r>
    </w:p>
    <w:p w:rsidR="00473091" w:rsidRDefault="00473091" w:rsidP="007D2680">
      <w:pPr>
        <w:jc w:val="both"/>
        <w:rPr>
          <w:sz w:val="24"/>
          <w:szCs w:val="24"/>
        </w:rPr>
      </w:pPr>
    </w:p>
    <w:p w:rsidR="00473091" w:rsidRDefault="00473091" w:rsidP="007D2680">
      <w:pPr>
        <w:jc w:val="both"/>
        <w:rPr>
          <w:sz w:val="24"/>
          <w:szCs w:val="24"/>
        </w:rPr>
      </w:pPr>
    </w:p>
    <w:p w:rsidR="00473091" w:rsidRPr="00BA567B" w:rsidRDefault="00473091" w:rsidP="007D2680">
      <w:pPr>
        <w:jc w:val="both"/>
        <w:rPr>
          <w:sz w:val="24"/>
          <w:szCs w:val="24"/>
        </w:rPr>
      </w:pPr>
    </w:p>
    <w:p w:rsidR="006E0C87" w:rsidRDefault="006E0C87" w:rsidP="007D2680">
      <w:pPr>
        <w:jc w:val="both"/>
      </w:pPr>
    </w:p>
    <w:p w:rsidR="006E0C87" w:rsidRPr="005250E0" w:rsidRDefault="006E0C87" w:rsidP="007D2680">
      <w:pPr>
        <w:jc w:val="both"/>
      </w:pPr>
    </w:p>
    <w:p w:rsidR="006E0C87" w:rsidRPr="005250E0" w:rsidRDefault="006E0C87" w:rsidP="007D2680">
      <w:pPr>
        <w:jc w:val="both"/>
      </w:pPr>
    </w:p>
    <w:p w:rsidR="006E0C87" w:rsidRPr="005250E0" w:rsidRDefault="006E0C87" w:rsidP="007D2680">
      <w:pPr>
        <w:jc w:val="both"/>
      </w:pPr>
    </w:p>
    <w:p w:rsidR="006E0C87" w:rsidRPr="005250E0" w:rsidRDefault="006E0C87" w:rsidP="007D2680">
      <w:pPr>
        <w:jc w:val="both"/>
      </w:pPr>
    </w:p>
    <w:p w:rsidR="006E0C87" w:rsidRDefault="006E0C87" w:rsidP="007D2680">
      <w:pPr>
        <w:jc w:val="both"/>
      </w:pPr>
    </w:p>
    <w:p w:rsidR="006E0C87" w:rsidRDefault="006E0C87" w:rsidP="007D2680">
      <w:pPr>
        <w:jc w:val="both"/>
      </w:pPr>
    </w:p>
    <w:p w:rsidR="00473091" w:rsidRPr="00473091" w:rsidRDefault="00473091" w:rsidP="007D2680">
      <w:pPr>
        <w:jc w:val="both"/>
        <w:rPr>
          <w:sz w:val="24"/>
          <w:szCs w:val="24"/>
        </w:rPr>
      </w:pPr>
      <w:r w:rsidRPr="00473091">
        <w:rPr>
          <w:sz w:val="24"/>
          <w:szCs w:val="24"/>
        </w:rPr>
        <w:t>Field testing out can be carried out manually and sensible assessments shall be written in element.</w:t>
      </w:r>
    </w:p>
    <w:p w:rsidR="00473091" w:rsidRPr="00473091" w:rsidRDefault="00473091" w:rsidP="007D2680">
      <w:pPr>
        <w:jc w:val="both"/>
        <w:rPr>
          <w:sz w:val="24"/>
          <w:szCs w:val="24"/>
        </w:rPr>
      </w:pPr>
      <w:r w:rsidRPr="00473091">
        <w:rPr>
          <w:sz w:val="24"/>
          <w:szCs w:val="24"/>
        </w:rPr>
        <w:t>Test Objectives:</w:t>
      </w:r>
    </w:p>
    <w:p w:rsidR="00473091" w:rsidRPr="00473091" w:rsidRDefault="00473091" w:rsidP="007D2680">
      <w:pPr>
        <w:jc w:val="both"/>
        <w:rPr>
          <w:sz w:val="24"/>
          <w:szCs w:val="24"/>
        </w:rPr>
      </w:pPr>
      <w:r w:rsidRPr="00473091">
        <w:rPr>
          <w:sz w:val="24"/>
          <w:szCs w:val="24"/>
        </w:rPr>
        <w:t>Each field must be work correctly.</w:t>
      </w:r>
    </w:p>
    <w:p w:rsidR="00473091" w:rsidRPr="00473091" w:rsidRDefault="00473091" w:rsidP="007D2680">
      <w:pPr>
        <w:jc w:val="both"/>
        <w:rPr>
          <w:sz w:val="24"/>
          <w:szCs w:val="24"/>
        </w:rPr>
      </w:pPr>
      <w:r w:rsidRPr="00473091">
        <w:rPr>
          <w:sz w:val="24"/>
          <w:szCs w:val="24"/>
        </w:rPr>
        <w:t>Each page must be activated through the specified link.</w:t>
      </w:r>
    </w:p>
    <w:p w:rsidR="00473091" w:rsidRPr="00473091" w:rsidRDefault="00473091" w:rsidP="007D2680">
      <w:pPr>
        <w:jc w:val="both"/>
        <w:rPr>
          <w:sz w:val="24"/>
          <w:szCs w:val="24"/>
        </w:rPr>
      </w:pPr>
      <w:r w:rsidRPr="00473091">
        <w:rPr>
          <w:sz w:val="24"/>
          <w:szCs w:val="24"/>
        </w:rPr>
        <w:t>Features to be tested Verify that the entries are of the correct format No duplicate entries should be allowed.</w:t>
      </w:r>
    </w:p>
    <w:p w:rsidR="00473091" w:rsidRPr="00473091" w:rsidRDefault="00473091" w:rsidP="007D2680">
      <w:pPr>
        <w:jc w:val="both"/>
        <w:rPr>
          <w:i/>
          <w:sz w:val="24"/>
          <w:szCs w:val="24"/>
        </w:rPr>
      </w:pPr>
    </w:p>
    <w:p w:rsidR="00473091" w:rsidRPr="00F230AB" w:rsidRDefault="00473091" w:rsidP="007D2680">
      <w:pPr>
        <w:jc w:val="both"/>
        <w:rPr>
          <w:i/>
          <w:color w:val="000000" w:themeColor="text1"/>
          <w:sz w:val="24"/>
          <w:szCs w:val="24"/>
        </w:rPr>
      </w:pPr>
      <w:r w:rsidRPr="00F230AB">
        <w:rPr>
          <w:i/>
          <w:color w:val="000000" w:themeColor="text1"/>
          <w:sz w:val="24"/>
          <w:szCs w:val="24"/>
        </w:rPr>
        <w:lastRenderedPageBreak/>
        <w:t>Integration</w:t>
      </w:r>
      <w:r w:rsidRPr="00F230AB">
        <w:rPr>
          <w:i/>
          <w:color w:val="000000" w:themeColor="text1"/>
          <w:spacing w:val="-5"/>
          <w:sz w:val="24"/>
          <w:szCs w:val="24"/>
        </w:rPr>
        <w:t xml:space="preserve"> </w:t>
      </w:r>
      <w:r w:rsidRPr="00F230AB">
        <w:rPr>
          <w:i/>
          <w:color w:val="000000" w:themeColor="text1"/>
          <w:sz w:val="24"/>
          <w:szCs w:val="24"/>
        </w:rPr>
        <w:t>Testing</w:t>
      </w:r>
      <w:r w:rsidRPr="00F230AB">
        <w:rPr>
          <w:i/>
          <w:color w:val="000000" w:themeColor="text1"/>
          <w:spacing w:val="-9"/>
          <w:sz w:val="24"/>
          <w:szCs w:val="24"/>
        </w:rPr>
        <w:t xml:space="preserve"> </w:t>
      </w:r>
      <w:r w:rsidRPr="00F230AB">
        <w:rPr>
          <w:i/>
          <w:color w:val="000000" w:themeColor="text1"/>
          <w:sz w:val="24"/>
          <w:szCs w:val="24"/>
        </w:rPr>
        <w:t>Strategy:</w:t>
      </w:r>
    </w:p>
    <w:p w:rsidR="00473091" w:rsidRDefault="00473091" w:rsidP="007D2680">
      <w:pPr>
        <w:jc w:val="both"/>
        <w:rPr>
          <w:sz w:val="33"/>
        </w:rPr>
      </w:pPr>
    </w:p>
    <w:p w:rsidR="00473091" w:rsidRPr="00473091" w:rsidRDefault="00473091" w:rsidP="007D2680">
      <w:pPr>
        <w:jc w:val="both"/>
        <w:rPr>
          <w:sz w:val="24"/>
          <w:szCs w:val="24"/>
        </w:rPr>
      </w:pPr>
      <w:r w:rsidRPr="00473091">
        <w:rPr>
          <w:sz w:val="24"/>
          <w:szCs w:val="24"/>
        </w:rPr>
        <w:t>Software integration testing is the incremental integration checking out of two otherwise further included software gears on top of a solo stage to fabricate failure induced with the aid of interface defects. The project of the mixing scan is to check that components or program applications,</w:t>
      </w:r>
    </w:p>
    <w:p w:rsidR="00473091" w:rsidRPr="00473091" w:rsidRDefault="00473091" w:rsidP="007D2680">
      <w:pPr>
        <w:jc w:val="both"/>
        <w:rPr>
          <w:sz w:val="24"/>
          <w:szCs w:val="24"/>
        </w:rPr>
      </w:pPr>
      <w:proofErr w:type="gramStart"/>
      <w:r w:rsidRPr="00473091">
        <w:rPr>
          <w:sz w:val="24"/>
          <w:szCs w:val="24"/>
        </w:rPr>
        <w:t>e.g</w:t>
      </w:r>
      <w:proofErr w:type="gramEnd"/>
      <w:r w:rsidRPr="00473091">
        <w:rPr>
          <w:sz w:val="24"/>
          <w:szCs w:val="24"/>
        </w:rPr>
        <w:t>. Components in a program approach or œ one step up œ software purposes at the company degree œ interact without error.</w:t>
      </w:r>
    </w:p>
    <w:p w:rsidR="00473091" w:rsidRPr="00473091" w:rsidRDefault="00473091" w:rsidP="007D2680">
      <w:pPr>
        <w:jc w:val="both"/>
        <w:rPr>
          <w:sz w:val="24"/>
          <w:szCs w:val="24"/>
        </w:rPr>
      </w:pPr>
    </w:p>
    <w:p w:rsidR="00473091" w:rsidRPr="00473091" w:rsidRDefault="00473091" w:rsidP="007D2680">
      <w:pPr>
        <w:jc w:val="both"/>
        <w:rPr>
          <w:sz w:val="24"/>
          <w:szCs w:val="24"/>
        </w:rPr>
      </w:pPr>
    </w:p>
    <w:p w:rsidR="00473091" w:rsidRPr="00473091" w:rsidRDefault="00473091" w:rsidP="007D2680">
      <w:pPr>
        <w:jc w:val="both"/>
        <w:rPr>
          <w:sz w:val="24"/>
          <w:szCs w:val="24"/>
        </w:rPr>
      </w:pPr>
      <w:r w:rsidRPr="00473091">
        <w:rPr>
          <w:sz w:val="24"/>
          <w:szCs w:val="24"/>
        </w:rPr>
        <w:t>Test Results: All of the scan circumstances recounted above passed efficiently. No defects encountered.</w:t>
      </w:r>
    </w:p>
    <w:p w:rsidR="00473091" w:rsidRPr="00473091" w:rsidRDefault="00473091" w:rsidP="007D2680">
      <w:pPr>
        <w:jc w:val="both"/>
        <w:rPr>
          <w:sz w:val="24"/>
          <w:szCs w:val="24"/>
        </w:rPr>
      </w:pPr>
    </w:p>
    <w:p w:rsidR="00473091" w:rsidRPr="00473091" w:rsidRDefault="00473091" w:rsidP="007D2680">
      <w:pPr>
        <w:jc w:val="both"/>
        <w:rPr>
          <w:i/>
          <w:sz w:val="24"/>
          <w:szCs w:val="24"/>
        </w:rPr>
      </w:pPr>
      <w:r w:rsidRPr="00473091">
        <w:rPr>
          <w:sz w:val="24"/>
          <w:szCs w:val="24"/>
        </w:rPr>
        <w:t>Acceptance</w:t>
      </w:r>
      <w:r w:rsidRPr="00473091">
        <w:rPr>
          <w:spacing w:val="-7"/>
          <w:sz w:val="24"/>
          <w:szCs w:val="24"/>
        </w:rPr>
        <w:t xml:space="preserve"> </w:t>
      </w:r>
      <w:r w:rsidRPr="00473091">
        <w:rPr>
          <w:sz w:val="24"/>
          <w:szCs w:val="24"/>
        </w:rPr>
        <w:t>Testing:</w:t>
      </w:r>
    </w:p>
    <w:p w:rsidR="00473091" w:rsidRPr="00473091" w:rsidRDefault="00473091" w:rsidP="007D2680">
      <w:pPr>
        <w:jc w:val="both"/>
        <w:rPr>
          <w:sz w:val="24"/>
          <w:szCs w:val="24"/>
        </w:rPr>
      </w:pPr>
    </w:p>
    <w:p w:rsidR="00473091" w:rsidRPr="00473091" w:rsidRDefault="00473091" w:rsidP="007D2680">
      <w:pPr>
        <w:jc w:val="both"/>
        <w:rPr>
          <w:sz w:val="24"/>
          <w:szCs w:val="24"/>
        </w:rPr>
      </w:pPr>
      <w:r w:rsidRPr="00473091">
        <w:rPr>
          <w:sz w:val="24"/>
          <w:szCs w:val="24"/>
        </w:rPr>
        <w:t>User Acceptance testing trying out is a crucial section of any</w:t>
      </w:r>
      <w:r w:rsidRPr="00473091">
        <w:rPr>
          <w:spacing w:val="1"/>
          <w:sz w:val="24"/>
          <w:szCs w:val="24"/>
        </w:rPr>
        <w:t xml:space="preserve"> </w:t>
      </w:r>
      <w:r w:rsidRPr="00473091">
        <w:rPr>
          <w:sz w:val="24"/>
          <w:szCs w:val="24"/>
        </w:rPr>
        <w:t>mission</w:t>
      </w:r>
      <w:r w:rsidRPr="00473091">
        <w:rPr>
          <w:spacing w:val="-9"/>
          <w:sz w:val="24"/>
          <w:szCs w:val="24"/>
        </w:rPr>
        <w:t xml:space="preserve"> </w:t>
      </w:r>
      <w:r w:rsidRPr="00473091">
        <w:rPr>
          <w:sz w:val="24"/>
          <w:szCs w:val="24"/>
        </w:rPr>
        <w:t>and</w:t>
      </w:r>
      <w:r w:rsidRPr="00473091">
        <w:rPr>
          <w:spacing w:val="-4"/>
          <w:sz w:val="24"/>
          <w:szCs w:val="24"/>
        </w:rPr>
        <w:t xml:space="preserve"> </w:t>
      </w:r>
      <w:r w:rsidRPr="00473091">
        <w:rPr>
          <w:sz w:val="24"/>
          <w:szCs w:val="24"/>
        </w:rPr>
        <w:t>requires</w:t>
      </w:r>
      <w:r w:rsidRPr="00473091">
        <w:rPr>
          <w:spacing w:val="-3"/>
          <w:sz w:val="24"/>
          <w:szCs w:val="24"/>
        </w:rPr>
        <w:t xml:space="preserve"> </w:t>
      </w:r>
      <w:r w:rsidRPr="00473091">
        <w:rPr>
          <w:sz w:val="24"/>
          <w:szCs w:val="24"/>
        </w:rPr>
        <w:t>enormous</w:t>
      </w:r>
      <w:r w:rsidRPr="00473091">
        <w:rPr>
          <w:spacing w:val="-2"/>
          <w:sz w:val="24"/>
          <w:szCs w:val="24"/>
        </w:rPr>
        <w:t xml:space="preserve"> </w:t>
      </w:r>
      <w:r w:rsidRPr="00473091">
        <w:rPr>
          <w:sz w:val="24"/>
          <w:szCs w:val="24"/>
        </w:rPr>
        <w:t>participation</w:t>
      </w:r>
      <w:r w:rsidRPr="00473091">
        <w:rPr>
          <w:spacing w:val="-9"/>
          <w:sz w:val="24"/>
          <w:szCs w:val="24"/>
        </w:rPr>
        <w:t xml:space="preserve"> </w:t>
      </w:r>
      <w:r w:rsidRPr="00473091">
        <w:rPr>
          <w:sz w:val="24"/>
          <w:szCs w:val="24"/>
        </w:rPr>
        <w:t>by</w:t>
      </w:r>
      <w:r w:rsidRPr="00473091">
        <w:rPr>
          <w:spacing w:val="-8"/>
          <w:sz w:val="24"/>
          <w:szCs w:val="24"/>
        </w:rPr>
        <w:t xml:space="preserve"> </w:t>
      </w:r>
      <w:r w:rsidRPr="00473091">
        <w:rPr>
          <w:sz w:val="24"/>
          <w:szCs w:val="24"/>
        </w:rPr>
        <w:t>the</w:t>
      </w:r>
      <w:r w:rsidRPr="00473091">
        <w:rPr>
          <w:spacing w:val="-3"/>
          <w:sz w:val="24"/>
          <w:szCs w:val="24"/>
        </w:rPr>
        <w:t xml:space="preserve"> </w:t>
      </w:r>
      <w:r w:rsidRPr="00473091">
        <w:rPr>
          <w:sz w:val="24"/>
          <w:szCs w:val="24"/>
        </w:rPr>
        <w:t>tip user.</w:t>
      </w:r>
      <w:r w:rsidRPr="00473091">
        <w:rPr>
          <w:spacing w:val="-2"/>
          <w:sz w:val="24"/>
          <w:szCs w:val="24"/>
        </w:rPr>
        <w:t xml:space="preserve"> </w:t>
      </w:r>
      <w:r w:rsidRPr="00473091">
        <w:rPr>
          <w:sz w:val="24"/>
          <w:szCs w:val="24"/>
        </w:rPr>
        <w:t>It</w:t>
      </w:r>
      <w:r w:rsidRPr="00473091">
        <w:rPr>
          <w:spacing w:val="-67"/>
          <w:sz w:val="24"/>
          <w:szCs w:val="24"/>
        </w:rPr>
        <w:t xml:space="preserve"> </w:t>
      </w:r>
      <w:r w:rsidRPr="00473091">
        <w:rPr>
          <w:sz w:val="24"/>
          <w:szCs w:val="24"/>
        </w:rPr>
        <w:t>additionally ensures that the procedure meets the functional</w:t>
      </w:r>
      <w:r w:rsidRPr="00473091">
        <w:rPr>
          <w:spacing w:val="1"/>
          <w:sz w:val="24"/>
          <w:szCs w:val="24"/>
        </w:rPr>
        <w:t xml:space="preserve"> </w:t>
      </w:r>
      <w:r w:rsidRPr="00473091">
        <w:rPr>
          <w:sz w:val="24"/>
          <w:szCs w:val="24"/>
        </w:rPr>
        <w:t>specifications.</w:t>
      </w:r>
    </w:p>
    <w:p w:rsidR="00473091" w:rsidRPr="00473091" w:rsidRDefault="00473091" w:rsidP="007D2680">
      <w:pPr>
        <w:jc w:val="both"/>
        <w:rPr>
          <w:sz w:val="24"/>
          <w:szCs w:val="24"/>
        </w:rPr>
      </w:pPr>
    </w:p>
    <w:p w:rsidR="00473091" w:rsidRPr="00473091" w:rsidRDefault="00473091" w:rsidP="007D2680">
      <w:pPr>
        <w:jc w:val="both"/>
        <w:rPr>
          <w:sz w:val="24"/>
          <w:szCs w:val="24"/>
        </w:rPr>
      </w:pPr>
      <w:r w:rsidRPr="00473091">
        <w:rPr>
          <w:sz w:val="24"/>
          <w:szCs w:val="24"/>
        </w:rPr>
        <w:t>Test</w:t>
      </w:r>
      <w:r w:rsidRPr="00473091">
        <w:rPr>
          <w:spacing w:val="32"/>
          <w:sz w:val="24"/>
          <w:szCs w:val="24"/>
        </w:rPr>
        <w:t xml:space="preserve"> </w:t>
      </w:r>
      <w:r w:rsidRPr="00473091">
        <w:rPr>
          <w:sz w:val="24"/>
          <w:szCs w:val="24"/>
        </w:rPr>
        <w:t>Results:</w:t>
      </w:r>
      <w:r w:rsidRPr="00473091">
        <w:rPr>
          <w:sz w:val="24"/>
          <w:szCs w:val="24"/>
        </w:rPr>
        <w:tab/>
        <w:t>The</w:t>
      </w:r>
      <w:r w:rsidRPr="00473091">
        <w:rPr>
          <w:spacing w:val="31"/>
          <w:sz w:val="24"/>
          <w:szCs w:val="24"/>
        </w:rPr>
        <w:t xml:space="preserve"> </w:t>
      </w:r>
      <w:r w:rsidRPr="00473091">
        <w:rPr>
          <w:sz w:val="24"/>
          <w:szCs w:val="24"/>
        </w:rPr>
        <w:t>entire</w:t>
      </w:r>
      <w:r w:rsidRPr="00473091">
        <w:rPr>
          <w:spacing w:val="31"/>
          <w:sz w:val="24"/>
          <w:szCs w:val="24"/>
        </w:rPr>
        <w:t xml:space="preserve"> </w:t>
      </w:r>
      <w:r w:rsidRPr="00473091">
        <w:rPr>
          <w:sz w:val="24"/>
          <w:szCs w:val="24"/>
        </w:rPr>
        <w:t>test</w:t>
      </w:r>
      <w:r w:rsidRPr="00473091">
        <w:rPr>
          <w:spacing w:val="28"/>
          <w:sz w:val="24"/>
          <w:szCs w:val="24"/>
        </w:rPr>
        <w:t xml:space="preserve"> </w:t>
      </w:r>
      <w:r w:rsidRPr="00473091">
        <w:rPr>
          <w:sz w:val="24"/>
          <w:szCs w:val="24"/>
        </w:rPr>
        <w:t>cases</w:t>
      </w:r>
      <w:r w:rsidRPr="00473091">
        <w:rPr>
          <w:spacing w:val="27"/>
          <w:sz w:val="24"/>
          <w:szCs w:val="24"/>
        </w:rPr>
        <w:t xml:space="preserve"> </w:t>
      </w:r>
      <w:r w:rsidRPr="00473091">
        <w:rPr>
          <w:sz w:val="24"/>
          <w:szCs w:val="24"/>
        </w:rPr>
        <w:t>recounted</w:t>
      </w:r>
      <w:r w:rsidRPr="00473091">
        <w:rPr>
          <w:spacing w:val="30"/>
          <w:sz w:val="24"/>
          <w:szCs w:val="24"/>
        </w:rPr>
        <w:t xml:space="preserve"> </w:t>
      </w:r>
      <w:r w:rsidRPr="00473091">
        <w:rPr>
          <w:sz w:val="24"/>
          <w:szCs w:val="24"/>
        </w:rPr>
        <w:t>above</w:t>
      </w:r>
      <w:r w:rsidRPr="00473091">
        <w:rPr>
          <w:spacing w:val="31"/>
          <w:sz w:val="24"/>
          <w:szCs w:val="24"/>
        </w:rPr>
        <w:t xml:space="preserve"> </w:t>
      </w:r>
      <w:r w:rsidRPr="00473091">
        <w:rPr>
          <w:sz w:val="24"/>
          <w:szCs w:val="24"/>
        </w:rPr>
        <w:t>passed</w:t>
      </w:r>
      <w:r w:rsidRPr="00473091">
        <w:rPr>
          <w:spacing w:val="29"/>
          <w:sz w:val="24"/>
          <w:szCs w:val="24"/>
        </w:rPr>
        <w:t xml:space="preserve"> </w:t>
      </w:r>
      <w:r w:rsidRPr="00473091">
        <w:rPr>
          <w:sz w:val="24"/>
          <w:szCs w:val="24"/>
        </w:rPr>
        <w:t>effectually.</w:t>
      </w:r>
      <w:r w:rsidRPr="00473091">
        <w:rPr>
          <w:spacing w:val="-67"/>
          <w:sz w:val="24"/>
          <w:szCs w:val="24"/>
        </w:rPr>
        <w:t xml:space="preserve"> </w:t>
      </w:r>
      <w:r w:rsidRPr="00473091">
        <w:rPr>
          <w:sz w:val="24"/>
          <w:szCs w:val="24"/>
        </w:rPr>
        <w:t>No</w:t>
      </w:r>
      <w:r w:rsidRPr="00473091">
        <w:rPr>
          <w:spacing w:val="1"/>
          <w:sz w:val="24"/>
          <w:szCs w:val="24"/>
        </w:rPr>
        <w:t xml:space="preserve"> </w:t>
      </w:r>
      <w:r w:rsidRPr="00473091">
        <w:rPr>
          <w:sz w:val="24"/>
          <w:szCs w:val="24"/>
        </w:rPr>
        <w:t>defects</w:t>
      </w:r>
      <w:r w:rsidRPr="00473091">
        <w:rPr>
          <w:spacing w:val="2"/>
          <w:sz w:val="24"/>
          <w:szCs w:val="24"/>
        </w:rPr>
        <w:t xml:space="preserve"> </w:t>
      </w:r>
      <w:r w:rsidRPr="00473091">
        <w:rPr>
          <w:sz w:val="24"/>
          <w:szCs w:val="24"/>
        </w:rPr>
        <w:t>Encountered.</w:t>
      </w:r>
    </w:p>
    <w:p w:rsidR="006E0C87" w:rsidRPr="00473091" w:rsidRDefault="006E0C87" w:rsidP="00473091">
      <w:pPr>
        <w:pStyle w:val="BodyText"/>
        <w:rPr>
          <w:sz w:val="24"/>
          <w:szCs w:val="24"/>
        </w:rPr>
        <w:sectPr w:rsidR="006E0C87" w:rsidRPr="00473091" w:rsidSect="007D2680">
          <w:pgSz w:w="11910" w:h="16840"/>
          <w:pgMar w:top="1339" w:right="1008" w:bottom="1181" w:left="1339" w:header="0" w:footer="922" w:gutter="0"/>
          <w:pgBorders w:offsetFrom="page">
            <w:top w:val="single" w:sz="4" w:space="24" w:color="auto"/>
            <w:left w:val="single" w:sz="4" w:space="24" w:color="auto"/>
            <w:bottom w:val="single" w:sz="4" w:space="24" w:color="auto"/>
            <w:right w:val="single" w:sz="4" w:space="24" w:color="auto"/>
          </w:pgBorders>
          <w:cols w:space="720"/>
        </w:sectPr>
      </w:pPr>
    </w:p>
    <w:p w:rsidR="00473091" w:rsidRDefault="006E0C87" w:rsidP="00473091">
      <w:pPr>
        <w:pStyle w:val="Heading1"/>
        <w:jc w:val="right"/>
        <w:rPr>
          <w:rFonts w:ascii="Times New Roman" w:hAnsi="Times New Roman" w:cs="Times New Roman"/>
          <w:b/>
          <w:color w:val="auto"/>
        </w:rPr>
      </w:pPr>
      <w:r>
        <w:rPr>
          <w:sz w:val="28"/>
        </w:rPr>
        <w:lastRenderedPageBreak/>
        <w:tab/>
      </w:r>
      <w:bookmarkStart w:id="67" w:name="_Toc163596430"/>
      <w:r w:rsidR="00473091" w:rsidRPr="00F230AB">
        <w:rPr>
          <w:rFonts w:ascii="Times New Roman" w:hAnsi="Times New Roman" w:cs="Times New Roman"/>
          <w:b/>
          <w:color w:val="auto"/>
        </w:rPr>
        <w:t>CHAPTER 7</w:t>
      </w:r>
      <w:bookmarkEnd w:id="67"/>
    </w:p>
    <w:p w:rsidR="00473091" w:rsidRPr="00F230AB" w:rsidRDefault="00473091" w:rsidP="00473091"/>
    <w:p w:rsidR="00473091" w:rsidRPr="00D13B99" w:rsidRDefault="00473091" w:rsidP="00473091"/>
    <w:p w:rsidR="00473091" w:rsidRPr="00D13B99" w:rsidRDefault="00473091" w:rsidP="00473091">
      <w:pPr>
        <w:pStyle w:val="Heading2"/>
        <w:ind w:left="0"/>
        <w:rPr>
          <w:sz w:val="28"/>
          <w:szCs w:val="28"/>
        </w:rPr>
      </w:pPr>
      <w:r>
        <w:rPr>
          <w:sz w:val="28"/>
          <w:szCs w:val="28"/>
        </w:rPr>
        <w:t xml:space="preserve">                                                </w:t>
      </w:r>
      <w:bookmarkStart w:id="68" w:name="_Toc163596431"/>
      <w:r>
        <w:rPr>
          <w:sz w:val="28"/>
          <w:szCs w:val="28"/>
        </w:rPr>
        <w:t xml:space="preserve">7. </w:t>
      </w:r>
      <w:r w:rsidRPr="00D13B99">
        <w:rPr>
          <w:sz w:val="28"/>
          <w:szCs w:val="28"/>
        </w:rPr>
        <w:t>C</w:t>
      </w:r>
      <w:r>
        <w:rPr>
          <w:sz w:val="28"/>
          <w:szCs w:val="28"/>
        </w:rPr>
        <w:t>onclusion</w:t>
      </w:r>
      <w:bookmarkEnd w:id="68"/>
    </w:p>
    <w:p w:rsidR="00473091" w:rsidRPr="00A12F42" w:rsidRDefault="00473091" w:rsidP="00473091"/>
    <w:p w:rsidR="00473091" w:rsidRPr="00A12F42" w:rsidRDefault="00473091" w:rsidP="00473091">
      <w:pPr>
        <w:pStyle w:val="BodyText"/>
        <w:jc w:val="both"/>
        <w:rPr>
          <w:sz w:val="24"/>
          <w:szCs w:val="24"/>
        </w:rPr>
      </w:pPr>
      <w:r w:rsidRPr="00A12F42">
        <w:rPr>
          <w:sz w:val="24"/>
          <w:szCs w:val="24"/>
        </w:rPr>
        <w:t>In conclusion, the traffic sign recognition system using CNN project is an effective application of deep learning techniques for traffic sign detection and recognition. The system is designed to automatically recognize traffic signs from images or video feeds using convolutional neural networks (CNN).</w:t>
      </w:r>
    </w:p>
    <w:p w:rsidR="00473091" w:rsidRPr="00A12F42" w:rsidRDefault="00473091" w:rsidP="00473091">
      <w:pPr>
        <w:pStyle w:val="BodyText"/>
        <w:jc w:val="both"/>
        <w:rPr>
          <w:sz w:val="24"/>
          <w:szCs w:val="24"/>
        </w:rPr>
      </w:pPr>
      <w:r w:rsidRPr="00A12F42">
        <w:rPr>
          <w:sz w:val="24"/>
          <w:szCs w:val="24"/>
        </w:rPr>
        <w:t xml:space="preserve">The project involves several stages, including image acquisition, preprocessing, data augmentation, feature extraction, and classification. The CNN model is trained using a large dataset of traffic sign images, which enables it to learn the features and characteristics of different traffic signs. The model's accuracy can be improved by optimizing the </w:t>
      </w:r>
      <w:proofErr w:type="spellStart"/>
      <w:r w:rsidRPr="00A12F42">
        <w:rPr>
          <w:sz w:val="24"/>
          <w:szCs w:val="24"/>
        </w:rPr>
        <w:t>hyperparameters</w:t>
      </w:r>
      <w:proofErr w:type="spellEnd"/>
      <w:r w:rsidRPr="00A12F42">
        <w:rPr>
          <w:sz w:val="24"/>
          <w:szCs w:val="24"/>
        </w:rPr>
        <w:t>, using different architectures, and implementing real- time performance optimizations.</w:t>
      </w:r>
    </w:p>
    <w:p w:rsidR="00473091" w:rsidRPr="00A12F42" w:rsidRDefault="00473091" w:rsidP="00473091">
      <w:pPr>
        <w:pStyle w:val="BodyText"/>
        <w:jc w:val="both"/>
        <w:rPr>
          <w:sz w:val="24"/>
          <w:szCs w:val="24"/>
        </w:rPr>
      </w:pPr>
      <w:r w:rsidRPr="00A12F42">
        <w:rPr>
          <w:sz w:val="24"/>
          <w:szCs w:val="24"/>
        </w:rPr>
        <w:t>The traffic sign recognition system using CNN has several advantages over traditional computer vision techniques, including improved accuracy, robustness to variations in lighting and backgrounds, and the ability to detect and recognize multiple signs simultaneously. The system has the potential to be used in various settings, including autonomous vehicles, smart cities, and traffic monitoring systems.</w:t>
      </w:r>
    </w:p>
    <w:p w:rsidR="00473091" w:rsidRPr="00A12F42" w:rsidRDefault="00473091" w:rsidP="00473091">
      <w:pPr>
        <w:pStyle w:val="BodyText"/>
        <w:jc w:val="both"/>
        <w:rPr>
          <w:sz w:val="24"/>
          <w:szCs w:val="24"/>
        </w:rPr>
      </w:pPr>
      <w:r w:rsidRPr="00A12F42">
        <w:rPr>
          <w:sz w:val="24"/>
          <w:szCs w:val="24"/>
        </w:rPr>
        <w:t xml:space="preserve">However, some challenges remain, including the need for a large dataset of annotated images, the need to overcome </w:t>
      </w:r>
      <w:proofErr w:type="spellStart"/>
      <w:r w:rsidRPr="00A12F42">
        <w:rPr>
          <w:sz w:val="24"/>
          <w:szCs w:val="24"/>
        </w:rPr>
        <w:t>overfitting</w:t>
      </w:r>
      <w:proofErr w:type="spellEnd"/>
      <w:r w:rsidRPr="00A12F42">
        <w:rPr>
          <w:sz w:val="24"/>
          <w:szCs w:val="24"/>
        </w:rPr>
        <w:t>, and the need to ensure the system's reliability and robustness in real-world scenarios. Further research and development are required to address these challenges and to ensure the system's effectiveness and scalability.</w:t>
      </w:r>
    </w:p>
    <w:p w:rsidR="00473091" w:rsidRDefault="00473091" w:rsidP="00473091">
      <w:pPr>
        <w:pStyle w:val="BodyText"/>
        <w:rPr>
          <w:sz w:val="30"/>
        </w:rPr>
      </w:pPr>
    </w:p>
    <w:p w:rsidR="00473091" w:rsidRDefault="00473091" w:rsidP="00473091">
      <w:pPr>
        <w:pStyle w:val="Heading1"/>
        <w:ind w:left="100"/>
        <w:rPr>
          <w:rFonts w:ascii="Times New Roman" w:eastAsia="Times New Roman" w:hAnsi="Times New Roman" w:cs="Times New Roman"/>
          <w:color w:val="auto"/>
          <w:sz w:val="34"/>
          <w:szCs w:val="28"/>
        </w:rPr>
      </w:pPr>
      <w:bookmarkStart w:id="69" w:name="FUTURE_ENHANCEMENT:"/>
      <w:bookmarkEnd w:id="69"/>
    </w:p>
    <w:p w:rsidR="00473091" w:rsidRDefault="00473091" w:rsidP="00473091">
      <w:pPr>
        <w:pStyle w:val="Heading4"/>
        <w:rPr>
          <w:sz w:val="24"/>
          <w:szCs w:val="24"/>
        </w:rPr>
      </w:pPr>
    </w:p>
    <w:p w:rsidR="00473091" w:rsidRPr="00BA567B" w:rsidRDefault="00473091" w:rsidP="00473091">
      <w:pPr>
        <w:pStyle w:val="BodyText"/>
        <w:jc w:val="both"/>
        <w:rPr>
          <w:sz w:val="24"/>
          <w:szCs w:val="24"/>
        </w:rPr>
      </w:pPr>
    </w:p>
    <w:p w:rsidR="00455220" w:rsidRPr="006E0C87" w:rsidRDefault="00455220" w:rsidP="00A17C69">
      <w:pPr>
        <w:tabs>
          <w:tab w:val="left" w:pos="3478"/>
        </w:tabs>
        <w:ind w:left="461" w:right="1066"/>
        <w:rPr>
          <w:sz w:val="28"/>
        </w:rPr>
        <w:sectPr w:rsidR="00455220" w:rsidRPr="006E0C87" w:rsidSect="00A97588">
          <w:pgSz w:w="11910" w:h="16840"/>
          <w:pgMar w:top="1598" w:right="1296" w:bottom="1354" w:left="2376" w:header="0" w:footer="922" w:gutter="0"/>
          <w:pgBorders w:offsetFrom="page">
            <w:top w:val="single" w:sz="4" w:space="24" w:color="auto"/>
            <w:left w:val="single" w:sz="4" w:space="24" w:color="auto"/>
            <w:bottom w:val="single" w:sz="4" w:space="24" w:color="auto"/>
            <w:right w:val="single" w:sz="4" w:space="24" w:color="auto"/>
          </w:pgBorders>
          <w:cols w:space="720"/>
        </w:sectPr>
      </w:pPr>
    </w:p>
    <w:p w:rsidR="00455220" w:rsidRDefault="00455220" w:rsidP="00034DAE">
      <w:pPr>
        <w:pStyle w:val="ListParagraph"/>
        <w:numPr>
          <w:ilvl w:val="3"/>
          <w:numId w:val="6"/>
        </w:numPr>
        <w:tabs>
          <w:tab w:val="left" w:pos="820"/>
          <w:tab w:val="left" w:pos="821"/>
        </w:tabs>
        <w:spacing w:before="0" w:line="276" w:lineRule="auto"/>
        <w:ind w:right="1071"/>
        <w:rPr>
          <w:sz w:val="28"/>
        </w:rPr>
      </w:pPr>
      <w:r>
        <w:rPr>
          <w:sz w:val="28"/>
        </w:rPr>
        <w:lastRenderedPageBreak/>
        <w:t>.</w:t>
      </w:r>
    </w:p>
    <w:p w:rsidR="00A17C69" w:rsidRDefault="00A17C69" w:rsidP="006E0C87">
      <w:pPr>
        <w:pStyle w:val="Heading3"/>
        <w:spacing w:before="12"/>
        <w:jc w:val="both"/>
        <w:rPr>
          <w:sz w:val="28"/>
          <w:szCs w:val="28"/>
        </w:rPr>
      </w:pPr>
    </w:p>
    <w:p w:rsidR="00BA567B" w:rsidRPr="00BA567B" w:rsidRDefault="00BA567B" w:rsidP="00BA567B">
      <w:pPr>
        <w:pStyle w:val="BodyText"/>
        <w:jc w:val="both"/>
        <w:rPr>
          <w:sz w:val="24"/>
          <w:szCs w:val="24"/>
        </w:rPr>
      </w:pPr>
    </w:p>
    <w:p w:rsidR="00473091" w:rsidRDefault="00473091" w:rsidP="00473091">
      <w:pPr>
        <w:pStyle w:val="Heading1"/>
        <w:jc w:val="right"/>
        <w:rPr>
          <w:rFonts w:ascii="Times New Roman" w:hAnsi="Times New Roman" w:cs="Times New Roman"/>
          <w:b/>
          <w:color w:val="auto"/>
        </w:rPr>
      </w:pPr>
      <w:bookmarkStart w:id="70" w:name="_Toc163596432"/>
      <w:r w:rsidRPr="00F230AB">
        <w:rPr>
          <w:rFonts w:ascii="Times New Roman" w:hAnsi="Times New Roman" w:cs="Times New Roman"/>
          <w:b/>
          <w:color w:val="auto"/>
        </w:rPr>
        <w:t>CHAPTER 8</w:t>
      </w:r>
      <w:bookmarkEnd w:id="70"/>
    </w:p>
    <w:p w:rsidR="00473091" w:rsidRPr="00F230AB" w:rsidRDefault="00473091" w:rsidP="00473091"/>
    <w:p w:rsidR="00473091" w:rsidRDefault="00473091" w:rsidP="00473091">
      <w:pPr>
        <w:pStyle w:val="Heading2"/>
        <w:ind w:left="0"/>
        <w:rPr>
          <w:b w:val="0"/>
          <w:bCs w:val="0"/>
          <w:sz w:val="22"/>
          <w:szCs w:val="22"/>
        </w:rPr>
      </w:pPr>
    </w:p>
    <w:p w:rsidR="00473091" w:rsidRPr="00D13B99" w:rsidRDefault="00473091" w:rsidP="00473091">
      <w:pPr>
        <w:pStyle w:val="Heading2"/>
        <w:ind w:left="0"/>
        <w:rPr>
          <w:sz w:val="28"/>
          <w:szCs w:val="28"/>
        </w:rPr>
      </w:pPr>
      <w:r>
        <w:rPr>
          <w:sz w:val="28"/>
          <w:szCs w:val="28"/>
        </w:rPr>
        <w:t xml:space="preserve">                                        </w:t>
      </w:r>
      <w:bookmarkStart w:id="71" w:name="_Toc163596433"/>
      <w:r>
        <w:rPr>
          <w:sz w:val="28"/>
          <w:szCs w:val="28"/>
        </w:rPr>
        <w:t>8.</w:t>
      </w:r>
      <w:r w:rsidRPr="00D13B99">
        <w:rPr>
          <w:sz w:val="28"/>
          <w:szCs w:val="28"/>
        </w:rPr>
        <w:t xml:space="preserve"> </w:t>
      </w:r>
      <w:r>
        <w:rPr>
          <w:sz w:val="28"/>
          <w:szCs w:val="28"/>
        </w:rPr>
        <w:t>Future Enhancement</w:t>
      </w:r>
      <w:bookmarkEnd w:id="71"/>
    </w:p>
    <w:p w:rsidR="00473091" w:rsidRDefault="00473091" w:rsidP="00473091">
      <w:pPr>
        <w:pStyle w:val="BodyText"/>
        <w:jc w:val="both"/>
        <w:rPr>
          <w:sz w:val="24"/>
          <w:szCs w:val="24"/>
        </w:rPr>
      </w:pPr>
    </w:p>
    <w:p w:rsidR="00473091" w:rsidRDefault="00473091" w:rsidP="00473091">
      <w:pPr>
        <w:pStyle w:val="BodyText"/>
        <w:jc w:val="both"/>
        <w:rPr>
          <w:sz w:val="24"/>
          <w:szCs w:val="24"/>
        </w:rPr>
      </w:pPr>
      <w:r w:rsidRPr="00A12F42">
        <w:rPr>
          <w:sz w:val="24"/>
          <w:szCs w:val="24"/>
        </w:rPr>
        <w:t>There are several possible future enhancements for the traffic sign recognition system project:</w:t>
      </w:r>
    </w:p>
    <w:p w:rsidR="00473091" w:rsidRPr="00A12F42" w:rsidRDefault="00473091" w:rsidP="00473091">
      <w:pPr>
        <w:pStyle w:val="BodyText"/>
        <w:jc w:val="both"/>
        <w:rPr>
          <w:sz w:val="24"/>
          <w:szCs w:val="24"/>
        </w:rPr>
      </w:pPr>
    </w:p>
    <w:p w:rsidR="00473091" w:rsidRDefault="00473091" w:rsidP="00473091">
      <w:pPr>
        <w:pStyle w:val="BodyText"/>
        <w:jc w:val="both"/>
        <w:rPr>
          <w:sz w:val="24"/>
          <w:szCs w:val="24"/>
        </w:rPr>
      </w:pPr>
      <w:r w:rsidRPr="00F230AB">
        <w:rPr>
          <w:b/>
          <w:sz w:val="24"/>
          <w:szCs w:val="24"/>
        </w:rPr>
        <w:t>Real-time performance optimization:</w:t>
      </w:r>
      <w:r w:rsidRPr="00A12F42">
        <w:rPr>
          <w:sz w:val="24"/>
          <w:szCs w:val="24"/>
        </w:rPr>
        <w:t xml:space="preserve"> The system can be further optimized for real-time performance, allowing it to operate efficiently in real-world scenarios.</w:t>
      </w:r>
    </w:p>
    <w:p w:rsidR="00473091" w:rsidRPr="00A12F42" w:rsidRDefault="00473091" w:rsidP="00473091">
      <w:pPr>
        <w:pStyle w:val="BodyText"/>
        <w:jc w:val="both"/>
        <w:rPr>
          <w:sz w:val="24"/>
          <w:szCs w:val="24"/>
        </w:rPr>
      </w:pPr>
    </w:p>
    <w:p w:rsidR="00473091" w:rsidRDefault="00473091" w:rsidP="00473091">
      <w:pPr>
        <w:pStyle w:val="BodyText"/>
        <w:jc w:val="both"/>
      </w:pPr>
      <w:r w:rsidRPr="00F230AB">
        <w:rPr>
          <w:b/>
          <w:sz w:val="24"/>
          <w:szCs w:val="24"/>
        </w:rPr>
        <w:t>Improved accuracy:</w:t>
      </w:r>
      <w:r w:rsidRPr="00A12F42">
        <w:rPr>
          <w:sz w:val="24"/>
          <w:szCs w:val="24"/>
        </w:rPr>
        <w:t xml:space="preserve"> The accuracy of the system can be improved by using a larger and more diverse dataset, optimizing the </w:t>
      </w:r>
      <w:proofErr w:type="spellStart"/>
      <w:r w:rsidRPr="00A12F42">
        <w:rPr>
          <w:sz w:val="24"/>
          <w:szCs w:val="24"/>
        </w:rPr>
        <w:t>hyperparameters</w:t>
      </w:r>
      <w:proofErr w:type="spellEnd"/>
      <w:r w:rsidRPr="00A12F42">
        <w:rPr>
          <w:sz w:val="24"/>
          <w:szCs w:val="24"/>
        </w:rPr>
        <w:t>, and exploring new architectures and techniques</w:t>
      </w:r>
      <w:r>
        <w:t>.</w:t>
      </w:r>
    </w:p>
    <w:p w:rsidR="00473091" w:rsidRDefault="00473091" w:rsidP="00473091">
      <w:pPr>
        <w:spacing w:line="249" w:lineRule="auto"/>
        <w:jc w:val="both"/>
      </w:pPr>
    </w:p>
    <w:p w:rsidR="00473091" w:rsidRDefault="00473091" w:rsidP="00473091">
      <w:pPr>
        <w:pStyle w:val="BodyText"/>
        <w:jc w:val="both"/>
        <w:rPr>
          <w:sz w:val="24"/>
          <w:szCs w:val="24"/>
        </w:rPr>
      </w:pPr>
      <w:r w:rsidRPr="00F230AB">
        <w:rPr>
          <w:b/>
          <w:sz w:val="24"/>
          <w:szCs w:val="24"/>
        </w:rPr>
        <w:t>Multi-task learning:</w:t>
      </w:r>
      <w:r w:rsidRPr="00A12F42">
        <w:rPr>
          <w:sz w:val="24"/>
          <w:szCs w:val="24"/>
        </w:rPr>
        <w:t xml:space="preserve"> The system can be extended to recognize multiple tasks simultaneously, such as detecting and recognizing road markings, pedestrian crossings, and traffic lights.</w:t>
      </w:r>
    </w:p>
    <w:p w:rsidR="00473091" w:rsidRPr="00A12F42" w:rsidRDefault="00473091" w:rsidP="00473091">
      <w:pPr>
        <w:pStyle w:val="BodyText"/>
        <w:jc w:val="both"/>
        <w:rPr>
          <w:sz w:val="24"/>
          <w:szCs w:val="24"/>
        </w:rPr>
      </w:pPr>
    </w:p>
    <w:p w:rsidR="00473091" w:rsidRPr="00A12F42" w:rsidRDefault="00473091" w:rsidP="00473091">
      <w:pPr>
        <w:pStyle w:val="BodyText"/>
        <w:jc w:val="both"/>
        <w:rPr>
          <w:sz w:val="24"/>
          <w:szCs w:val="24"/>
        </w:rPr>
      </w:pPr>
      <w:r w:rsidRPr="00F230AB">
        <w:rPr>
          <w:b/>
          <w:sz w:val="24"/>
          <w:szCs w:val="24"/>
        </w:rPr>
        <w:t>Object detection:</w:t>
      </w:r>
      <w:r w:rsidRPr="00A12F42">
        <w:rPr>
          <w:sz w:val="24"/>
          <w:szCs w:val="24"/>
        </w:rPr>
        <w:t xml:space="preserve"> The system can be enhanced to detect and recognize other objects, such as vehicles, pedestrians, and cyclists, which can improve road safety and traffic management.</w:t>
      </w:r>
    </w:p>
    <w:p w:rsidR="00473091" w:rsidRDefault="00473091" w:rsidP="00473091">
      <w:pPr>
        <w:spacing w:line="249" w:lineRule="auto"/>
        <w:jc w:val="both"/>
      </w:pPr>
    </w:p>
    <w:p w:rsidR="00473091" w:rsidRDefault="00473091" w:rsidP="00473091">
      <w:pPr>
        <w:pStyle w:val="BodyText"/>
        <w:jc w:val="both"/>
        <w:rPr>
          <w:sz w:val="24"/>
          <w:szCs w:val="24"/>
        </w:rPr>
      </w:pPr>
      <w:r w:rsidRPr="00F230AB">
        <w:rPr>
          <w:b/>
          <w:sz w:val="24"/>
          <w:szCs w:val="24"/>
        </w:rPr>
        <w:t>Multi-camera systems:</w:t>
      </w:r>
      <w:r w:rsidRPr="00A12F42">
        <w:rPr>
          <w:sz w:val="24"/>
          <w:szCs w:val="24"/>
        </w:rPr>
        <w:t xml:space="preserve"> The system can be extended to work with multi- camera systems, which can provide a more comprehensive view of the road and improve accuracy.</w:t>
      </w:r>
    </w:p>
    <w:p w:rsidR="00473091" w:rsidRPr="00A12F42" w:rsidRDefault="00473091" w:rsidP="00473091">
      <w:pPr>
        <w:pStyle w:val="BodyText"/>
        <w:jc w:val="both"/>
        <w:rPr>
          <w:sz w:val="24"/>
          <w:szCs w:val="24"/>
        </w:rPr>
      </w:pPr>
    </w:p>
    <w:p w:rsidR="00473091" w:rsidRDefault="00473091" w:rsidP="00473091">
      <w:pPr>
        <w:pStyle w:val="BodyText"/>
        <w:jc w:val="both"/>
        <w:rPr>
          <w:sz w:val="24"/>
          <w:szCs w:val="24"/>
        </w:rPr>
      </w:pPr>
      <w:r w:rsidRPr="00F230AB">
        <w:rPr>
          <w:b/>
          <w:sz w:val="24"/>
          <w:szCs w:val="24"/>
        </w:rPr>
        <w:t>Cloud-based solution:</w:t>
      </w:r>
      <w:r w:rsidRPr="00A12F42">
        <w:rPr>
          <w:sz w:val="24"/>
          <w:szCs w:val="24"/>
        </w:rPr>
        <w:t xml:space="preserve"> The system can be implemented as a cloud-based solution, allowing it to process large amounts of data and provide re</w:t>
      </w:r>
      <w:r>
        <w:rPr>
          <w:sz w:val="24"/>
          <w:szCs w:val="24"/>
        </w:rPr>
        <w:t>al- time analysis and insights.</w:t>
      </w:r>
    </w:p>
    <w:p w:rsidR="00473091" w:rsidRDefault="00473091" w:rsidP="00473091">
      <w:pPr>
        <w:pStyle w:val="BodyText"/>
        <w:jc w:val="both"/>
        <w:rPr>
          <w:sz w:val="24"/>
          <w:szCs w:val="24"/>
        </w:rPr>
      </w:pPr>
    </w:p>
    <w:p w:rsidR="00473091" w:rsidRDefault="00473091" w:rsidP="00473091">
      <w:pPr>
        <w:pStyle w:val="BodyText"/>
        <w:jc w:val="both"/>
        <w:rPr>
          <w:sz w:val="24"/>
          <w:szCs w:val="24"/>
        </w:rPr>
      </w:pPr>
      <w:r w:rsidRPr="00F230AB">
        <w:rPr>
          <w:b/>
          <w:sz w:val="24"/>
          <w:szCs w:val="24"/>
        </w:rPr>
        <w:t>Edge computing:</w:t>
      </w:r>
      <w:r w:rsidRPr="00A12F42">
        <w:rPr>
          <w:sz w:val="24"/>
          <w:szCs w:val="24"/>
        </w:rPr>
        <w:t xml:space="preserve"> The system can be optimized for edge computing, allowing it to operate efficiently on resource-constrained devices, such as smartphones and embedded systems.</w:t>
      </w:r>
    </w:p>
    <w:p w:rsidR="00473091" w:rsidRPr="00A12F42" w:rsidRDefault="00473091" w:rsidP="00473091">
      <w:pPr>
        <w:pStyle w:val="BodyText"/>
        <w:jc w:val="both"/>
        <w:rPr>
          <w:sz w:val="24"/>
          <w:szCs w:val="24"/>
        </w:rPr>
      </w:pPr>
    </w:p>
    <w:p w:rsidR="00473091" w:rsidRDefault="00473091" w:rsidP="00473091">
      <w:pPr>
        <w:pStyle w:val="BodyText"/>
        <w:jc w:val="both"/>
        <w:rPr>
          <w:sz w:val="24"/>
          <w:szCs w:val="24"/>
        </w:rPr>
      </w:pPr>
      <w:r w:rsidRPr="00F230AB">
        <w:rPr>
          <w:b/>
          <w:sz w:val="24"/>
          <w:szCs w:val="24"/>
        </w:rPr>
        <w:t>Transfer learning:</w:t>
      </w:r>
      <w:r w:rsidRPr="00A12F42">
        <w:rPr>
          <w:sz w:val="24"/>
          <w:szCs w:val="24"/>
        </w:rPr>
        <w:t xml:space="preserve"> Transfer learning can be explored to improve the system's performance by leveraging the knowledge learned from other related tasks or domains.</w:t>
      </w:r>
    </w:p>
    <w:p w:rsidR="00473091" w:rsidRPr="00A12F42" w:rsidRDefault="00473091" w:rsidP="00473091">
      <w:pPr>
        <w:pStyle w:val="BodyText"/>
        <w:jc w:val="both"/>
        <w:rPr>
          <w:sz w:val="24"/>
          <w:szCs w:val="24"/>
        </w:rPr>
      </w:pPr>
    </w:p>
    <w:p w:rsidR="00473091" w:rsidRPr="00A12F42" w:rsidRDefault="00473091" w:rsidP="00473091">
      <w:pPr>
        <w:pStyle w:val="BodyText"/>
        <w:jc w:val="both"/>
        <w:rPr>
          <w:sz w:val="24"/>
          <w:szCs w:val="24"/>
        </w:rPr>
      </w:pPr>
      <w:r w:rsidRPr="00A12F42">
        <w:rPr>
          <w:sz w:val="24"/>
          <w:szCs w:val="24"/>
        </w:rPr>
        <w:t>Overall, the future enhancements of the traffic sign recognition system project can improve the system's accuracy, scalability, and effectiveness in various scenarios.</w:t>
      </w:r>
    </w:p>
    <w:p w:rsidR="00473091" w:rsidRPr="00D13B99" w:rsidRDefault="00473091" w:rsidP="00473091">
      <w:pPr>
        <w:pStyle w:val="BodyText"/>
        <w:jc w:val="both"/>
        <w:rPr>
          <w:sz w:val="24"/>
          <w:szCs w:val="24"/>
        </w:rPr>
        <w:sectPr w:rsidR="00473091" w:rsidRPr="00D13B99" w:rsidSect="00A12F42">
          <w:pgSz w:w="11910" w:h="16840"/>
          <w:pgMar w:top="1699" w:right="1138" w:bottom="1411" w:left="1987" w:header="0" w:footer="922" w:gutter="0"/>
          <w:pgBorders w:offsetFrom="page">
            <w:top w:val="single" w:sz="4" w:space="24" w:color="000000"/>
            <w:left w:val="single" w:sz="4" w:space="24" w:color="000000"/>
            <w:bottom w:val="single" w:sz="4" w:space="24" w:color="000000"/>
            <w:right w:val="single" w:sz="4" w:space="24" w:color="000000"/>
          </w:pgBorders>
          <w:cols w:space="720"/>
        </w:sectPr>
      </w:pPr>
    </w:p>
    <w:p w:rsidR="00BA567B" w:rsidRDefault="00BA567B" w:rsidP="006E0C87">
      <w:pPr>
        <w:pStyle w:val="Heading3"/>
        <w:spacing w:before="11"/>
      </w:pPr>
    </w:p>
    <w:p w:rsidR="00BA567B" w:rsidRDefault="00BA567B" w:rsidP="006E0C87">
      <w:pPr>
        <w:pStyle w:val="Heading3"/>
        <w:spacing w:before="11"/>
      </w:pPr>
    </w:p>
    <w:p w:rsidR="006E0C87" w:rsidRDefault="006E0C87" w:rsidP="006E0C87">
      <w:pPr>
        <w:pStyle w:val="BodyText"/>
        <w:spacing w:before="4"/>
        <w:rPr>
          <w:sz w:val="46"/>
        </w:rPr>
      </w:pPr>
    </w:p>
    <w:p w:rsidR="00473091" w:rsidRDefault="00473091" w:rsidP="007D2680">
      <w:pPr>
        <w:pStyle w:val="Heading1"/>
        <w:jc w:val="right"/>
        <w:rPr>
          <w:rFonts w:ascii="Times New Roman" w:hAnsi="Times New Roman" w:cs="Times New Roman"/>
          <w:b/>
          <w:color w:val="auto"/>
        </w:rPr>
      </w:pPr>
      <w:bookmarkStart w:id="72" w:name="_Toc163596434"/>
      <w:r w:rsidRPr="00F230AB">
        <w:rPr>
          <w:rFonts w:ascii="Times New Roman" w:hAnsi="Times New Roman" w:cs="Times New Roman"/>
          <w:b/>
          <w:color w:val="auto"/>
        </w:rPr>
        <w:t>CHAPTER 9</w:t>
      </w:r>
      <w:bookmarkEnd w:id="72"/>
    </w:p>
    <w:p w:rsidR="00473091" w:rsidRDefault="00473091" w:rsidP="00473091"/>
    <w:p w:rsidR="00473091" w:rsidRDefault="00473091" w:rsidP="00473091">
      <w:r>
        <w:t xml:space="preserve">                  </w:t>
      </w:r>
    </w:p>
    <w:p w:rsidR="00473091" w:rsidRPr="00F230AB" w:rsidRDefault="00473091" w:rsidP="00473091">
      <w:r>
        <w:t xml:space="preserve">                                               </w:t>
      </w:r>
    </w:p>
    <w:p w:rsidR="00473091" w:rsidRPr="00D13B99" w:rsidRDefault="00473091" w:rsidP="00473091">
      <w:pPr>
        <w:pStyle w:val="Heading2"/>
        <w:ind w:left="0"/>
        <w:rPr>
          <w:sz w:val="28"/>
          <w:szCs w:val="28"/>
        </w:rPr>
      </w:pPr>
      <w:bookmarkStart w:id="73" w:name="_Toc163596435"/>
      <w:r w:rsidRPr="00D13B99">
        <w:rPr>
          <w:sz w:val="28"/>
          <w:szCs w:val="28"/>
        </w:rPr>
        <w:t>REFERENCES</w:t>
      </w:r>
      <w:bookmarkEnd w:id="73"/>
    </w:p>
    <w:p w:rsidR="00473091" w:rsidRPr="00A12F42" w:rsidRDefault="00473091" w:rsidP="00473091"/>
    <w:p w:rsidR="00473091" w:rsidRPr="00473091" w:rsidRDefault="00473091" w:rsidP="00034DAE">
      <w:pPr>
        <w:pStyle w:val="BodyText"/>
        <w:numPr>
          <w:ilvl w:val="0"/>
          <w:numId w:val="11"/>
        </w:numPr>
        <w:jc w:val="both"/>
        <w:rPr>
          <w:sz w:val="24"/>
          <w:szCs w:val="24"/>
        </w:rPr>
      </w:pPr>
      <w:r w:rsidRPr="00473091">
        <w:rPr>
          <w:sz w:val="24"/>
          <w:szCs w:val="24"/>
        </w:rPr>
        <w:t>https://ieeexplore.ieee.org/document/9498270</w:t>
      </w:r>
    </w:p>
    <w:p w:rsidR="00473091" w:rsidRPr="00473091" w:rsidRDefault="00473091" w:rsidP="00034DAE">
      <w:pPr>
        <w:pStyle w:val="BodyText"/>
        <w:numPr>
          <w:ilvl w:val="0"/>
          <w:numId w:val="11"/>
        </w:numPr>
        <w:jc w:val="both"/>
        <w:rPr>
          <w:sz w:val="24"/>
          <w:szCs w:val="24"/>
        </w:rPr>
      </w:pPr>
      <w:r w:rsidRPr="00473091">
        <w:rPr>
          <w:sz w:val="24"/>
          <w:szCs w:val="24"/>
        </w:rPr>
        <w:t>https://youtu.be/BvYFGScsE7Y</w:t>
      </w:r>
    </w:p>
    <w:p w:rsidR="00473091" w:rsidRPr="00473091" w:rsidRDefault="00473091" w:rsidP="00034DAE">
      <w:pPr>
        <w:pStyle w:val="BodyText"/>
        <w:numPr>
          <w:ilvl w:val="0"/>
          <w:numId w:val="11"/>
        </w:numPr>
        <w:jc w:val="both"/>
        <w:rPr>
          <w:sz w:val="24"/>
          <w:szCs w:val="24"/>
        </w:rPr>
      </w:pPr>
      <w:r w:rsidRPr="00473091">
        <w:rPr>
          <w:sz w:val="24"/>
          <w:szCs w:val="24"/>
        </w:rPr>
        <w:t>https://</w:t>
      </w:r>
      <w:hyperlink r:id="rId33">
        <w:r w:rsidRPr="00473091">
          <w:rPr>
            <w:sz w:val="24"/>
            <w:szCs w:val="24"/>
          </w:rPr>
          <w:t>www.studocu.com/in/document/visvesvaraya-</w:t>
        </w:r>
      </w:hyperlink>
      <w:r w:rsidRPr="00473091">
        <w:rPr>
          <w:sz w:val="24"/>
          <w:szCs w:val="24"/>
        </w:rPr>
        <w:t>technological-university/computer-communication- networks/traffic-sign-detection-recognition-system- report/30131569</w:t>
      </w:r>
    </w:p>
    <w:p w:rsidR="00473091" w:rsidRPr="00473091" w:rsidRDefault="00473091" w:rsidP="00034DAE">
      <w:pPr>
        <w:pStyle w:val="BodyText"/>
        <w:numPr>
          <w:ilvl w:val="0"/>
          <w:numId w:val="11"/>
        </w:numPr>
        <w:jc w:val="both"/>
        <w:rPr>
          <w:sz w:val="24"/>
          <w:szCs w:val="24"/>
        </w:rPr>
      </w:pPr>
      <w:r w:rsidRPr="00473091">
        <w:rPr>
          <w:sz w:val="24"/>
          <w:szCs w:val="24"/>
        </w:rPr>
        <w:t>https://</w:t>
      </w:r>
      <w:hyperlink r:id="rId34">
        <w:r w:rsidRPr="00473091">
          <w:rPr>
            <w:sz w:val="24"/>
            <w:szCs w:val="24"/>
          </w:rPr>
          <w:t>www.powershow.com/view/16db73-</w:t>
        </w:r>
      </w:hyperlink>
      <w:r w:rsidRPr="00473091">
        <w:rPr>
          <w:sz w:val="24"/>
          <w:szCs w:val="24"/>
        </w:rPr>
        <w:t xml:space="preserve"> </w:t>
      </w:r>
      <w:proofErr w:type="spellStart"/>
      <w:r w:rsidRPr="00473091">
        <w:rPr>
          <w:sz w:val="24"/>
          <w:szCs w:val="24"/>
        </w:rPr>
        <w:t>YmNkM</w:t>
      </w:r>
      <w:proofErr w:type="spellEnd"/>
      <w:r w:rsidRPr="00473091">
        <w:rPr>
          <w:sz w:val="24"/>
          <w:szCs w:val="24"/>
        </w:rPr>
        <w:t>/</w:t>
      </w:r>
      <w:proofErr w:type="spellStart"/>
      <w:r w:rsidRPr="00473091">
        <w:rPr>
          <w:sz w:val="24"/>
          <w:szCs w:val="24"/>
        </w:rPr>
        <w:t>Traffic_Sign_Recognition_powerpoint_ppt_pres</w:t>
      </w:r>
      <w:proofErr w:type="spellEnd"/>
      <w:r w:rsidRPr="00473091">
        <w:rPr>
          <w:sz w:val="24"/>
          <w:szCs w:val="24"/>
        </w:rPr>
        <w:t xml:space="preserve"> </w:t>
      </w:r>
      <w:proofErr w:type="spellStart"/>
      <w:r w:rsidRPr="00473091">
        <w:rPr>
          <w:sz w:val="24"/>
          <w:szCs w:val="24"/>
        </w:rPr>
        <w:t>entation</w:t>
      </w:r>
      <w:proofErr w:type="spellEnd"/>
    </w:p>
    <w:p w:rsidR="00473091" w:rsidRPr="00473091" w:rsidRDefault="00473091" w:rsidP="00034DAE">
      <w:pPr>
        <w:pStyle w:val="BodyText"/>
        <w:numPr>
          <w:ilvl w:val="0"/>
          <w:numId w:val="11"/>
        </w:numPr>
        <w:jc w:val="both"/>
        <w:rPr>
          <w:sz w:val="24"/>
          <w:szCs w:val="24"/>
        </w:rPr>
      </w:pPr>
      <w:r w:rsidRPr="00473091">
        <w:rPr>
          <w:sz w:val="24"/>
          <w:szCs w:val="24"/>
        </w:rPr>
        <w:t>https://</w:t>
      </w:r>
      <w:hyperlink r:id="rId35">
        <w:r w:rsidRPr="00473091">
          <w:rPr>
            <w:sz w:val="24"/>
            <w:szCs w:val="24"/>
          </w:rPr>
          <w:t>www.slideserve.com/zada/traffic-sign-recognition</w:t>
        </w:r>
      </w:hyperlink>
    </w:p>
    <w:p w:rsidR="00473091" w:rsidRPr="00473091" w:rsidRDefault="00473091" w:rsidP="00034DAE">
      <w:pPr>
        <w:pStyle w:val="BodyText"/>
        <w:numPr>
          <w:ilvl w:val="0"/>
          <w:numId w:val="11"/>
        </w:numPr>
        <w:jc w:val="both"/>
        <w:rPr>
          <w:sz w:val="24"/>
          <w:szCs w:val="24"/>
        </w:rPr>
      </w:pPr>
      <w:r w:rsidRPr="00473091">
        <w:rPr>
          <w:sz w:val="24"/>
          <w:szCs w:val="24"/>
        </w:rPr>
        <w:t>https://</w:t>
      </w:r>
      <w:hyperlink r:id="rId36">
        <w:r w:rsidRPr="00473091">
          <w:rPr>
            <w:sz w:val="24"/>
            <w:szCs w:val="24"/>
          </w:rPr>
          <w:t>www.slideshare.net/anujraghav123/traffic-sign-</w:t>
        </w:r>
      </w:hyperlink>
      <w:r w:rsidRPr="00473091">
        <w:rPr>
          <w:sz w:val="24"/>
          <w:szCs w:val="24"/>
        </w:rPr>
        <w:t>recognition-183188970</w:t>
      </w:r>
    </w:p>
    <w:p w:rsidR="00473091" w:rsidRPr="00473091" w:rsidRDefault="00473091" w:rsidP="00034DAE">
      <w:pPr>
        <w:pStyle w:val="BodyText"/>
        <w:numPr>
          <w:ilvl w:val="0"/>
          <w:numId w:val="11"/>
        </w:numPr>
        <w:jc w:val="both"/>
        <w:rPr>
          <w:sz w:val="24"/>
          <w:szCs w:val="24"/>
        </w:rPr>
      </w:pPr>
      <w:r w:rsidRPr="00473091">
        <w:rPr>
          <w:sz w:val="24"/>
          <w:szCs w:val="24"/>
        </w:rPr>
        <w:t>https://</w:t>
      </w:r>
      <w:hyperlink r:id="rId37">
        <w:r w:rsidRPr="00473091">
          <w:rPr>
            <w:sz w:val="24"/>
            <w:szCs w:val="24"/>
          </w:rPr>
          <w:t>www.slideshare.net/cseij/trafficsign-recognition-</w:t>
        </w:r>
      </w:hyperlink>
      <w:r w:rsidRPr="00473091">
        <w:rPr>
          <w:sz w:val="24"/>
          <w:szCs w:val="24"/>
        </w:rPr>
        <w:t>for-an-intelligent-vehicledriver-assistant-system-using- hog</w:t>
      </w:r>
    </w:p>
    <w:p w:rsidR="00906D30" w:rsidRDefault="00473091" w:rsidP="00034DAE">
      <w:pPr>
        <w:pStyle w:val="BodyText"/>
        <w:numPr>
          <w:ilvl w:val="0"/>
          <w:numId w:val="11"/>
        </w:numPr>
        <w:jc w:val="both"/>
      </w:pPr>
      <w:r w:rsidRPr="00473091">
        <w:rPr>
          <w:sz w:val="24"/>
          <w:szCs w:val="24"/>
        </w:rPr>
        <w:t>https://</w:t>
      </w:r>
      <w:hyperlink r:id="rId38">
        <w:r w:rsidRPr="00473091">
          <w:rPr>
            <w:sz w:val="24"/>
            <w:szCs w:val="24"/>
          </w:rPr>
          <w:t>www.ijert.org/traffic-sign-recognition-using-</w:t>
        </w:r>
      </w:hyperlink>
      <w:r w:rsidRPr="00473091">
        <w:rPr>
          <w:sz w:val="24"/>
          <w:szCs w:val="24"/>
        </w:rPr>
        <w:t>machine-learning-a-</w:t>
      </w:r>
      <w:r w:rsidR="007D2680">
        <w:t xml:space="preserve"> </w:t>
      </w:r>
    </w:p>
    <w:sectPr w:rsidR="00906D30" w:rsidSect="007D2680">
      <w:pgSz w:w="11910" w:h="16840"/>
      <w:pgMar w:top="1339" w:right="720" w:bottom="1181" w:left="1339" w:header="0" w:footer="92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DAE" w:rsidRDefault="00034DAE">
      <w:r>
        <w:separator/>
      </w:r>
    </w:p>
  </w:endnote>
  <w:endnote w:type="continuationSeparator" w:id="0">
    <w:p w:rsidR="00034DAE" w:rsidRDefault="00034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091" w:rsidRDefault="00473091">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45B426C" wp14:editId="6C1026F6">
              <wp:simplePos x="0" y="0"/>
              <wp:positionH relativeFrom="page">
                <wp:posOffset>3663950</wp:posOffset>
              </wp:positionH>
              <wp:positionV relativeFrom="page">
                <wp:posOffset>9918700</wp:posOffset>
              </wp:positionV>
              <wp:extent cx="23622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091" w:rsidRDefault="00473091">
                          <w:pPr>
                            <w:spacing w:line="245" w:lineRule="exact"/>
                            <w:ind w:left="60"/>
                            <w:rPr>
                              <w:rFonts w:ascii="Calibri"/>
                            </w:rPr>
                          </w:pPr>
                          <w:r>
                            <w:fldChar w:fldCharType="begin"/>
                          </w:r>
                          <w:r>
                            <w:rPr>
                              <w:rFonts w:ascii="Calibri"/>
                            </w:rPr>
                            <w:instrText xml:space="preserve"> PAGE  \* roman </w:instrText>
                          </w:r>
                          <w:r>
                            <w:fldChar w:fldCharType="separate"/>
                          </w:r>
                          <w:r w:rsidR="00A66593">
                            <w:rPr>
                              <w:rFonts w:ascii="Calibri"/>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B426C" id="_x0000_t202" coordsize="21600,21600" o:spt="202" path="m,l,21600r21600,l21600,xe">
              <v:stroke joinstyle="miter"/>
              <v:path gradientshapeok="t" o:connecttype="rect"/>
            </v:shapetype>
            <v:shape id="Text Box 2" o:spid="_x0000_s1026" type="#_x0000_t202" style="position:absolute;margin-left:288.5pt;margin-top:781pt;width:18.6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1kmrAIAAKg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" filled="f" stroked="f">
              <v:textbox inset="0,0,0,0">
                <w:txbxContent>
                  <w:p w:rsidR="00473091" w:rsidRDefault="00473091">
                    <w:pPr>
                      <w:spacing w:line="245" w:lineRule="exact"/>
                      <w:ind w:left="60"/>
                      <w:rPr>
                        <w:rFonts w:ascii="Calibri"/>
                      </w:rPr>
                    </w:pPr>
                    <w:r>
                      <w:fldChar w:fldCharType="begin"/>
                    </w:r>
                    <w:r>
                      <w:rPr>
                        <w:rFonts w:ascii="Calibri"/>
                      </w:rPr>
                      <w:instrText xml:space="preserve"> PAGE  \* roman </w:instrText>
                    </w:r>
                    <w:r>
                      <w:fldChar w:fldCharType="separate"/>
                    </w:r>
                    <w:r w:rsidR="00A66593">
                      <w:rPr>
                        <w:rFonts w:ascii="Calibri"/>
                        <w:noProof/>
                      </w:rPr>
                      <w:t>vi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091" w:rsidRDefault="00473091">
    <w:pPr>
      <w:pStyle w:val="BodyText"/>
      <w:spacing w:line="14" w:lineRule="auto"/>
      <w:rPr>
        <w:sz w:val="14"/>
      </w:rPr>
    </w:pPr>
    <w:r>
      <w:rPr>
        <w:noProof/>
      </w:rPr>
      <mc:AlternateContent>
        <mc:Choice Requires="wps">
          <w:drawing>
            <wp:anchor distT="0" distB="0" distL="114300" distR="114300" simplePos="0" relativeHeight="251661312" behindDoc="1" locked="0" layoutInCell="1" allowOverlap="1" wp14:anchorId="2DD0A10C" wp14:editId="37BF0F58">
              <wp:simplePos x="0" y="0"/>
              <wp:positionH relativeFrom="page">
                <wp:posOffset>3672840</wp:posOffset>
              </wp:positionH>
              <wp:positionV relativeFrom="page">
                <wp:posOffset>9918700</wp:posOffset>
              </wp:positionV>
              <wp:extent cx="216535" cy="165735"/>
              <wp:effectExtent l="0" t="3175" r="0" b="254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3091" w:rsidRDefault="00473091">
                          <w:pPr>
                            <w:spacing w:line="245" w:lineRule="exact"/>
                            <w:ind w:left="60"/>
                            <w:rPr>
                              <w:rFonts w:ascii="Calibri"/>
                            </w:rPr>
                          </w:pPr>
                          <w:r>
                            <w:fldChar w:fldCharType="begin"/>
                          </w:r>
                          <w:r>
                            <w:rPr>
                              <w:rFonts w:ascii="Calibri"/>
                            </w:rPr>
                            <w:instrText xml:space="preserve"> PAGE </w:instrText>
                          </w:r>
                          <w:r>
                            <w:fldChar w:fldCharType="separate"/>
                          </w:r>
                          <w:r w:rsidR="00A66593">
                            <w:rPr>
                              <w:rFonts w:ascii="Calibri"/>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D0A10C" id="_x0000_t202" coordsize="21600,21600" o:spt="202" path="m,l,21600r21600,l21600,xe">
              <v:stroke joinstyle="miter"/>
              <v:path gradientshapeok="t" o:connecttype="rect"/>
            </v:shapetype>
            <v:shape id="Text Box 39" o:spid="_x0000_s1027" type="#_x0000_t202" style="position:absolute;margin-left:289.2pt;margin-top:781pt;width:17.0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" filled="f" stroked="f">
              <v:textbox inset="0,0,0,0">
                <w:txbxContent>
                  <w:p w:rsidR="00473091" w:rsidRDefault="00473091">
                    <w:pPr>
                      <w:spacing w:line="245" w:lineRule="exact"/>
                      <w:ind w:left="60"/>
                      <w:rPr>
                        <w:rFonts w:ascii="Calibri"/>
                      </w:rPr>
                    </w:pPr>
                    <w:r>
                      <w:fldChar w:fldCharType="begin"/>
                    </w:r>
                    <w:r>
                      <w:rPr>
                        <w:rFonts w:ascii="Calibri"/>
                      </w:rPr>
                      <w:instrText xml:space="preserve"> PAGE </w:instrText>
                    </w:r>
                    <w:r>
                      <w:fldChar w:fldCharType="separate"/>
                    </w:r>
                    <w:r w:rsidR="00A66593">
                      <w:rPr>
                        <w:rFonts w:ascii="Calibri"/>
                        <w:noProof/>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DAE" w:rsidRDefault="00034DAE">
      <w:r>
        <w:separator/>
      </w:r>
    </w:p>
  </w:footnote>
  <w:footnote w:type="continuationSeparator" w:id="0">
    <w:p w:rsidR="00034DAE" w:rsidRDefault="00034D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E3407"/>
    <w:multiLevelType w:val="hybridMultilevel"/>
    <w:tmpl w:val="6EF66EAC"/>
    <w:lvl w:ilvl="0" w:tplc="24BE0B54">
      <w:numFmt w:val="bullet"/>
      <w:lvlText w:val=""/>
      <w:lvlJc w:val="left"/>
      <w:pPr>
        <w:ind w:left="821" w:hanging="360"/>
      </w:pPr>
      <w:rPr>
        <w:rFonts w:ascii="Symbol" w:eastAsia="Symbol" w:hAnsi="Symbol" w:cs="Symbol" w:hint="default"/>
        <w:w w:val="99"/>
        <w:sz w:val="28"/>
        <w:szCs w:val="28"/>
        <w:lang w:val="en-US" w:eastAsia="en-US" w:bidi="ar-SA"/>
      </w:rPr>
    </w:lvl>
    <w:lvl w:ilvl="1" w:tplc="03228924">
      <w:numFmt w:val="bullet"/>
      <w:lvlText w:val="•"/>
      <w:lvlJc w:val="left"/>
      <w:pPr>
        <w:ind w:left="1756" w:hanging="360"/>
      </w:pPr>
      <w:rPr>
        <w:rFonts w:hint="default"/>
        <w:lang w:val="en-US" w:eastAsia="en-US" w:bidi="ar-SA"/>
      </w:rPr>
    </w:lvl>
    <w:lvl w:ilvl="2" w:tplc="C10219A6">
      <w:numFmt w:val="bullet"/>
      <w:lvlText w:val="•"/>
      <w:lvlJc w:val="left"/>
      <w:pPr>
        <w:ind w:left="2692" w:hanging="360"/>
      </w:pPr>
      <w:rPr>
        <w:rFonts w:hint="default"/>
        <w:lang w:val="en-US" w:eastAsia="en-US" w:bidi="ar-SA"/>
      </w:rPr>
    </w:lvl>
    <w:lvl w:ilvl="3" w:tplc="7C6E2ED8">
      <w:numFmt w:val="bullet"/>
      <w:lvlText w:val="•"/>
      <w:lvlJc w:val="left"/>
      <w:pPr>
        <w:ind w:left="3629" w:hanging="360"/>
      </w:pPr>
      <w:rPr>
        <w:rFonts w:hint="default"/>
        <w:lang w:val="en-US" w:eastAsia="en-US" w:bidi="ar-SA"/>
      </w:rPr>
    </w:lvl>
    <w:lvl w:ilvl="4" w:tplc="99748CBE">
      <w:numFmt w:val="bullet"/>
      <w:lvlText w:val="•"/>
      <w:lvlJc w:val="left"/>
      <w:pPr>
        <w:ind w:left="4565" w:hanging="360"/>
      </w:pPr>
      <w:rPr>
        <w:rFonts w:hint="default"/>
        <w:lang w:val="en-US" w:eastAsia="en-US" w:bidi="ar-SA"/>
      </w:rPr>
    </w:lvl>
    <w:lvl w:ilvl="5" w:tplc="DEB8F84E">
      <w:numFmt w:val="bullet"/>
      <w:lvlText w:val="•"/>
      <w:lvlJc w:val="left"/>
      <w:pPr>
        <w:ind w:left="5502" w:hanging="360"/>
      </w:pPr>
      <w:rPr>
        <w:rFonts w:hint="default"/>
        <w:lang w:val="en-US" w:eastAsia="en-US" w:bidi="ar-SA"/>
      </w:rPr>
    </w:lvl>
    <w:lvl w:ilvl="6" w:tplc="549662A4">
      <w:numFmt w:val="bullet"/>
      <w:lvlText w:val="•"/>
      <w:lvlJc w:val="left"/>
      <w:pPr>
        <w:ind w:left="6438" w:hanging="360"/>
      </w:pPr>
      <w:rPr>
        <w:rFonts w:hint="default"/>
        <w:lang w:val="en-US" w:eastAsia="en-US" w:bidi="ar-SA"/>
      </w:rPr>
    </w:lvl>
    <w:lvl w:ilvl="7" w:tplc="8C1A2C42">
      <w:numFmt w:val="bullet"/>
      <w:lvlText w:val="•"/>
      <w:lvlJc w:val="left"/>
      <w:pPr>
        <w:ind w:left="7374" w:hanging="360"/>
      </w:pPr>
      <w:rPr>
        <w:rFonts w:hint="default"/>
        <w:lang w:val="en-US" w:eastAsia="en-US" w:bidi="ar-SA"/>
      </w:rPr>
    </w:lvl>
    <w:lvl w:ilvl="8" w:tplc="4FCA69E0">
      <w:numFmt w:val="bullet"/>
      <w:lvlText w:val="•"/>
      <w:lvlJc w:val="left"/>
      <w:pPr>
        <w:ind w:left="8311" w:hanging="360"/>
      </w:pPr>
      <w:rPr>
        <w:rFonts w:hint="default"/>
        <w:lang w:val="en-US" w:eastAsia="en-US" w:bidi="ar-SA"/>
      </w:rPr>
    </w:lvl>
  </w:abstractNum>
  <w:abstractNum w:abstractNumId="1">
    <w:nsid w:val="108B5979"/>
    <w:multiLevelType w:val="multilevel"/>
    <w:tmpl w:val="944CA338"/>
    <w:lvl w:ilvl="0">
      <w:start w:val="4"/>
      <w:numFmt w:val="decimal"/>
      <w:lvlText w:val="%1"/>
      <w:lvlJc w:val="left"/>
      <w:pPr>
        <w:ind w:left="641" w:hanging="542"/>
      </w:pPr>
      <w:rPr>
        <w:rFonts w:hint="default"/>
        <w:lang w:val="en-US" w:eastAsia="en-US" w:bidi="ar-SA"/>
      </w:rPr>
    </w:lvl>
    <w:lvl w:ilvl="1">
      <w:start w:val="1"/>
      <w:numFmt w:val="decimal"/>
      <w:lvlText w:val="%1.%2"/>
      <w:lvlJc w:val="left"/>
      <w:pPr>
        <w:ind w:left="641" w:hanging="542"/>
      </w:pPr>
      <w:rPr>
        <w:rFonts w:ascii="Times New Roman" w:eastAsia="Times New Roman" w:hAnsi="Times New Roman" w:cs="Times New Roman" w:hint="default"/>
        <w:b/>
        <w:bCs/>
        <w:spacing w:val="0"/>
        <w:w w:val="100"/>
        <w:sz w:val="36"/>
        <w:szCs w:val="36"/>
        <w:lang w:val="en-US" w:eastAsia="en-US" w:bidi="ar-SA"/>
      </w:rPr>
    </w:lvl>
    <w:lvl w:ilvl="2">
      <w:start w:val="1"/>
      <w:numFmt w:val="decimal"/>
      <w:lvlText w:val="%1.%2.%3"/>
      <w:lvlJc w:val="left"/>
      <w:pPr>
        <w:ind w:left="724" w:hanging="724"/>
      </w:pPr>
      <w:rPr>
        <w:rFonts w:ascii="Times New Roman" w:eastAsia="Times New Roman" w:hAnsi="Times New Roman" w:cs="Times New Roman" w:hint="default"/>
        <w:b/>
        <w:bCs/>
        <w:color w:val="4F81BC"/>
        <w:spacing w:val="-4"/>
        <w:w w:val="100"/>
        <w:sz w:val="32"/>
        <w:szCs w:val="32"/>
        <w:lang w:val="en-US" w:eastAsia="en-US" w:bidi="ar-SA"/>
      </w:rPr>
    </w:lvl>
    <w:lvl w:ilvl="3">
      <w:numFmt w:val="bullet"/>
      <w:lvlText w:val="•"/>
      <w:lvlJc w:val="left"/>
      <w:pPr>
        <w:ind w:left="821" w:hanging="361"/>
      </w:pPr>
      <w:rPr>
        <w:rFonts w:ascii="Arial MT" w:eastAsia="Arial MT" w:hAnsi="Arial MT" w:cs="Arial MT" w:hint="default"/>
        <w:w w:val="99"/>
        <w:sz w:val="28"/>
        <w:szCs w:val="28"/>
        <w:lang w:val="en-US" w:eastAsia="en-US" w:bidi="ar-SA"/>
      </w:rPr>
    </w:lvl>
    <w:lvl w:ilvl="4">
      <w:numFmt w:val="bullet"/>
      <w:lvlText w:val="•"/>
      <w:lvlJc w:val="left"/>
      <w:pPr>
        <w:ind w:left="3941" w:hanging="361"/>
      </w:pPr>
      <w:rPr>
        <w:rFonts w:hint="default"/>
        <w:lang w:val="en-US" w:eastAsia="en-US" w:bidi="ar-SA"/>
      </w:rPr>
    </w:lvl>
    <w:lvl w:ilvl="5">
      <w:numFmt w:val="bullet"/>
      <w:lvlText w:val="•"/>
      <w:lvlJc w:val="left"/>
      <w:pPr>
        <w:ind w:left="4981" w:hanging="361"/>
      </w:pPr>
      <w:rPr>
        <w:rFonts w:hint="default"/>
        <w:lang w:val="en-US" w:eastAsia="en-US" w:bidi="ar-SA"/>
      </w:rPr>
    </w:lvl>
    <w:lvl w:ilvl="6">
      <w:numFmt w:val="bullet"/>
      <w:lvlText w:val="•"/>
      <w:lvlJc w:val="left"/>
      <w:pPr>
        <w:ind w:left="6022" w:hanging="361"/>
      </w:pPr>
      <w:rPr>
        <w:rFonts w:hint="default"/>
        <w:lang w:val="en-US" w:eastAsia="en-US" w:bidi="ar-SA"/>
      </w:rPr>
    </w:lvl>
    <w:lvl w:ilvl="7">
      <w:numFmt w:val="bullet"/>
      <w:lvlText w:val="•"/>
      <w:lvlJc w:val="left"/>
      <w:pPr>
        <w:ind w:left="7062" w:hanging="361"/>
      </w:pPr>
      <w:rPr>
        <w:rFonts w:hint="default"/>
        <w:lang w:val="en-US" w:eastAsia="en-US" w:bidi="ar-SA"/>
      </w:rPr>
    </w:lvl>
    <w:lvl w:ilvl="8">
      <w:numFmt w:val="bullet"/>
      <w:lvlText w:val="•"/>
      <w:lvlJc w:val="left"/>
      <w:pPr>
        <w:ind w:left="8103" w:hanging="361"/>
      </w:pPr>
      <w:rPr>
        <w:rFonts w:hint="default"/>
        <w:lang w:val="en-US" w:eastAsia="en-US" w:bidi="ar-SA"/>
      </w:rPr>
    </w:lvl>
  </w:abstractNum>
  <w:abstractNum w:abstractNumId="2">
    <w:nsid w:val="136F4C45"/>
    <w:multiLevelType w:val="hybridMultilevel"/>
    <w:tmpl w:val="8522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041A05"/>
    <w:multiLevelType w:val="hybridMultilevel"/>
    <w:tmpl w:val="AC28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A265E4"/>
    <w:multiLevelType w:val="multilevel"/>
    <w:tmpl w:val="3C584E8E"/>
    <w:lvl w:ilvl="0">
      <w:start w:val="1"/>
      <w:numFmt w:val="decimal"/>
      <w:lvlText w:val="%1"/>
      <w:lvlJc w:val="left"/>
      <w:pPr>
        <w:ind w:left="375" w:hanging="375"/>
      </w:pPr>
      <w:rPr>
        <w:rFonts w:hint="default"/>
      </w:rPr>
    </w:lvl>
    <w:lvl w:ilvl="1">
      <w:start w:val="8"/>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42A0E99"/>
    <w:multiLevelType w:val="hybridMultilevel"/>
    <w:tmpl w:val="5650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BD1194"/>
    <w:multiLevelType w:val="hybridMultilevel"/>
    <w:tmpl w:val="FF8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3D6521"/>
    <w:multiLevelType w:val="hybridMultilevel"/>
    <w:tmpl w:val="DF0C7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90646D"/>
    <w:multiLevelType w:val="hybridMultilevel"/>
    <w:tmpl w:val="26608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535D98"/>
    <w:multiLevelType w:val="hybridMultilevel"/>
    <w:tmpl w:val="9B046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26049F"/>
    <w:multiLevelType w:val="multilevel"/>
    <w:tmpl w:val="944CA338"/>
    <w:lvl w:ilvl="0">
      <w:start w:val="4"/>
      <w:numFmt w:val="decimal"/>
      <w:lvlText w:val="%1"/>
      <w:lvlJc w:val="left"/>
      <w:pPr>
        <w:ind w:left="641" w:hanging="542"/>
      </w:pPr>
      <w:rPr>
        <w:rFonts w:hint="default"/>
        <w:lang w:val="en-US" w:eastAsia="en-US" w:bidi="ar-SA"/>
      </w:rPr>
    </w:lvl>
    <w:lvl w:ilvl="1">
      <w:start w:val="1"/>
      <w:numFmt w:val="decimal"/>
      <w:lvlText w:val="%1.%2"/>
      <w:lvlJc w:val="left"/>
      <w:pPr>
        <w:ind w:left="641" w:hanging="542"/>
      </w:pPr>
      <w:rPr>
        <w:rFonts w:ascii="Times New Roman" w:eastAsia="Times New Roman" w:hAnsi="Times New Roman" w:cs="Times New Roman" w:hint="default"/>
        <w:b/>
        <w:bCs/>
        <w:spacing w:val="0"/>
        <w:w w:val="100"/>
        <w:sz w:val="36"/>
        <w:szCs w:val="36"/>
        <w:lang w:val="en-US" w:eastAsia="en-US" w:bidi="ar-SA"/>
      </w:rPr>
    </w:lvl>
    <w:lvl w:ilvl="2">
      <w:start w:val="1"/>
      <w:numFmt w:val="decimal"/>
      <w:lvlText w:val="%1.%2.%3"/>
      <w:lvlJc w:val="left"/>
      <w:pPr>
        <w:ind w:left="724" w:hanging="724"/>
      </w:pPr>
      <w:rPr>
        <w:rFonts w:ascii="Times New Roman" w:eastAsia="Times New Roman" w:hAnsi="Times New Roman" w:cs="Times New Roman" w:hint="default"/>
        <w:b/>
        <w:bCs/>
        <w:color w:val="4F81BC"/>
        <w:spacing w:val="-4"/>
        <w:w w:val="100"/>
        <w:sz w:val="32"/>
        <w:szCs w:val="32"/>
        <w:lang w:val="en-US" w:eastAsia="en-US" w:bidi="ar-SA"/>
      </w:rPr>
    </w:lvl>
    <w:lvl w:ilvl="3">
      <w:numFmt w:val="bullet"/>
      <w:lvlText w:val="•"/>
      <w:lvlJc w:val="left"/>
      <w:pPr>
        <w:ind w:left="821" w:hanging="361"/>
      </w:pPr>
      <w:rPr>
        <w:rFonts w:ascii="Arial MT" w:eastAsia="Arial MT" w:hAnsi="Arial MT" w:cs="Arial MT" w:hint="default"/>
        <w:w w:val="99"/>
        <w:sz w:val="28"/>
        <w:szCs w:val="28"/>
        <w:lang w:val="en-US" w:eastAsia="en-US" w:bidi="ar-SA"/>
      </w:rPr>
    </w:lvl>
    <w:lvl w:ilvl="4">
      <w:numFmt w:val="bullet"/>
      <w:lvlText w:val="•"/>
      <w:lvlJc w:val="left"/>
      <w:pPr>
        <w:ind w:left="3941" w:hanging="361"/>
      </w:pPr>
      <w:rPr>
        <w:rFonts w:hint="default"/>
        <w:lang w:val="en-US" w:eastAsia="en-US" w:bidi="ar-SA"/>
      </w:rPr>
    </w:lvl>
    <w:lvl w:ilvl="5">
      <w:numFmt w:val="bullet"/>
      <w:lvlText w:val="•"/>
      <w:lvlJc w:val="left"/>
      <w:pPr>
        <w:ind w:left="4981" w:hanging="361"/>
      </w:pPr>
      <w:rPr>
        <w:rFonts w:hint="default"/>
        <w:lang w:val="en-US" w:eastAsia="en-US" w:bidi="ar-SA"/>
      </w:rPr>
    </w:lvl>
    <w:lvl w:ilvl="6">
      <w:numFmt w:val="bullet"/>
      <w:lvlText w:val="•"/>
      <w:lvlJc w:val="left"/>
      <w:pPr>
        <w:ind w:left="6022" w:hanging="361"/>
      </w:pPr>
      <w:rPr>
        <w:rFonts w:hint="default"/>
        <w:lang w:val="en-US" w:eastAsia="en-US" w:bidi="ar-SA"/>
      </w:rPr>
    </w:lvl>
    <w:lvl w:ilvl="7">
      <w:numFmt w:val="bullet"/>
      <w:lvlText w:val="•"/>
      <w:lvlJc w:val="left"/>
      <w:pPr>
        <w:ind w:left="7062" w:hanging="361"/>
      </w:pPr>
      <w:rPr>
        <w:rFonts w:hint="default"/>
        <w:lang w:val="en-US" w:eastAsia="en-US" w:bidi="ar-SA"/>
      </w:rPr>
    </w:lvl>
    <w:lvl w:ilvl="8">
      <w:numFmt w:val="bullet"/>
      <w:lvlText w:val="•"/>
      <w:lvlJc w:val="left"/>
      <w:pPr>
        <w:ind w:left="8103" w:hanging="361"/>
      </w:pPr>
      <w:rPr>
        <w:rFonts w:hint="default"/>
        <w:lang w:val="en-US" w:eastAsia="en-US" w:bidi="ar-SA"/>
      </w:rPr>
    </w:lvl>
  </w:abstractNum>
  <w:abstractNum w:abstractNumId="11">
    <w:nsid w:val="6B00265C"/>
    <w:multiLevelType w:val="hybridMultilevel"/>
    <w:tmpl w:val="0636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5B75FF"/>
    <w:multiLevelType w:val="hybridMultilevel"/>
    <w:tmpl w:val="30C0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9A4D9A"/>
    <w:multiLevelType w:val="hybridMultilevel"/>
    <w:tmpl w:val="C6BC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2A326E"/>
    <w:multiLevelType w:val="multilevel"/>
    <w:tmpl w:val="B0DA2D76"/>
    <w:lvl w:ilvl="0">
      <w:start w:val="3"/>
      <w:numFmt w:val="decimal"/>
      <w:lvlText w:val="%1"/>
      <w:lvlJc w:val="left"/>
      <w:pPr>
        <w:ind w:left="641" w:hanging="542"/>
      </w:pPr>
      <w:rPr>
        <w:rFonts w:hint="default"/>
        <w:lang w:val="en-US" w:eastAsia="en-US" w:bidi="ar-SA"/>
      </w:rPr>
    </w:lvl>
    <w:lvl w:ilvl="1">
      <w:start w:val="1"/>
      <w:numFmt w:val="decimal"/>
      <w:lvlText w:val="%1.%2"/>
      <w:lvlJc w:val="left"/>
      <w:pPr>
        <w:ind w:left="542" w:hanging="542"/>
      </w:pPr>
      <w:rPr>
        <w:rFonts w:ascii="Times New Roman" w:eastAsia="Times New Roman" w:hAnsi="Times New Roman" w:cs="Times New Roman" w:hint="default"/>
        <w:b/>
        <w:bCs/>
        <w:spacing w:val="0"/>
        <w:w w:val="100"/>
        <w:sz w:val="36"/>
        <w:szCs w:val="36"/>
        <w:lang w:val="en-US" w:eastAsia="en-US" w:bidi="ar-SA"/>
      </w:rPr>
    </w:lvl>
    <w:lvl w:ilvl="2">
      <w:numFmt w:val="bullet"/>
      <w:lvlText w:val="•"/>
      <w:lvlJc w:val="left"/>
      <w:pPr>
        <w:ind w:left="821" w:hanging="361"/>
      </w:pPr>
      <w:rPr>
        <w:rFonts w:ascii="Arial MT" w:eastAsia="Arial MT" w:hAnsi="Arial MT" w:cs="Arial MT" w:hint="default"/>
        <w:w w:val="99"/>
        <w:sz w:val="28"/>
        <w:szCs w:val="28"/>
        <w:lang w:val="en-US" w:eastAsia="en-US" w:bidi="ar-SA"/>
      </w:rPr>
    </w:lvl>
    <w:lvl w:ilvl="3">
      <w:numFmt w:val="bullet"/>
      <w:lvlText w:val="•"/>
      <w:lvlJc w:val="left"/>
      <w:pPr>
        <w:ind w:left="2900" w:hanging="361"/>
      </w:pPr>
      <w:rPr>
        <w:rFonts w:hint="default"/>
        <w:lang w:val="en-US" w:eastAsia="en-US" w:bidi="ar-SA"/>
      </w:rPr>
    </w:lvl>
    <w:lvl w:ilvl="4">
      <w:numFmt w:val="bullet"/>
      <w:lvlText w:val="•"/>
      <w:lvlJc w:val="left"/>
      <w:pPr>
        <w:ind w:left="3941" w:hanging="361"/>
      </w:pPr>
      <w:rPr>
        <w:rFonts w:hint="default"/>
        <w:lang w:val="en-US" w:eastAsia="en-US" w:bidi="ar-SA"/>
      </w:rPr>
    </w:lvl>
    <w:lvl w:ilvl="5">
      <w:numFmt w:val="bullet"/>
      <w:lvlText w:val="•"/>
      <w:lvlJc w:val="left"/>
      <w:pPr>
        <w:ind w:left="4981" w:hanging="361"/>
      </w:pPr>
      <w:rPr>
        <w:rFonts w:hint="default"/>
        <w:lang w:val="en-US" w:eastAsia="en-US" w:bidi="ar-SA"/>
      </w:rPr>
    </w:lvl>
    <w:lvl w:ilvl="6">
      <w:numFmt w:val="bullet"/>
      <w:lvlText w:val="•"/>
      <w:lvlJc w:val="left"/>
      <w:pPr>
        <w:ind w:left="6022" w:hanging="361"/>
      </w:pPr>
      <w:rPr>
        <w:rFonts w:hint="default"/>
        <w:lang w:val="en-US" w:eastAsia="en-US" w:bidi="ar-SA"/>
      </w:rPr>
    </w:lvl>
    <w:lvl w:ilvl="7">
      <w:numFmt w:val="bullet"/>
      <w:lvlText w:val="•"/>
      <w:lvlJc w:val="left"/>
      <w:pPr>
        <w:ind w:left="7062" w:hanging="361"/>
      </w:pPr>
      <w:rPr>
        <w:rFonts w:hint="default"/>
        <w:lang w:val="en-US" w:eastAsia="en-US" w:bidi="ar-SA"/>
      </w:rPr>
    </w:lvl>
    <w:lvl w:ilvl="8">
      <w:numFmt w:val="bullet"/>
      <w:lvlText w:val="•"/>
      <w:lvlJc w:val="left"/>
      <w:pPr>
        <w:ind w:left="8103" w:hanging="361"/>
      </w:pPr>
      <w:rPr>
        <w:rFonts w:hint="default"/>
        <w:lang w:val="en-US" w:eastAsia="en-US" w:bidi="ar-SA"/>
      </w:rPr>
    </w:lvl>
  </w:abstractNum>
  <w:abstractNum w:abstractNumId="15">
    <w:nsid w:val="719F33EA"/>
    <w:multiLevelType w:val="hybridMultilevel"/>
    <w:tmpl w:val="53F41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A371A3"/>
    <w:multiLevelType w:val="multilevel"/>
    <w:tmpl w:val="700259F0"/>
    <w:lvl w:ilvl="0">
      <w:start w:val="2"/>
      <w:numFmt w:val="decimal"/>
      <w:lvlText w:val="%1"/>
      <w:lvlJc w:val="left"/>
      <w:pPr>
        <w:ind w:left="641" w:hanging="542"/>
      </w:pPr>
      <w:rPr>
        <w:rFonts w:hint="default"/>
        <w:lang w:val="en-US" w:eastAsia="en-US" w:bidi="ar-SA"/>
      </w:rPr>
    </w:lvl>
    <w:lvl w:ilvl="1">
      <w:start w:val="1"/>
      <w:numFmt w:val="decimal"/>
      <w:lvlText w:val="%1.%2"/>
      <w:lvlJc w:val="left"/>
      <w:pPr>
        <w:ind w:left="641" w:hanging="542"/>
      </w:pPr>
      <w:rPr>
        <w:rFonts w:ascii="Times New Roman" w:eastAsia="Times New Roman" w:hAnsi="Times New Roman" w:cs="Times New Roman" w:hint="default"/>
        <w:b/>
        <w:bCs/>
        <w:spacing w:val="0"/>
        <w:w w:val="100"/>
        <w:sz w:val="36"/>
        <w:szCs w:val="36"/>
        <w:lang w:val="en-US" w:eastAsia="en-US" w:bidi="ar-SA"/>
      </w:rPr>
    </w:lvl>
    <w:lvl w:ilvl="2">
      <w:numFmt w:val="bullet"/>
      <w:lvlText w:val="•"/>
      <w:lvlJc w:val="left"/>
      <w:pPr>
        <w:ind w:left="821" w:hanging="361"/>
      </w:pPr>
      <w:rPr>
        <w:rFonts w:ascii="Arial MT" w:eastAsia="Arial MT" w:hAnsi="Arial MT" w:cs="Arial MT" w:hint="default"/>
        <w:w w:val="99"/>
        <w:sz w:val="28"/>
        <w:szCs w:val="28"/>
        <w:lang w:val="en-US" w:eastAsia="en-US" w:bidi="ar-SA"/>
      </w:rPr>
    </w:lvl>
    <w:lvl w:ilvl="3">
      <w:numFmt w:val="bullet"/>
      <w:lvlText w:val="•"/>
      <w:lvlJc w:val="left"/>
      <w:pPr>
        <w:ind w:left="2900" w:hanging="361"/>
      </w:pPr>
      <w:rPr>
        <w:rFonts w:hint="default"/>
        <w:lang w:val="en-US" w:eastAsia="en-US" w:bidi="ar-SA"/>
      </w:rPr>
    </w:lvl>
    <w:lvl w:ilvl="4">
      <w:numFmt w:val="bullet"/>
      <w:lvlText w:val="•"/>
      <w:lvlJc w:val="left"/>
      <w:pPr>
        <w:ind w:left="3941" w:hanging="361"/>
      </w:pPr>
      <w:rPr>
        <w:rFonts w:hint="default"/>
        <w:lang w:val="en-US" w:eastAsia="en-US" w:bidi="ar-SA"/>
      </w:rPr>
    </w:lvl>
    <w:lvl w:ilvl="5">
      <w:numFmt w:val="bullet"/>
      <w:lvlText w:val="•"/>
      <w:lvlJc w:val="left"/>
      <w:pPr>
        <w:ind w:left="4981" w:hanging="361"/>
      </w:pPr>
      <w:rPr>
        <w:rFonts w:hint="default"/>
        <w:lang w:val="en-US" w:eastAsia="en-US" w:bidi="ar-SA"/>
      </w:rPr>
    </w:lvl>
    <w:lvl w:ilvl="6">
      <w:numFmt w:val="bullet"/>
      <w:lvlText w:val="•"/>
      <w:lvlJc w:val="left"/>
      <w:pPr>
        <w:ind w:left="6022" w:hanging="361"/>
      </w:pPr>
      <w:rPr>
        <w:rFonts w:hint="default"/>
        <w:lang w:val="en-US" w:eastAsia="en-US" w:bidi="ar-SA"/>
      </w:rPr>
    </w:lvl>
    <w:lvl w:ilvl="7">
      <w:numFmt w:val="bullet"/>
      <w:lvlText w:val="•"/>
      <w:lvlJc w:val="left"/>
      <w:pPr>
        <w:ind w:left="7062" w:hanging="361"/>
      </w:pPr>
      <w:rPr>
        <w:rFonts w:hint="default"/>
        <w:lang w:val="en-US" w:eastAsia="en-US" w:bidi="ar-SA"/>
      </w:rPr>
    </w:lvl>
    <w:lvl w:ilvl="8">
      <w:numFmt w:val="bullet"/>
      <w:lvlText w:val="•"/>
      <w:lvlJc w:val="left"/>
      <w:pPr>
        <w:ind w:left="8103" w:hanging="361"/>
      </w:pPr>
      <w:rPr>
        <w:rFonts w:hint="default"/>
        <w:lang w:val="en-US" w:eastAsia="en-US" w:bidi="ar-SA"/>
      </w:rPr>
    </w:lvl>
  </w:abstractNum>
  <w:abstractNum w:abstractNumId="17">
    <w:nsid w:val="78A75FF8"/>
    <w:multiLevelType w:val="hybridMultilevel"/>
    <w:tmpl w:val="10CE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4"/>
  </w:num>
  <w:num w:numId="4">
    <w:abstractNumId w:val="16"/>
  </w:num>
  <w:num w:numId="5">
    <w:abstractNumId w:val="13"/>
  </w:num>
  <w:num w:numId="6">
    <w:abstractNumId w:val="10"/>
  </w:num>
  <w:num w:numId="7">
    <w:abstractNumId w:val="8"/>
  </w:num>
  <w:num w:numId="8">
    <w:abstractNumId w:val="11"/>
  </w:num>
  <w:num w:numId="9">
    <w:abstractNumId w:val="3"/>
  </w:num>
  <w:num w:numId="10">
    <w:abstractNumId w:val="6"/>
  </w:num>
  <w:num w:numId="11">
    <w:abstractNumId w:val="2"/>
  </w:num>
  <w:num w:numId="12">
    <w:abstractNumId w:val="7"/>
  </w:num>
  <w:num w:numId="13">
    <w:abstractNumId w:val="5"/>
  </w:num>
  <w:num w:numId="14">
    <w:abstractNumId w:val="12"/>
  </w:num>
  <w:num w:numId="15">
    <w:abstractNumId w:val="4"/>
  </w:num>
  <w:num w:numId="16">
    <w:abstractNumId w:val="15"/>
  </w:num>
  <w:num w:numId="17">
    <w:abstractNumId w:val="17"/>
  </w:num>
  <w:num w:numId="18">
    <w:abstractNumId w:val="9"/>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hulipudi jyothi">
    <w15:presenceInfo w15:providerId="Windows Live" w15:userId="c3e7c63b3070f5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A54"/>
    <w:rsid w:val="00034DAE"/>
    <w:rsid w:val="0007381C"/>
    <w:rsid w:val="000A07E2"/>
    <w:rsid w:val="000C2471"/>
    <w:rsid w:val="000D0AEB"/>
    <w:rsid w:val="00112788"/>
    <w:rsid w:val="00130340"/>
    <w:rsid w:val="00133727"/>
    <w:rsid w:val="0014391F"/>
    <w:rsid w:val="001456EB"/>
    <w:rsid w:val="00155F81"/>
    <w:rsid w:val="0019616D"/>
    <w:rsid w:val="001E22DE"/>
    <w:rsid w:val="001F1516"/>
    <w:rsid w:val="001F77A4"/>
    <w:rsid w:val="002141D1"/>
    <w:rsid w:val="00221999"/>
    <w:rsid w:val="00227C01"/>
    <w:rsid w:val="00240122"/>
    <w:rsid w:val="00250E99"/>
    <w:rsid w:val="002615FC"/>
    <w:rsid w:val="0026246D"/>
    <w:rsid w:val="00291D83"/>
    <w:rsid w:val="002C11EE"/>
    <w:rsid w:val="002C131C"/>
    <w:rsid w:val="002F18C8"/>
    <w:rsid w:val="00301781"/>
    <w:rsid w:val="00322E2F"/>
    <w:rsid w:val="00324B42"/>
    <w:rsid w:val="003309DE"/>
    <w:rsid w:val="00333017"/>
    <w:rsid w:val="0035539D"/>
    <w:rsid w:val="00362442"/>
    <w:rsid w:val="0037119A"/>
    <w:rsid w:val="00397E0D"/>
    <w:rsid w:val="003A1A3F"/>
    <w:rsid w:val="003A44A2"/>
    <w:rsid w:val="003A74CF"/>
    <w:rsid w:val="003D3FF7"/>
    <w:rsid w:val="003E1043"/>
    <w:rsid w:val="003E1BB7"/>
    <w:rsid w:val="0044095D"/>
    <w:rsid w:val="00452FE5"/>
    <w:rsid w:val="00455220"/>
    <w:rsid w:val="00473091"/>
    <w:rsid w:val="004D3ADD"/>
    <w:rsid w:val="004D7CAE"/>
    <w:rsid w:val="004E1D18"/>
    <w:rsid w:val="004F07E4"/>
    <w:rsid w:val="004F17E5"/>
    <w:rsid w:val="005001E7"/>
    <w:rsid w:val="0050556D"/>
    <w:rsid w:val="005250E0"/>
    <w:rsid w:val="00525A7D"/>
    <w:rsid w:val="00527110"/>
    <w:rsid w:val="00544CC6"/>
    <w:rsid w:val="00552848"/>
    <w:rsid w:val="00562377"/>
    <w:rsid w:val="00570A54"/>
    <w:rsid w:val="0057162F"/>
    <w:rsid w:val="00587BE4"/>
    <w:rsid w:val="005A24C7"/>
    <w:rsid w:val="005C6743"/>
    <w:rsid w:val="005E0193"/>
    <w:rsid w:val="006234CE"/>
    <w:rsid w:val="00630C2A"/>
    <w:rsid w:val="00677B45"/>
    <w:rsid w:val="006813B5"/>
    <w:rsid w:val="00687312"/>
    <w:rsid w:val="006B1A0E"/>
    <w:rsid w:val="006D16F1"/>
    <w:rsid w:val="006E0C87"/>
    <w:rsid w:val="00720935"/>
    <w:rsid w:val="0075553F"/>
    <w:rsid w:val="00773ADD"/>
    <w:rsid w:val="007A10A5"/>
    <w:rsid w:val="007D2680"/>
    <w:rsid w:val="007E10BB"/>
    <w:rsid w:val="0081687A"/>
    <w:rsid w:val="00836BDA"/>
    <w:rsid w:val="00837903"/>
    <w:rsid w:val="0084137D"/>
    <w:rsid w:val="00850001"/>
    <w:rsid w:val="0089462A"/>
    <w:rsid w:val="008C64F8"/>
    <w:rsid w:val="00906D30"/>
    <w:rsid w:val="009518D9"/>
    <w:rsid w:val="00975B1A"/>
    <w:rsid w:val="00977718"/>
    <w:rsid w:val="009A7984"/>
    <w:rsid w:val="009C2697"/>
    <w:rsid w:val="009D1296"/>
    <w:rsid w:val="009E0E1D"/>
    <w:rsid w:val="00A04638"/>
    <w:rsid w:val="00A11D55"/>
    <w:rsid w:val="00A12F42"/>
    <w:rsid w:val="00A17C69"/>
    <w:rsid w:val="00A66593"/>
    <w:rsid w:val="00A770D6"/>
    <w:rsid w:val="00A97588"/>
    <w:rsid w:val="00AA69B3"/>
    <w:rsid w:val="00AD5B40"/>
    <w:rsid w:val="00AF4956"/>
    <w:rsid w:val="00B0652B"/>
    <w:rsid w:val="00B219A1"/>
    <w:rsid w:val="00B55A00"/>
    <w:rsid w:val="00BA567B"/>
    <w:rsid w:val="00BA728F"/>
    <w:rsid w:val="00BA7456"/>
    <w:rsid w:val="00BA7729"/>
    <w:rsid w:val="00BC0710"/>
    <w:rsid w:val="00C07FA2"/>
    <w:rsid w:val="00C22A04"/>
    <w:rsid w:val="00C72565"/>
    <w:rsid w:val="00C72AF3"/>
    <w:rsid w:val="00CB2A66"/>
    <w:rsid w:val="00CE0AAC"/>
    <w:rsid w:val="00CE35DF"/>
    <w:rsid w:val="00CF2BE6"/>
    <w:rsid w:val="00D015FF"/>
    <w:rsid w:val="00D0452A"/>
    <w:rsid w:val="00D13B99"/>
    <w:rsid w:val="00D36E7E"/>
    <w:rsid w:val="00D54778"/>
    <w:rsid w:val="00D613C9"/>
    <w:rsid w:val="00D9204B"/>
    <w:rsid w:val="00D946A0"/>
    <w:rsid w:val="00DB0720"/>
    <w:rsid w:val="00DE202B"/>
    <w:rsid w:val="00DF2C4E"/>
    <w:rsid w:val="00DF2DAF"/>
    <w:rsid w:val="00E3220A"/>
    <w:rsid w:val="00E35C45"/>
    <w:rsid w:val="00E65A54"/>
    <w:rsid w:val="00E93247"/>
    <w:rsid w:val="00EC1301"/>
    <w:rsid w:val="00EF208B"/>
    <w:rsid w:val="00EF764B"/>
    <w:rsid w:val="00F16D4C"/>
    <w:rsid w:val="00F230AB"/>
    <w:rsid w:val="00F345C1"/>
    <w:rsid w:val="00F73C32"/>
    <w:rsid w:val="00F9475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95C41F-220A-4F27-B1C2-FACAF793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A54"/>
    <w:pPr>
      <w:widowControl w:val="0"/>
      <w:autoSpaceDE w:val="0"/>
      <w:autoSpaceDN w:val="0"/>
      <w:spacing w:after="0" w:line="240" w:lineRule="auto"/>
    </w:pPr>
    <w:rPr>
      <w:rFonts w:ascii="Times New Roman" w:eastAsia="Times New Roman" w:hAnsi="Times New Roman" w:cs="Times New Roman"/>
      <w:lang w:bidi="ar-SA"/>
    </w:rPr>
  </w:style>
  <w:style w:type="paragraph" w:styleId="Heading1">
    <w:name w:val="heading 1"/>
    <w:basedOn w:val="Normal"/>
    <w:next w:val="Normal"/>
    <w:link w:val="Heading1Char"/>
    <w:uiPriority w:val="9"/>
    <w:qFormat/>
    <w:rsid w:val="0045522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unhideWhenUsed/>
    <w:qFormat/>
    <w:rsid w:val="00E65A54"/>
    <w:pPr>
      <w:ind w:left="823"/>
      <w:outlineLvl w:val="1"/>
    </w:pPr>
    <w:rPr>
      <w:b/>
      <w:bCs/>
      <w:sz w:val="32"/>
      <w:szCs w:val="32"/>
    </w:rPr>
  </w:style>
  <w:style w:type="paragraph" w:styleId="Heading3">
    <w:name w:val="heading 3"/>
    <w:basedOn w:val="Normal"/>
    <w:next w:val="Normal"/>
    <w:link w:val="Heading3Char"/>
    <w:uiPriority w:val="9"/>
    <w:unhideWhenUsed/>
    <w:qFormat/>
    <w:rsid w:val="00E65A5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3301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5A54"/>
    <w:rPr>
      <w:rFonts w:ascii="Times New Roman" w:eastAsia="Times New Roman" w:hAnsi="Times New Roman" w:cs="Times New Roman"/>
      <w:b/>
      <w:bCs/>
      <w:sz w:val="32"/>
      <w:szCs w:val="32"/>
      <w:lang w:bidi="ar-SA"/>
    </w:rPr>
  </w:style>
  <w:style w:type="paragraph" w:styleId="BodyText">
    <w:name w:val="Body Text"/>
    <w:basedOn w:val="Normal"/>
    <w:link w:val="BodyTextChar"/>
    <w:uiPriority w:val="1"/>
    <w:qFormat/>
    <w:rsid w:val="00E65A54"/>
    <w:rPr>
      <w:sz w:val="28"/>
      <w:szCs w:val="28"/>
    </w:rPr>
  </w:style>
  <w:style w:type="character" w:customStyle="1" w:styleId="BodyTextChar">
    <w:name w:val="Body Text Char"/>
    <w:basedOn w:val="DefaultParagraphFont"/>
    <w:link w:val="BodyText"/>
    <w:uiPriority w:val="1"/>
    <w:rsid w:val="00E65A54"/>
    <w:rPr>
      <w:rFonts w:ascii="Times New Roman" w:eastAsia="Times New Roman" w:hAnsi="Times New Roman" w:cs="Times New Roman"/>
      <w:sz w:val="28"/>
      <w:szCs w:val="28"/>
      <w:lang w:bidi="ar-SA"/>
    </w:rPr>
  </w:style>
  <w:style w:type="character" w:customStyle="1" w:styleId="Heading3Char">
    <w:name w:val="Heading 3 Char"/>
    <w:basedOn w:val="DefaultParagraphFont"/>
    <w:link w:val="Heading3"/>
    <w:uiPriority w:val="9"/>
    <w:rsid w:val="00E65A54"/>
    <w:rPr>
      <w:rFonts w:asciiTheme="majorHAnsi" w:eastAsiaTheme="majorEastAsia" w:hAnsiTheme="majorHAnsi" w:cstheme="majorBidi"/>
      <w:color w:val="1F4D78" w:themeColor="accent1" w:themeShade="7F"/>
      <w:sz w:val="24"/>
      <w:szCs w:val="24"/>
      <w:lang w:bidi="ar-SA"/>
    </w:rPr>
  </w:style>
  <w:style w:type="character" w:customStyle="1" w:styleId="Heading1Char">
    <w:name w:val="Heading 1 Char"/>
    <w:basedOn w:val="DefaultParagraphFont"/>
    <w:link w:val="Heading1"/>
    <w:uiPriority w:val="9"/>
    <w:rsid w:val="00455220"/>
    <w:rPr>
      <w:rFonts w:asciiTheme="majorHAnsi" w:eastAsiaTheme="majorEastAsia" w:hAnsiTheme="majorHAnsi" w:cstheme="majorBidi"/>
      <w:color w:val="2E74B5" w:themeColor="accent1" w:themeShade="BF"/>
      <w:sz w:val="32"/>
      <w:szCs w:val="32"/>
      <w:lang w:bidi="ar-SA"/>
    </w:rPr>
  </w:style>
  <w:style w:type="paragraph" w:styleId="TOC1">
    <w:name w:val="toc 1"/>
    <w:basedOn w:val="Normal"/>
    <w:uiPriority w:val="39"/>
    <w:qFormat/>
    <w:rsid w:val="00455220"/>
    <w:pPr>
      <w:spacing w:before="139"/>
      <w:ind w:left="100"/>
    </w:pPr>
  </w:style>
  <w:style w:type="paragraph" w:styleId="TOC2">
    <w:name w:val="toc 2"/>
    <w:basedOn w:val="Normal"/>
    <w:uiPriority w:val="39"/>
    <w:qFormat/>
    <w:rsid w:val="00455220"/>
    <w:pPr>
      <w:spacing w:before="140"/>
      <w:ind w:left="647" w:hanging="327"/>
    </w:pPr>
    <w:rPr>
      <w:rFonts w:ascii="Calibri" w:eastAsia="Calibri" w:hAnsi="Calibri" w:cs="Calibri"/>
    </w:rPr>
  </w:style>
  <w:style w:type="paragraph" w:styleId="TOC3">
    <w:name w:val="toc 3"/>
    <w:basedOn w:val="Normal"/>
    <w:uiPriority w:val="39"/>
    <w:qFormat/>
    <w:rsid w:val="00455220"/>
    <w:pPr>
      <w:spacing w:before="140"/>
      <w:ind w:left="1041" w:hanging="500"/>
    </w:pPr>
  </w:style>
  <w:style w:type="paragraph" w:styleId="ListParagraph">
    <w:name w:val="List Paragraph"/>
    <w:basedOn w:val="Normal"/>
    <w:uiPriority w:val="34"/>
    <w:qFormat/>
    <w:rsid w:val="00455220"/>
    <w:pPr>
      <w:spacing w:before="140"/>
      <w:ind w:left="821" w:hanging="361"/>
    </w:pPr>
  </w:style>
  <w:style w:type="paragraph" w:customStyle="1" w:styleId="TableParagraph">
    <w:name w:val="Table Paragraph"/>
    <w:basedOn w:val="Normal"/>
    <w:uiPriority w:val="1"/>
    <w:qFormat/>
    <w:rsid w:val="00455220"/>
    <w:pPr>
      <w:ind w:left="732"/>
    </w:pPr>
  </w:style>
  <w:style w:type="paragraph" w:styleId="Header">
    <w:name w:val="header"/>
    <w:basedOn w:val="Normal"/>
    <w:link w:val="HeaderChar"/>
    <w:uiPriority w:val="99"/>
    <w:unhideWhenUsed/>
    <w:rsid w:val="00687312"/>
    <w:pPr>
      <w:tabs>
        <w:tab w:val="center" w:pos="4680"/>
        <w:tab w:val="right" w:pos="9360"/>
      </w:tabs>
    </w:pPr>
  </w:style>
  <w:style w:type="character" w:customStyle="1" w:styleId="HeaderChar">
    <w:name w:val="Header Char"/>
    <w:basedOn w:val="DefaultParagraphFont"/>
    <w:link w:val="Header"/>
    <w:uiPriority w:val="99"/>
    <w:rsid w:val="00687312"/>
    <w:rPr>
      <w:rFonts w:ascii="Times New Roman" w:eastAsia="Times New Roman" w:hAnsi="Times New Roman" w:cs="Times New Roman"/>
      <w:lang w:bidi="ar-SA"/>
    </w:rPr>
  </w:style>
  <w:style w:type="paragraph" w:styleId="Footer">
    <w:name w:val="footer"/>
    <w:basedOn w:val="Normal"/>
    <w:link w:val="FooterChar"/>
    <w:uiPriority w:val="99"/>
    <w:unhideWhenUsed/>
    <w:rsid w:val="00687312"/>
    <w:pPr>
      <w:tabs>
        <w:tab w:val="center" w:pos="4680"/>
        <w:tab w:val="right" w:pos="9360"/>
      </w:tabs>
    </w:pPr>
  </w:style>
  <w:style w:type="character" w:customStyle="1" w:styleId="FooterChar">
    <w:name w:val="Footer Char"/>
    <w:basedOn w:val="DefaultParagraphFont"/>
    <w:link w:val="Footer"/>
    <w:uiPriority w:val="99"/>
    <w:rsid w:val="00687312"/>
    <w:rPr>
      <w:rFonts w:ascii="Times New Roman" w:eastAsia="Times New Roman" w:hAnsi="Times New Roman" w:cs="Times New Roman"/>
      <w:lang w:bidi="ar-SA"/>
    </w:rPr>
  </w:style>
  <w:style w:type="paragraph" w:styleId="BalloonText">
    <w:name w:val="Balloon Text"/>
    <w:basedOn w:val="Normal"/>
    <w:link w:val="BalloonTextChar"/>
    <w:uiPriority w:val="99"/>
    <w:semiHidden/>
    <w:unhideWhenUsed/>
    <w:rsid w:val="00587B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7BE4"/>
    <w:rPr>
      <w:rFonts w:ascii="Segoe UI" w:eastAsia="Times New Roman" w:hAnsi="Segoe UI" w:cs="Segoe UI"/>
      <w:sz w:val="18"/>
      <w:szCs w:val="18"/>
      <w:lang w:bidi="ar-SA"/>
    </w:rPr>
  </w:style>
  <w:style w:type="paragraph" w:styleId="NoSpacing">
    <w:name w:val="No Spacing"/>
    <w:uiPriority w:val="1"/>
    <w:qFormat/>
    <w:rsid w:val="00DF2DAF"/>
    <w:pPr>
      <w:widowControl w:val="0"/>
      <w:autoSpaceDE w:val="0"/>
      <w:autoSpaceDN w:val="0"/>
      <w:spacing w:after="0" w:line="240" w:lineRule="auto"/>
    </w:pPr>
    <w:rPr>
      <w:rFonts w:ascii="Times New Roman" w:eastAsia="Times New Roman" w:hAnsi="Times New Roman" w:cs="Times New Roman"/>
      <w:lang w:bidi="ar-SA"/>
    </w:rPr>
  </w:style>
  <w:style w:type="paragraph" w:styleId="TOCHeading">
    <w:name w:val="TOC Heading"/>
    <w:basedOn w:val="Heading1"/>
    <w:next w:val="Normal"/>
    <w:uiPriority w:val="39"/>
    <w:unhideWhenUsed/>
    <w:qFormat/>
    <w:rsid w:val="00333017"/>
    <w:pPr>
      <w:widowControl/>
      <w:autoSpaceDE/>
      <w:autoSpaceDN/>
      <w:spacing w:line="259" w:lineRule="auto"/>
      <w:outlineLvl w:val="9"/>
    </w:pPr>
  </w:style>
  <w:style w:type="character" w:styleId="Hyperlink">
    <w:name w:val="Hyperlink"/>
    <w:basedOn w:val="DefaultParagraphFont"/>
    <w:uiPriority w:val="99"/>
    <w:unhideWhenUsed/>
    <w:rsid w:val="00333017"/>
    <w:rPr>
      <w:color w:val="0563C1" w:themeColor="hyperlink"/>
      <w:u w:val="single"/>
    </w:rPr>
  </w:style>
  <w:style w:type="character" w:customStyle="1" w:styleId="Heading4Char">
    <w:name w:val="Heading 4 Char"/>
    <w:basedOn w:val="DefaultParagraphFont"/>
    <w:link w:val="Heading4"/>
    <w:uiPriority w:val="9"/>
    <w:rsid w:val="00333017"/>
    <w:rPr>
      <w:rFonts w:asciiTheme="majorHAnsi" w:eastAsiaTheme="majorEastAsia" w:hAnsiTheme="majorHAnsi" w:cstheme="majorBidi"/>
      <w:i/>
      <w:iCs/>
      <w:color w:val="2E74B5" w:themeColor="accent1" w:themeShade="BF"/>
      <w:lang w:bidi="ar-SA"/>
    </w:rPr>
  </w:style>
  <w:style w:type="paragraph" w:styleId="NormalWeb">
    <w:name w:val="Normal (Web)"/>
    <w:basedOn w:val="Normal"/>
    <w:uiPriority w:val="99"/>
    <w:semiHidden/>
    <w:unhideWhenUsed/>
    <w:rsid w:val="002141D1"/>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141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36274">
      <w:bodyDiv w:val="1"/>
      <w:marLeft w:val="0"/>
      <w:marRight w:val="0"/>
      <w:marTop w:val="0"/>
      <w:marBottom w:val="0"/>
      <w:divBdr>
        <w:top w:val="none" w:sz="0" w:space="0" w:color="auto"/>
        <w:left w:val="none" w:sz="0" w:space="0" w:color="auto"/>
        <w:bottom w:val="none" w:sz="0" w:space="0" w:color="auto"/>
        <w:right w:val="none" w:sz="0" w:space="0" w:color="auto"/>
      </w:divBdr>
    </w:div>
    <w:div w:id="952441791">
      <w:bodyDiv w:val="1"/>
      <w:marLeft w:val="0"/>
      <w:marRight w:val="0"/>
      <w:marTop w:val="0"/>
      <w:marBottom w:val="0"/>
      <w:divBdr>
        <w:top w:val="none" w:sz="0" w:space="0" w:color="auto"/>
        <w:left w:val="none" w:sz="0" w:space="0" w:color="auto"/>
        <w:bottom w:val="none" w:sz="0" w:space="0" w:color="auto"/>
        <w:right w:val="none" w:sz="0" w:space="0" w:color="auto"/>
      </w:divBdr>
    </w:div>
    <w:div w:id="1076902936">
      <w:bodyDiv w:val="1"/>
      <w:marLeft w:val="0"/>
      <w:marRight w:val="0"/>
      <w:marTop w:val="0"/>
      <w:marBottom w:val="0"/>
      <w:divBdr>
        <w:top w:val="none" w:sz="0" w:space="0" w:color="auto"/>
        <w:left w:val="none" w:sz="0" w:space="0" w:color="auto"/>
        <w:bottom w:val="none" w:sz="0" w:space="0" w:color="auto"/>
        <w:right w:val="none" w:sz="0" w:space="0" w:color="auto"/>
      </w:divBdr>
    </w:div>
    <w:div w:id="1260454403">
      <w:bodyDiv w:val="1"/>
      <w:marLeft w:val="0"/>
      <w:marRight w:val="0"/>
      <w:marTop w:val="0"/>
      <w:marBottom w:val="0"/>
      <w:divBdr>
        <w:top w:val="none" w:sz="0" w:space="0" w:color="auto"/>
        <w:left w:val="none" w:sz="0" w:space="0" w:color="auto"/>
        <w:bottom w:val="none" w:sz="0" w:space="0" w:color="auto"/>
        <w:right w:val="none" w:sz="0" w:space="0" w:color="auto"/>
      </w:divBdr>
    </w:div>
    <w:div w:id="1265189077">
      <w:bodyDiv w:val="1"/>
      <w:marLeft w:val="0"/>
      <w:marRight w:val="0"/>
      <w:marTop w:val="0"/>
      <w:marBottom w:val="0"/>
      <w:divBdr>
        <w:top w:val="none" w:sz="0" w:space="0" w:color="auto"/>
        <w:left w:val="none" w:sz="0" w:space="0" w:color="auto"/>
        <w:bottom w:val="none" w:sz="0" w:space="0" w:color="auto"/>
        <w:right w:val="none" w:sz="0" w:space="0" w:color="auto"/>
      </w:divBdr>
      <w:divsChild>
        <w:div w:id="372776526">
          <w:marLeft w:val="0"/>
          <w:marRight w:val="0"/>
          <w:marTop w:val="0"/>
          <w:marBottom w:val="0"/>
          <w:divBdr>
            <w:top w:val="single" w:sz="2" w:space="0" w:color="E3E3E3"/>
            <w:left w:val="single" w:sz="2" w:space="0" w:color="E3E3E3"/>
            <w:bottom w:val="single" w:sz="2" w:space="0" w:color="E3E3E3"/>
            <w:right w:val="single" w:sz="2" w:space="0" w:color="E3E3E3"/>
          </w:divBdr>
          <w:divsChild>
            <w:div w:id="1007752401">
              <w:marLeft w:val="0"/>
              <w:marRight w:val="0"/>
              <w:marTop w:val="100"/>
              <w:marBottom w:val="100"/>
              <w:divBdr>
                <w:top w:val="single" w:sz="2" w:space="0" w:color="E3E3E3"/>
                <w:left w:val="single" w:sz="2" w:space="0" w:color="E3E3E3"/>
                <w:bottom w:val="single" w:sz="2" w:space="0" w:color="E3E3E3"/>
                <w:right w:val="single" w:sz="2" w:space="0" w:color="E3E3E3"/>
              </w:divBdr>
              <w:divsChild>
                <w:div w:id="1647778482">
                  <w:marLeft w:val="0"/>
                  <w:marRight w:val="0"/>
                  <w:marTop w:val="0"/>
                  <w:marBottom w:val="0"/>
                  <w:divBdr>
                    <w:top w:val="single" w:sz="2" w:space="0" w:color="E3E3E3"/>
                    <w:left w:val="single" w:sz="2" w:space="0" w:color="E3E3E3"/>
                    <w:bottom w:val="single" w:sz="2" w:space="0" w:color="E3E3E3"/>
                    <w:right w:val="single" w:sz="2" w:space="0" w:color="E3E3E3"/>
                  </w:divBdr>
                  <w:divsChild>
                    <w:div w:id="2141997534">
                      <w:marLeft w:val="0"/>
                      <w:marRight w:val="0"/>
                      <w:marTop w:val="0"/>
                      <w:marBottom w:val="0"/>
                      <w:divBdr>
                        <w:top w:val="single" w:sz="2" w:space="0" w:color="E3E3E3"/>
                        <w:left w:val="single" w:sz="2" w:space="0" w:color="E3E3E3"/>
                        <w:bottom w:val="single" w:sz="2" w:space="0" w:color="E3E3E3"/>
                        <w:right w:val="single" w:sz="2" w:space="0" w:color="E3E3E3"/>
                      </w:divBdr>
                      <w:divsChild>
                        <w:div w:id="1788113724">
                          <w:marLeft w:val="0"/>
                          <w:marRight w:val="0"/>
                          <w:marTop w:val="0"/>
                          <w:marBottom w:val="0"/>
                          <w:divBdr>
                            <w:top w:val="single" w:sz="2" w:space="0" w:color="E3E3E3"/>
                            <w:left w:val="single" w:sz="2" w:space="0" w:color="E3E3E3"/>
                            <w:bottom w:val="single" w:sz="2" w:space="0" w:color="E3E3E3"/>
                            <w:right w:val="single" w:sz="2" w:space="0" w:color="E3E3E3"/>
                          </w:divBdr>
                          <w:divsChild>
                            <w:div w:id="852887759">
                              <w:marLeft w:val="0"/>
                              <w:marRight w:val="0"/>
                              <w:marTop w:val="0"/>
                              <w:marBottom w:val="0"/>
                              <w:divBdr>
                                <w:top w:val="single" w:sz="2" w:space="0" w:color="E3E3E3"/>
                                <w:left w:val="single" w:sz="2" w:space="0" w:color="E3E3E3"/>
                                <w:bottom w:val="single" w:sz="2" w:space="0" w:color="E3E3E3"/>
                                <w:right w:val="single" w:sz="2" w:space="0" w:color="E3E3E3"/>
                              </w:divBdr>
                              <w:divsChild>
                                <w:div w:id="1079907764">
                                  <w:marLeft w:val="0"/>
                                  <w:marRight w:val="0"/>
                                  <w:marTop w:val="0"/>
                                  <w:marBottom w:val="0"/>
                                  <w:divBdr>
                                    <w:top w:val="single" w:sz="2" w:space="0" w:color="E3E3E3"/>
                                    <w:left w:val="single" w:sz="2" w:space="0" w:color="E3E3E3"/>
                                    <w:bottom w:val="single" w:sz="2" w:space="0" w:color="E3E3E3"/>
                                    <w:right w:val="single" w:sz="2" w:space="0" w:color="E3E3E3"/>
                                  </w:divBdr>
                                  <w:divsChild>
                                    <w:div w:id="256597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powershow.com/view/16db73-"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tudocu.com/in/document/visvesvaraya-" TargetMode="External"/><Relationship Id="rId38" Type="http://schemas.openxmlformats.org/officeDocument/2006/relationships/hyperlink" Target="http://www.ijert.org/traffic-sign-recognition-us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slideshare.net/cseij/trafficsign-recognition-"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slideshare.net/anujraghav123/traffic-sign-"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slideserve.com/zada/traffic-sign-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F276B-3F78-466B-AFF8-7B248CD85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43</Pages>
  <Words>8637</Words>
  <Characters>49237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LAVANYA</cp:lastModifiedBy>
  <cp:revision>84</cp:revision>
  <cp:lastPrinted>2024-04-09T17:31:00Z</cp:lastPrinted>
  <dcterms:created xsi:type="dcterms:W3CDTF">2023-11-28T15:54:00Z</dcterms:created>
  <dcterms:modified xsi:type="dcterms:W3CDTF">2024-04-09T17:36:00Z</dcterms:modified>
</cp:coreProperties>
</file>